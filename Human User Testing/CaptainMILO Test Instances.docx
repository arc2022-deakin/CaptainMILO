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page" w:tblpX="181" w:tblpY="-1236"/>
        <w:tblW w:w="16418" w:type="dxa"/>
        <w:tblLook w:val="04A0" w:firstRow="1" w:lastRow="0" w:firstColumn="1" w:lastColumn="0" w:noHBand="0" w:noVBand="1"/>
      </w:tblPr>
      <w:tblGrid>
        <w:gridCol w:w="8872"/>
        <w:gridCol w:w="7546"/>
      </w:tblGrid>
      <w:tr w:rsidR="00677EFA" w:rsidRPr="007B5FA6" w14:paraId="0AB3CB88" w14:textId="77777777" w:rsidTr="1D064B76">
        <w:trPr>
          <w:trHeight w:val="369"/>
        </w:trPr>
        <w:tc>
          <w:tcPr>
            <w:tcW w:w="16418" w:type="dxa"/>
            <w:gridSpan w:val="2"/>
          </w:tcPr>
          <w:p w14:paraId="2A6F4B98" w14:textId="773B343E" w:rsidR="00677EFA" w:rsidRPr="007B5FA6" w:rsidRDefault="00677EFA" w:rsidP="00677EFA">
            <w:pPr>
              <w:jc w:val="center"/>
            </w:pPr>
            <w:r w:rsidRPr="007B5FA6">
              <w:rPr>
                <w:sz w:val="36"/>
                <w:szCs w:val="36"/>
              </w:rPr>
              <w:t>Production Planning</w:t>
            </w:r>
          </w:p>
        </w:tc>
      </w:tr>
      <w:tr w:rsidR="00571F30" w:rsidRPr="007B5FA6" w14:paraId="32A3B2A6" w14:textId="77777777" w:rsidTr="1D064B76">
        <w:trPr>
          <w:trHeight w:val="369"/>
        </w:trPr>
        <w:tc>
          <w:tcPr>
            <w:tcW w:w="8872" w:type="dxa"/>
          </w:tcPr>
          <w:p w14:paraId="76106308" w14:textId="6231422E" w:rsidR="00571F30" w:rsidRPr="007B5FA6" w:rsidRDefault="00571F30" w:rsidP="00571F30">
            <w:r w:rsidRPr="007B5FA6">
              <w:t>Problem Statement</w:t>
            </w:r>
          </w:p>
        </w:tc>
        <w:tc>
          <w:tcPr>
            <w:tcW w:w="7546" w:type="dxa"/>
          </w:tcPr>
          <w:p w14:paraId="6DB422B0" w14:textId="620935EB" w:rsidR="00571F30" w:rsidRPr="007B5FA6" w:rsidRDefault="00571F30" w:rsidP="00571F30">
            <w:r w:rsidRPr="007B5FA6">
              <w:t>Mathematical Model</w:t>
            </w:r>
          </w:p>
        </w:tc>
      </w:tr>
      <w:tr w:rsidR="00571F30" w:rsidRPr="007B5FA6" w14:paraId="7CEF13EA" w14:textId="77777777" w:rsidTr="1D064B76">
        <w:trPr>
          <w:trHeight w:val="369"/>
        </w:trPr>
        <w:tc>
          <w:tcPr>
            <w:tcW w:w="8872" w:type="dxa"/>
          </w:tcPr>
          <w:p w14:paraId="0945A515" w14:textId="54423FB6" w:rsidR="00806277" w:rsidRPr="00806277" w:rsidRDefault="00571F30" w:rsidP="00806277">
            <w:r w:rsidRPr="007B5FA6">
              <w:t xml:space="preserve">1: Production Planning: </w:t>
            </w:r>
            <w:r w:rsidR="00806277" w:rsidRPr="00806277">
              <w:rPr>
                <w:sz w:val="22"/>
                <w:szCs w:val="22"/>
              </w:rPr>
              <w:t xml:space="preserve"> </w:t>
            </w:r>
            <w:r w:rsidR="00806277" w:rsidRPr="00806277">
              <w:t>A technology company is responsible for deploying network infrastructure across multiple regions over the next 12 months. The company manages two types of network equipment: routers and switches. Each equipment type has different deployment costs, and operational constraints.</w:t>
            </w:r>
          </w:p>
          <w:p w14:paraId="4FDADF62" w14:textId="77777777" w:rsidR="00806277" w:rsidRPr="00806277" w:rsidRDefault="00806277" w:rsidP="00806277">
            <w:r w:rsidRPr="00806277">
              <w:t>The company must meet the network capacity demand for each equipment type in each month. Failing to meet the demand results in penalty costs due to network outages or performance degradation.</w:t>
            </w:r>
          </w:p>
          <w:p w14:paraId="1AB89AC1" w14:textId="77777777" w:rsidR="00806277" w:rsidRPr="00806277" w:rsidRDefault="00806277" w:rsidP="00806277">
            <w:r w:rsidRPr="00806277">
              <w:t xml:space="preserve">Determine the optimal deployment schedule (as in, </w:t>
            </w:r>
            <w:proofErr w:type="gramStart"/>
            <w:r w:rsidRPr="00806277">
              <w:t>whether or not</w:t>
            </w:r>
            <w:proofErr w:type="gramEnd"/>
            <w:r w:rsidRPr="00806277">
              <w:t xml:space="preserve"> routers or switches are to be deployed in a particular month), inventory </w:t>
            </w:r>
            <w:proofErr w:type="gramStart"/>
            <w:r w:rsidRPr="00806277">
              <w:t>levels,  and</w:t>
            </w:r>
            <w:proofErr w:type="gramEnd"/>
            <w:r w:rsidRPr="00806277">
              <w:t xml:space="preserve"> unmet capacity for each equipment type over the 12-month planning horizon, to minimize the total cost while meeting network capacity demands and adhering to operational constraints.</w:t>
            </w:r>
          </w:p>
          <w:p w14:paraId="5E216394" w14:textId="3715A406" w:rsidR="00571F30" w:rsidRPr="00571F30" w:rsidRDefault="00571F30" w:rsidP="00571F30">
            <w:r w:rsidRPr="00571F30">
              <w:t>Monthly Demand: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2835"/>
              <w:gridCol w:w="2835"/>
            </w:tblGrid>
            <w:tr w:rsidR="00571F30" w:rsidRPr="00571F30" w14:paraId="2EE55744" w14:textId="77777777" w:rsidTr="00571F30">
              <w:trPr>
                <w:trHeight w:val="300"/>
              </w:trPr>
              <w:tc>
                <w:tcPr>
                  <w:tcW w:w="2835" w:type="dxa"/>
                  <w:tcBorders>
                    <w:top w:val="single" w:sz="6" w:space="0" w:color="auto"/>
                    <w:left w:val="single" w:sz="6" w:space="0" w:color="auto"/>
                    <w:bottom w:val="single" w:sz="6" w:space="0" w:color="auto"/>
                    <w:right w:val="single" w:sz="6" w:space="0" w:color="auto"/>
                  </w:tcBorders>
                  <w:hideMark/>
                </w:tcPr>
                <w:p w14:paraId="41F62019" w14:textId="77777777" w:rsidR="00571F30" w:rsidRPr="00571F30" w:rsidRDefault="00571F30" w:rsidP="00D5327E">
                  <w:pPr>
                    <w:framePr w:hSpace="180" w:wrap="around" w:hAnchor="page" w:x="181" w:y="-1236"/>
                    <w:spacing w:after="0" w:line="240" w:lineRule="auto"/>
                  </w:pPr>
                  <w:r w:rsidRPr="00571F30">
                    <w:t>Month </w:t>
                  </w:r>
                </w:p>
              </w:tc>
              <w:tc>
                <w:tcPr>
                  <w:tcW w:w="2835" w:type="dxa"/>
                  <w:tcBorders>
                    <w:top w:val="single" w:sz="6" w:space="0" w:color="auto"/>
                    <w:left w:val="single" w:sz="6" w:space="0" w:color="auto"/>
                    <w:bottom w:val="single" w:sz="6" w:space="0" w:color="auto"/>
                    <w:right w:val="single" w:sz="6" w:space="0" w:color="auto"/>
                  </w:tcBorders>
                  <w:hideMark/>
                </w:tcPr>
                <w:p w14:paraId="1A3A382D" w14:textId="77777777" w:rsidR="00571F30" w:rsidRPr="00571F30" w:rsidRDefault="00571F30" w:rsidP="00D5327E">
                  <w:pPr>
                    <w:framePr w:hSpace="180" w:wrap="around" w:hAnchor="page" w:x="181" w:y="-1236"/>
                    <w:spacing w:after="0" w:line="240" w:lineRule="auto"/>
                  </w:pPr>
                  <w:r w:rsidRPr="00571F30">
                    <w:t>Routers </w:t>
                  </w:r>
                </w:p>
              </w:tc>
              <w:tc>
                <w:tcPr>
                  <w:tcW w:w="2835" w:type="dxa"/>
                  <w:tcBorders>
                    <w:top w:val="single" w:sz="6" w:space="0" w:color="auto"/>
                    <w:left w:val="single" w:sz="6" w:space="0" w:color="auto"/>
                    <w:bottom w:val="single" w:sz="6" w:space="0" w:color="auto"/>
                    <w:right w:val="single" w:sz="6" w:space="0" w:color="auto"/>
                  </w:tcBorders>
                  <w:hideMark/>
                </w:tcPr>
                <w:p w14:paraId="4689C8B3" w14:textId="77777777" w:rsidR="00571F30" w:rsidRPr="00571F30" w:rsidRDefault="00571F30" w:rsidP="00D5327E">
                  <w:pPr>
                    <w:framePr w:hSpace="180" w:wrap="around" w:hAnchor="page" w:x="181" w:y="-1236"/>
                    <w:spacing w:after="0" w:line="240" w:lineRule="auto"/>
                  </w:pPr>
                  <w:r w:rsidRPr="00571F30">
                    <w:t>Switches </w:t>
                  </w:r>
                </w:p>
              </w:tc>
            </w:tr>
            <w:tr w:rsidR="00571F30" w:rsidRPr="00571F30" w14:paraId="5D8ED5BF" w14:textId="77777777" w:rsidTr="00571F30">
              <w:trPr>
                <w:trHeight w:val="300"/>
              </w:trPr>
              <w:tc>
                <w:tcPr>
                  <w:tcW w:w="2835" w:type="dxa"/>
                  <w:tcBorders>
                    <w:top w:val="single" w:sz="6" w:space="0" w:color="auto"/>
                    <w:left w:val="single" w:sz="6" w:space="0" w:color="auto"/>
                    <w:bottom w:val="single" w:sz="6" w:space="0" w:color="auto"/>
                    <w:right w:val="single" w:sz="6" w:space="0" w:color="auto"/>
                  </w:tcBorders>
                  <w:hideMark/>
                </w:tcPr>
                <w:p w14:paraId="2F51962F" w14:textId="77777777" w:rsidR="00571F30" w:rsidRPr="00571F30" w:rsidRDefault="00571F30" w:rsidP="00D5327E">
                  <w:pPr>
                    <w:framePr w:hSpace="180" w:wrap="around" w:hAnchor="page" w:x="181" w:y="-1236"/>
                    <w:spacing w:after="0" w:line="240" w:lineRule="auto"/>
                  </w:pPr>
                  <w:r w:rsidRPr="00571F30">
                    <w:t>1 </w:t>
                  </w:r>
                </w:p>
              </w:tc>
              <w:tc>
                <w:tcPr>
                  <w:tcW w:w="2835" w:type="dxa"/>
                  <w:tcBorders>
                    <w:top w:val="single" w:sz="6" w:space="0" w:color="auto"/>
                    <w:left w:val="single" w:sz="6" w:space="0" w:color="auto"/>
                    <w:bottom w:val="single" w:sz="6" w:space="0" w:color="auto"/>
                    <w:right w:val="single" w:sz="6" w:space="0" w:color="auto"/>
                  </w:tcBorders>
                  <w:hideMark/>
                </w:tcPr>
                <w:p w14:paraId="67FB51AD" w14:textId="77777777" w:rsidR="00571F30" w:rsidRPr="00571F30" w:rsidRDefault="00571F30" w:rsidP="00D5327E">
                  <w:pPr>
                    <w:framePr w:hSpace="180" w:wrap="around" w:hAnchor="page" w:x="181" w:y="-1236"/>
                    <w:spacing w:after="0" w:line="240" w:lineRule="auto"/>
                  </w:pPr>
                  <w:r w:rsidRPr="00571F30">
                    <w:t>42 </w:t>
                  </w:r>
                </w:p>
              </w:tc>
              <w:tc>
                <w:tcPr>
                  <w:tcW w:w="2835" w:type="dxa"/>
                  <w:tcBorders>
                    <w:top w:val="single" w:sz="6" w:space="0" w:color="auto"/>
                    <w:left w:val="single" w:sz="6" w:space="0" w:color="auto"/>
                    <w:bottom w:val="single" w:sz="6" w:space="0" w:color="auto"/>
                    <w:right w:val="single" w:sz="6" w:space="0" w:color="auto"/>
                  </w:tcBorders>
                  <w:hideMark/>
                </w:tcPr>
                <w:p w14:paraId="2F795A6D" w14:textId="77777777" w:rsidR="00571F30" w:rsidRPr="00571F30" w:rsidRDefault="00571F30" w:rsidP="00D5327E">
                  <w:pPr>
                    <w:framePr w:hSpace="180" w:wrap="around" w:hAnchor="page" w:x="181" w:y="-1236"/>
                    <w:spacing w:after="0" w:line="240" w:lineRule="auto"/>
                  </w:pPr>
                  <w:r w:rsidRPr="00571F30">
                    <w:t>61 </w:t>
                  </w:r>
                </w:p>
              </w:tc>
            </w:tr>
            <w:tr w:rsidR="00571F30" w:rsidRPr="00571F30" w14:paraId="5AAB2D92" w14:textId="77777777" w:rsidTr="00571F30">
              <w:trPr>
                <w:trHeight w:val="300"/>
              </w:trPr>
              <w:tc>
                <w:tcPr>
                  <w:tcW w:w="2835" w:type="dxa"/>
                  <w:tcBorders>
                    <w:top w:val="single" w:sz="6" w:space="0" w:color="auto"/>
                    <w:left w:val="single" w:sz="6" w:space="0" w:color="auto"/>
                    <w:bottom w:val="single" w:sz="6" w:space="0" w:color="auto"/>
                    <w:right w:val="single" w:sz="6" w:space="0" w:color="auto"/>
                  </w:tcBorders>
                  <w:hideMark/>
                </w:tcPr>
                <w:p w14:paraId="4BAAEB89" w14:textId="77777777" w:rsidR="00571F30" w:rsidRPr="00571F30" w:rsidRDefault="00571F30" w:rsidP="00D5327E">
                  <w:pPr>
                    <w:framePr w:hSpace="180" w:wrap="around" w:hAnchor="page" w:x="181" w:y="-1236"/>
                    <w:spacing w:after="0" w:line="240" w:lineRule="auto"/>
                  </w:pPr>
                  <w:r w:rsidRPr="00571F30">
                    <w:t>2 </w:t>
                  </w:r>
                </w:p>
              </w:tc>
              <w:tc>
                <w:tcPr>
                  <w:tcW w:w="2835" w:type="dxa"/>
                  <w:tcBorders>
                    <w:top w:val="single" w:sz="6" w:space="0" w:color="auto"/>
                    <w:left w:val="single" w:sz="6" w:space="0" w:color="auto"/>
                    <w:bottom w:val="single" w:sz="6" w:space="0" w:color="auto"/>
                    <w:right w:val="single" w:sz="6" w:space="0" w:color="auto"/>
                  </w:tcBorders>
                  <w:hideMark/>
                </w:tcPr>
                <w:p w14:paraId="771AB6DD" w14:textId="77777777" w:rsidR="00571F30" w:rsidRPr="00571F30" w:rsidRDefault="00571F30" w:rsidP="00D5327E">
                  <w:pPr>
                    <w:framePr w:hSpace="180" w:wrap="around" w:hAnchor="page" w:x="181" w:y="-1236"/>
                    <w:spacing w:after="0" w:line="240" w:lineRule="auto"/>
                  </w:pPr>
                  <w:r w:rsidRPr="00571F30">
                    <w:t>44 </w:t>
                  </w:r>
                </w:p>
              </w:tc>
              <w:tc>
                <w:tcPr>
                  <w:tcW w:w="2835" w:type="dxa"/>
                  <w:tcBorders>
                    <w:top w:val="single" w:sz="6" w:space="0" w:color="auto"/>
                    <w:left w:val="single" w:sz="6" w:space="0" w:color="auto"/>
                    <w:bottom w:val="single" w:sz="6" w:space="0" w:color="auto"/>
                    <w:right w:val="single" w:sz="6" w:space="0" w:color="auto"/>
                  </w:tcBorders>
                  <w:hideMark/>
                </w:tcPr>
                <w:p w14:paraId="56E64328" w14:textId="77777777" w:rsidR="00571F30" w:rsidRPr="00571F30" w:rsidRDefault="00571F30" w:rsidP="00D5327E">
                  <w:pPr>
                    <w:framePr w:hSpace="180" w:wrap="around" w:hAnchor="page" w:x="181" w:y="-1236"/>
                    <w:spacing w:after="0" w:line="240" w:lineRule="auto"/>
                  </w:pPr>
                  <w:r w:rsidRPr="00571F30">
                    <w:t>62 </w:t>
                  </w:r>
                </w:p>
              </w:tc>
            </w:tr>
            <w:tr w:rsidR="00571F30" w:rsidRPr="00571F30" w14:paraId="6A73E345" w14:textId="77777777" w:rsidTr="00571F30">
              <w:trPr>
                <w:trHeight w:val="300"/>
              </w:trPr>
              <w:tc>
                <w:tcPr>
                  <w:tcW w:w="2835" w:type="dxa"/>
                  <w:tcBorders>
                    <w:top w:val="single" w:sz="6" w:space="0" w:color="auto"/>
                    <w:left w:val="single" w:sz="6" w:space="0" w:color="auto"/>
                    <w:bottom w:val="single" w:sz="6" w:space="0" w:color="auto"/>
                    <w:right w:val="single" w:sz="6" w:space="0" w:color="auto"/>
                  </w:tcBorders>
                  <w:hideMark/>
                </w:tcPr>
                <w:p w14:paraId="74002449" w14:textId="77777777" w:rsidR="00571F30" w:rsidRPr="00571F30" w:rsidRDefault="00571F30" w:rsidP="00D5327E">
                  <w:pPr>
                    <w:framePr w:hSpace="180" w:wrap="around" w:hAnchor="page" w:x="181" w:y="-1236"/>
                    <w:spacing w:after="0" w:line="240" w:lineRule="auto"/>
                  </w:pPr>
                  <w:r w:rsidRPr="00571F30">
                    <w:t>3 </w:t>
                  </w:r>
                </w:p>
              </w:tc>
              <w:tc>
                <w:tcPr>
                  <w:tcW w:w="2835" w:type="dxa"/>
                  <w:tcBorders>
                    <w:top w:val="single" w:sz="6" w:space="0" w:color="auto"/>
                    <w:left w:val="single" w:sz="6" w:space="0" w:color="auto"/>
                    <w:bottom w:val="single" w:sz="6" w:space="0" w:color="auto"/>
                    <w:right w:val="single" w:sz="6" w:space="0" w:color="auto"/>
                  </w:tcBorders>
                  <w:hideMark/>
                </w:tcPr>
                <w:p w14:paraId="447CF416" w14:textId="77777777" w:rsidR="00571F30" w:rsidRPr="00571F30" w:rsidRDefault="00571F30" w:rsidP="00D5327E">
                  <w:pPr>
                    <w:framePr w:hSpace="180" w:wrap="around" w:hAnchor="page" w:x="181" w:y="-1236"/>
                    <w:spacing w:after="0" w:line="240" w:lineRule="auto"/>
                  </w:pPr>
                  <w:r w:rsidRPr="00571F30">
                    <w:t>46 </w:t>
                  </w:r>
                </w:p>
              </w:tc>
              <w:tc>
                <w:tcPr>
                  <w:tcW w:w="2835" w:type="dxa"/>
                  <w:tcBorders>
                    <w:top w:val="single" w:sz="6" w:space="0" w:color="auto"/>
                    <w:left w:val="single" w:sz="6" w:space="0" w:color="auto"/>
                    <w:bottom w:val="single" w:sz="6" w:space="0" w:color="auto"/>
                    <w:right w:val="single" w:sz="6" w:space="0" w:color="auto"/>
                  </w:tcBorders>
                  <w:hideMark/>
                </w:tcPr>
                <w:p w14:paraId="08ACDBAB" w14:textId="77777777" w:rsidR="00571F30" w:rsidRPr="00571F30" w:rsidRDefault="00571F30" w:rsidP="00D5327E">
                  <w:pPr>
                    <w:framePr w:hSpace="180" w:wrap="around" w:hAnchor="page" w:x="181" w:y="-1236"/>
                    <w:spacing w:after="0" w:line="240" w:lineRule="auto"/>
                  </w:pPr>
                  <w:r w:rsidRPr="00571F30">
                    <w:t>63 </w:t>
                  </w:r>
                </w:p>
              </w:tc>
            </w:tr>
            <w:tr w:rsidR="00571F30" w:rsidRPr="00571F30" w14:paraId="5C692EAB" w14:textId="77777777" w:rsidTr="00571F30">
              <w:trPr>
                <w:trHeight w:val="300"/>
              </w:trPr>
              <w:tc>
                <w:tcPr>
                  <w:tcW w:w="2835" w:type="dxa"/>
                  <w:tcBorders>
                    <w:top w:val="single" w:sz="6" w:space="0" w:color="auto"/>
                    <w:left w:val="single" w:sz="6" w:space="0" w:color="auto"/>
                    <w:bottom w:val="single" w:sz="6" w:space="0" w:color="auto"/>
                    <w:right w:val="single" w:sz="6" w:space="0" w:color="auto"/>
                  </w:tcBorders>
                  <w:hideMark/>
                </w:tcPr>
                <w:p w14:paraId="7AE2B816" w14:textId="77777777" w:rsidR="00571F30" w:rsidRPr="00571F30" w:rsidRDefault="00571F30" w:rsidP="00D5327E">
                  <w:pPr>
                    <w:framePr w:hSpace="180" w:wrap="around" w:hAnchor="page" w:x="181" w:y="-1236"/>
                    <w:spacing w:after="0" w:line="240" w:lineRule="auto"/>
                  </w:pPr>
                  <w:r w:rsidRPr="00571F30">
                    <w:t>4 </w:t>
                  </w:r>
                </w:p>
              </w:tc>
              <w:tc>
                <w:tcPr>
                  <w:tcW w:w="2835" w:type="dxa"/>
                  <w:tcBorders>
                    <w:top w:val="single" w:sz="6" w:space="0" w:color="auto"/>
                    <w:left w:val="single" w:sz="6" w:space="0" w:color="auto"/>
                    <w:bottom w:val="single" w:sz="6" w:space="0" w:color="auto"/>
                    <w:right w:val="single" w:sz="6" w:space="0" w:color="auto"/>
                  </w:tcBorders>
                  <w:hideMark/>
                </w:tcPr>
                <w:p w14:paraId="66BD2504" w14:textId="77777777" w:rsidR="00571F30" w:rsidRPr="00571F30" w:rsidRDefault="00571F30" w:rsidP="00D5327E">
                  <w:pPr>
                    <w:framePr w:hSpace="180" w:wrap="around" w:hAnchor="page" w:x="181" w:y="-1236"/>
                    <w:spacing w:after="0" w:line="240" w:lineRule="auto"/>
                  </w:pPr>
                  <w:r w:rsidRPr="00571F30">
                    <w:t>48 </w:t>
                  </w:r>
                </w:p>
              </w:tc>
              <w:tc>
                <w:tcPr>
                  <w:tcW w:w="2835" w:type="dxa"/>
                  <w:tcBorders>
                    <w:top w:val="single" w:sz="6" w:space="0" w:color="auto"/>
                    <w:left w:val="single" w:sz="6" w:space="0" w:color="auto"/>
                    <w:bottom w:val="single" w:sz="6" w:space="0" w:color="auto"/>
                    <w:right w:val="single" w:sz="6" w:space="0" w:color="auto"/>
                  </w:tcBorders>
                  <w:hideMark/>
                </w:tcPr>
                <w:p w14:paraId="01420291" w14:textId="77777777" w:rsidR="00571F30" w:rsidRPr="00571F30" w:rsidRDefault="00571F30" w:rsidP="00D5327E">
                  <w:pPr>
                    <w:framePr w:hSpace="180" w:wrap="around" w:hAnchor="page" w:x="181" w:y="-1236"/>
                    <w:spacing w:after="0" w:line="240" w:lineRule="auto"/>
                  </w:pPr>
                  <w:r w:rsidRPr="00571F30">
                    <w:t>64 </w:t>
                  </w:r>
                </w:p>
              </w:tc>
            </w:tr>
            <w:tr w:rsidR="00571F30" w:rsidRPr="00571F30" w14:paraId="4A7441E9" w14:textId="77777777" w:rsidTr="00571F30">
              <w:trPr>
                <w:trHeight w:val="300"/>
              </w:trPr>
              <w:tc>
                <w:tcPr>
                  <w:tcW w:w="2835" w:type="dxa"/>
                  <w:tcBorders>
                    <w:top w:val="single" w:sz="6" w:space="0" w:color="auto"/>
                    <w:left w:val="single" w:sz="6" w:space="0" w:color="auto"/>
                    <w:bottom w:val="single" w:sz="6" w:space="0" w:color="auto"/>
                    <w:right w:val="single" w:sz="6" w:space="0" w:color="auto"/>
                  </w:tcBorders>
                  <w:hideMark/>
                </w:tcPr>
                <w:p w14:paraId="4A304697" w14:textId="77777777" w:rsidR="00571F30" w:rsidRPr="00571F30" w:rsidRDefault="00571F30" w:rsidP="00D5327E">
                  <w:pPr>
                    <w:framePr w:hSpace="180" w:wrap="around" w:hAnchor="page" w:x="181" w:y="-1236"/>
                    <w:spacing w:after="0" w:line="240" w:lineRule="auto"/>
                  </w:pPr>
                  <w:r w:rsidRPr="00571F30">
                    <w:t>5 </w:t>
                  </w:r>
                </w:p>
              </w:tc>
              <w:tc>
                <w:tcPr>
                  <w:tcW w:w="2835" w:type="dxa"/>
                  <w:tcBorders>
                    <w:top w:val="single" w:sz="6" w:space="0" w:color="auto"/>
                    <w:left w:val="single" w:sz="6" w:space="0" w:color="auto"/>
                    <w:bottom w:val="single" w:sz="6" w:space="0" w:color="auto"/>
                    <w:right w:val="single" w:sz="6" w:space="0" w:color="auto"/>
                  </w:tcBorders>
                  <w:hideMark/>
                </w:tcPr>
                <w:p w14:paraId="3910E673" w14:textId="77777777" w:rsidR="00571F30" w:rsidRPr="00571F30" w:rsidRDefault="00571F30" w:rsidP="00D5327E">
                  <w:pPr>
                    <w:framePr w:hSpace="180" w:wrap="around" w:hAnchor="page" w:x="181" w:y="-1236"/>
                    <w:spacing w:after="0" w:line="240" w:lineRule="auto"/>
                  </w:pPr>
                  <w:r w:rsidRPr="00571F30">
                    <w:t>50 </w:t>
                  </w:r>
                </w:p>
              </w:tc>
              <w:tc>
                <w:tcPr>
                  <w:tcW w:w="2835" w:type="dxa"/>
                  <w:tcBorders>
                    <w:top w:val="single" w:sz="6" w:space="0" w:color="auto"/>
                    <w:left w:val="single" w:sz="6" w:space="0" w:color="auto"/>
                    <w:bottom w:val="single" w:sz="6" w:space="0" w:color="auto"/>
                    <w:right w:val="single" w:sz="6" w:space="0" w:color="auto"/>
                  </w:tcBorders>
                  <w:hideMark/>
                </w:tcPr>
                <w:p w14:paraId="58658A37" w14:textId="77777777" w:rsidR="00571F30" w:rsidRPr="00571F30" w:rsidRDefault="00571F30" w:rsidP="00D5327E">
                  <w:pPr>
                    <w:framePr w:hSpace="180" w:wrap="around" w:hAnchor="page" w:x="181" w:y="-1236"/>
                    <w:spacing w:after="0" w:line="240" w:lineRule="auto"/>
                  </w:pPr>
                  <w:r w:rsidRPr="00571F30">
                    <w:t>65 </w:t>
                  </w:r>
                </w:p>
              </w:tc>
            </w:tr>
            <w:tr w:rsidR="00571F30" w:rsidRPr="00571F30" w14:paraId="4B95DCFF" w14:textId="77777777" w:rsidTr="00571F30">
              <w:trPr>
                <w:trHeight w:val="300"/>
              </w:trPr>
              <w:tc>
                <w:tcPr>
                  <w:tcW w:w="2835" w:type="dxa"/>
                  <w:tcBorders>
                    <w:top w:val="single" w:sz="6" w:space="0" w:color="auto"/>
                    <w:left w:val="single" w:sz="6" w:space="0" w:color="auto"/>
                    <w:bottom w:val="single" w:sz="6" w:space="0" w:color="auto"/>
                    <w:right w:val="single" w:sz="6" w:space="0" w:color="auto"/>
                  </w:tcBorders>
                  <w:hideMark/>
                </w:tcPr>
                <w:p w14:paraId="691170FE" w14:textId="77777777" w:rsidR="00571F30" w:rsidRPr="00571F30" w:rsidRDefault="00571F30" w:rsidP="00D5327E">
                  <w:pPr>
                    <w:framePr w:hSpace="180" w:wrap="around" w:hAnchor="page" w:x="181" w:y="-1236"/>
                    <w:spacing w:after="0" w:line="240" w:lineRule="auto"/>
                  </w:pPr>
                  <w:r w:rsidRPr="00571F30">
                    <w:t>6 </w:t>
                  </w:r>
                </w:p>
              </w:tc>
              <w:tc>
                <w:tcPr>
                  <w:tcW w:w="2835" w:type="dxa"/>
                  <w:tcBorders>
                    <w:top w:val="single" w:sz="6" w:space="0" w:color="auto"/>
                    <w:left w:val="single" w:sz="6" w:space="0" w:color="auto"/>
                    <w:bottom w:val="single" w:sz="6" w:space="0" w:color="auto"/>
                    <w:right w:val="single" w:sz="6" w:space="0" w:color="auto"/>
                  </w:tcBorders>
                  <w:hideMark/>
                </w:tcPr>
                <w:p w14:paraId="5D28A8F2" w14:textId="77777777" w:rsidR="00571F30" w:rsidRPr="00571F30" w:rsidRDefault="00571F30" w:rsidP="00D5327E">
                  <w:pPr>
                    <w:framePr w:hSpace="180" w:wrap="around" w:hAnchor="page" w:x="181" w:y="-1236"/>
                    <w:spacing w:after="0" w:line="240" w:lineRule="auto"/>
                  </w:pPr>
                  <w:r w:rsidRPr="00571F30">
                    <w:t>52 </w:t>
                  </w:r>
                </w:p>
              </w:tc>
              <w:tc>
                <w:tcPr>
                  <w:tcW w:w="2835" w:type="dxa"/>
                  <w:tcBorders>
                    <w:top w:val="single" w:sz="6" w:space="0" w:color="auto"/>
                    <w:left w:val="single" w:sz="6" w:space="0" w:color="auto"/>
                    <w:bottom w:val="single" w:sz="6" w:space="0" w:color="auto"/>
                    <w:right w:val="single" w:sz="6" w:space="0" w:color="auto"/>
                  </w:tcBorders>
                  <w:hideMark/>
                </w:tcPr>
                <w:p w14:paraId="7BE64299" w14:textId="77777777" w:rsidR="00571F30" w:rsidRPr="00571F30" w:rsidRDefault="00571F30" w:rsidP="00D5327E">
                  <w:pPr>
                    <w:framePr w:hSpace="180" w:wrap="around" w:hAnchor="page" w:x="181" w:y="-1236"/>
                    <w:spacing w:after="0" w:line="240" w:lineRule="auto"/>
                  </w:pPr>
                  <w:r w:rsidRPr="00571F30">
                    <w:t>66 </w:t>
                  </w:r>
                </w:p>
              </w:tc>
            </w:tr>
            <w:tr w:rsidR="00571F30" w:rsidRPr="00571F30" w14:paraId="246B93DD" w14:textId="77777777" w:rsidTr="00571F30">
              <w:trPr>
                <w:trHeight w:val="300"/>
              </w:trPr>
              <w:tc>
                <w:tcPr>
                  <w:tcW w:w="2835" w:type="dxa"/>
                  <w:tcBorders>
                    <w:top w:val="single" w:sz="6" w:space="0" w:color="auto"/>
                    <w:left w:val="single" w:sz="6" w:space="0" w:color="auto"/>
                    <w:bottom w:val="single" w:sz="6" w:space="0" w:color="auto"/>
                    <w:right w:val="single" w:sz="6" w:space="0" w:color="auto"/>
                  </w:tcBorders>
                  <w:hideMark/>
                </w:tcPr>
                <w:p w14:paraId="4F4BEE63" w14:textId="77777777" w:rsidR="00571F30" w:rsidRPr="00571F30" w:rsidRDefault="00571F30" w:rsidP="00D5327E">
                  <w:pPr>
                    <w:framePr w:hSpace="180" w:wrap="around" w:hAnchor="page" w:x="181" w:y="-1236"/>
                    <w:spacing w:after="0" w:line="240" w:lineRule="auto"/>
                  </w:pPr>
                  <w:r w:rsidRPr="00571F30">
                    <w:t>7 </w:t>
                  </w:r>
                </w:p>
              </w:tc>
              <w:tc>
                <w:tcPr>
                  <w:tcW w:w="2835" w:type="dxa"/>
                  <w:tcBorders>
                    <w:top w:val="single" w:sz="6" w:space="0" w:color="auto"/>
                    <w:left w:val="single" w:sz="6" w:space="0" w:color="auto"/>
                    <w:bottom w:val="single" w:sz="6" w:space="0" w:color="auto"/>
                    <w:right w:val="single" w:sz="6" w:space="0" w:color="auto"/>
                  </w:tcBorders>
                  <w:hideMark/>
                </w:tcPr>
                <w:p w14:paraId="2F053E4F" w14:textId="77777777" w:rsidR="00571F30" w:rsidRPr="00571F30" w:rsidRDefault="00571F30" w:rsidP="00D5327E">
                  <w:pPr>
                    <w:framePr w:hSpace="180" w:wrap="around" w:hAnchor="page" w:x="181" w:y="-1236"/>
                    <w:spacing w:after="0" w:line="240" w:lineRule="auto"/>
                  </w:pPr>
                  <w:r w:rsidRPr="00571F30">
                    <w:t>54 </w:t>
                  </w:r>
                </w:p>
              </w:tc>
              <w:tc>
                <w:tcPr>
                  <w:tcW w:w="2835" w:type="dxa"/>
                  <w:tcBorders>
                    <w:top w:val="single" w:sz="6" w:space="0" w:color="auto"/>
                    <w:left w:val="single" w:sz="6" w:space="0" w:color="auto"/>
                    <w:bottom w:val="single" w:sz="6" w:space="0" w:color="auto"/>
                    <w:right w:val="single" w:sz="6" w:space="0" w:color="auto"/>
                  </w:tcBorders>
                  <w:hideMark/>
                </w:tcPr>
                <w:p w14:paraId="77341737" w14:textId="77777777" w:rsidR="00571F30" w:rsidRPr="00571F30" w:rsidRDefault="00571F30" w:rsidP="00D5327E">
                  <w:pPr>
                    <w:framePr w:hSpace="180" w:wrap="around" w:hAnchor="page" w:x="181" w:y="-1236"/>
                    <w:spacing w:after="0" w:line="240" w:lineRule="auto"/>
                  </w:pPr>
                  <w:r w:rsidRPr="00571F30">
                    <w:t>67 </w:t>
                  </w:r>
                </w:p>
              </w:tc>
            </w:tr>
            <w:tr w:rsidR="00571F30" w:rsidRPr="00571F30" w14:paraId="75928BF1" w14:textId="77777777" w:rsidTr="00571F30">
              <w:trPr>
                <w:trHeight w:val="300"/>
              </w:trPr>
              <w:tc>
                <w:tcPr>
                  <w:tcW w:w="2835" w:type="dxa"/>
                  <w:tcBorders>
                    <w:top w:val="single" w:sz="6" w:space="0" w:color="auto"/>
                    <w:left w:val="single" w:sz="6" w:space="0" w:color="auto"/>
                    <w:bottom w:val="single" w:sz="6" w:space="0" w:color="auto"/>
                    <w:right w:val="single" w:sz="6" w:space="0" w:color="auto"/>
                  </w:tcBorders>
                  <w:hideMark/>
                </w:tcPr>
                <w:p w14:paraId="4E145AED" w14:textId="77777777" w:rsidR="00571F30" w:rsidRPr="00571F30" w:rsidRDefault="00571F30" w:rsidP="00D5327E">
                  <w:pPr>
                    <w:framePr w:hSpace="180" w:wrap="around" w:hAnchor="page" w:x="181" w:y="-1236"/>
                    <w:spacing w:after="0" w:line="240" w:lineRule="auto"/>
                  </w:pPr>
                  <w:r w:rsidRPr="00571F30">
                    <w:t>8 </w:t>
                  </w:r>
                </w:p>
              </w:tc>
              <w:tc>
                <w:tcPr>
                  <w:tcW w:w="2835" w:type="dxa"/>
                  <w:tcBorders>
                    <w:top w:val="single" w:sz="6" w:space="0" w:color="auto"/>
                    <w:left w:val="single" w:sz="6" w:space="0" w:color="auto"/>
                    <w:bottom w:val="single" w:sz="6" w:space="0" w:color="auto"/>
                    <w:right w:val="single" w:sz="6" w:space="0" w:color="auto"/>
                  </w:tcBorders>
                  <w:hideMark/>
                </w:tcPr>
                <w:p w14:paraId="7DF12789" w14:textId="77777777" w:rsidR="00571F30" w:rsidRPr="00571F30" w:rsidRDefault="00571F30" w:rsidP="00D5327E">
                  <w:pPr>
                    <w:framePr w:hSpace="180" w:wrap="around" w:hAnchor="page" w:x="181" w:y="-1236"/>
                    <w:spacing w:after="0" w:line="240" w:lineRule="auto"/>
                  </w:pPr>
                  <w:r w:rsidRPr="00571F30">
                    <w:t>56 </w:t>
                  </w:r>
                </w:p>
              </w:tc>
              <w:tc>
                <w:tcPr>
                  <w:tcW w:w="2835" w:type="dxa"/>
                  <w:tcBorders>
                    <w:top w:val="single" w:sz="6" w:space="0" w:color="auto"/>
                    <w:left w:val="single" w:sz="6" w:space="0" w:color="auto"/>
                    <w:bottom w:val="single" w:sz="6" w:space="0" w:color="auto"/>
                    <w:right w:val="single" w:sz="6" w:space="0" w:color="auto"/>
                  </w:tcBorders>
                  <w:hideMark/>
                </w:tcPr>
                <w:p w14:paraId="2786B320" w14:textId="77777777" w:rsidR="00571F30" w:rsidRPr="00571F30" w:rsidRDefault="00571F30" w:rsidP="00D5327E">
                  <w:pPr>
                    <w:framePr w:hSpace="180" w:wrap="around" w:hAnchor="page" w:x="181" w:y="-1236"/>
                    <w:spacing w:after="0" w:line="240" w:lineRule="auto"/>
                  </w:pPr>
                  <w:r w:rsidRPr="00571F30">
                    <w:t>68 </w:t>
                  </w:r>
                </w:p>
              </w:tc>
            </w:tr>
            <w:tr w:rsidR="00571F30" w:rsidRPr="00571F30" w14:paraId="5629DEDB" w14:textId="77777777" w:rsidTr="00571F30">
              <w:trPr>
                <w:trHeight w:val="300"/>
              </w:trPr>
              <w:tc>
                <w:tcPr>
                  <w:tcW w:w="2835" w:type="dxa"/>
                  <w:tcBorders>
                    <w:top w:val="single" w:sz="6" w:space="0" w:color="auto"/>
                    <w:left w:val="single" w:sz="6" w:space="0" w:color="auto"/>
                    <w:bottom w:val="single" w:sz="6" w:space="0" w:color="auto"/>
                    <w:right w:val="single" w:sz="6" w:space="0" w:color="auto"/>
                  </w:tcBorders>
                  <w:hideMark/>
                </w:tcPr>
                <w:p w14:paraId="120F9B08" w14:textId="77777777" w:rsidR="00571F30" w:rsidRPr="00571F30" w:rsidRDefault="00571F30" w:rsidP="00D5327E">
                  <w:pPr>
                    <w:framePr w:hSpace="180" w:wrap="around" w:hAnchor="page" w:x="181" w:y="-1236"/>
                    <w:spacing w:after="0" w:line="240" w:lineRule="auto"/>
                  </w:pPr>
                  <w:r w:rsidRPr="00571F30">
                    <w:t>9 </w:t>
                  </w:r>
                </w:p>
              </w:tc>
              <w:tc>
                <w:tcPr>
                  <w:tcW w:w="2835" w:type="dxa"/>
                  <w:tcBorders>
                    <w:top w:val="single" w:sz="6" w:space="0" w:color="auto"/>
                    <w:left w:val="single" w:sz="6" w:space="0" w:color="auto"/>
                    <w:bottom w:val="single" w:sz="6" w:space="0" w:color="auto"/>
                    <w:right w:val="single" w:sz="6" w:space="0" w:color="auto"/>
                  </w:tcBorders>
                  <w:hideMark/>
                </w:tcPr>
                <w:p w14:paraId="7BBB4CC2" w14:textId="77777777" w:rsidR="00571F30" w:rsidRPr="00571F30" w:rsidRDefault="00571F30" w:rsidP="00D5327E">
                  <w:pPr>
                    <w:framePr w:hSpace="180" w:wrap="around" w:hAnchor="page" w:x="181" w:y="-1236"/>
                    <w:spacing w:after="0" w:line="240" w:lineRule="auto"/>
                  </w:pPr>
                  <w:r w:rsidRPr="00571F30">
                    <w:t>58 </w:t>
                  </w:r>
                </w:p>
              </w:tc>
              <w:tc>
                <w:tcPr>
                  <w:tcW w:w="2835" w:type="dxa"/>
                  <w:tcBorders>
                    <w:top w:val="single" w:sz="6" w:space="0" w:color="auto"/>
                    <w:left w:val="single" w:sz="6" w:space="0" w:color="auto"/>
                    <w:bottom w:val="single" w:sz="6" w:space="0" w:color="auto"/>
                    <w:right w:val="single" w:sz="6" w:space="0" w:color="auto"/>
                  </w:tcBorders>
                  <w:hideMark/>
                </w:tcPr>
                <w:p w14:paraId="5B7C99EC" w14:textId="77777777" w:rsidR="00571F30" w:rsidRPr="00571F30" w:rsidRDefault="00571F30" w:rsidP="00D5327E">
                  <w:pPr>
                    <w:framePr w:hSpace="180" w:wrap="around" w:hAnchor="page" w:x="181" w:y="-1236"/>
                    <w:spacing w:after="0" w:line="240" w:lineRule="auto"/>
                  </w:pPr>
                  <w:r w:rsidRPr="00571F30">
                    <w:t>69 </w:t>
                  </w:r>
                </w:p>
              </w:tc>
            </w:tr>
            <w:tr w:rsidR="00571F30" w:rsidRPr="00571F30" w14:paraId="3EF0BDBF" w14:textId="77777777" w:rsidTr="00571F30">
              <w:trPr>
                <w:trHeight w:val="300"/>
              </w:trPr>
              <w:tc>
                <w:tcPr>
                  <w:tcW w:w="2835" w:type="dxa"/>
                  <w:tcBorders>
                    <w:top w:val="single" w:sz="6" w:space="0" w:color="auto"/>
                    <w:left w:val="single" w:sz="6" w:space="0" w:color="auto"/>
                    <w:bottom w:val="single" w:sz="6" w:space="0" w:color="auto"/>
                    <w:right w:val="single" w:sz="6" w:space="0" w:color="auto"/>
                  </w:tcBorders>
                  <w:hideMark/>
                </w:tcPr>
                <w:p w14:paraId="1F575585" w14:textId="77777777" w:rsidR="00571F30" w:rsidRPr="00571F30" w:rsidRDefault="00571F30" w:rsidP="00D5327E">
                  <w:pPr>
                    <w:framePr w:hSpace="180" w:wrap="around" w:hAnchor="page" w:x="181" w:y="-1236"/>
                    <w:spacing w:after="0" w:line="240" w:lineRule="auto"/>
                  </w:pPr>
                  <w:r w:rsidRPr="00571F30">
                    <w:t>10 </w:t>
                  </w:r>
                </w:p>
              </w:tc>
              <w:tc>
                <w:tcPr>
                  <w:tcW w:w="2835" w:type="dxa"/>
                  <w:tcBorders>
                    <w:top w:val="single" w:sz="6" w:space="0" w:color="auto"/>
                    <w:left w:val="single" w:sz="6" w:space="0" w:color="auto"/>
                    <w:bottom w:val="single" w:sz="6" w:space="0" w:color="auto"/>
                    <w:right w:val="single" w:sz="6" w:space="0" w:color="auto"/>
                  </w:tcBorders>
                  <w:hideMark/>
                </w:tcPr>
                <w:p w14:paraId="7478A09C" w14:textId="77777777" w:rsidR="00571F30" w:rsidRPr="00571F30" w:rsidRDefault="00571F30" w:rsidP="00D5327E">
                  <w:pPr>
                    <w:framePr w:hSpace="180" w:wrap="around" w:hAnchor="page" w:x="181" w:y="-1236"/>
                    <w:spacing w:after="0" w:line="240" w:lineRule="auto"/>
                  </w:pPr>
                  <w:r w:rsidRPr="00571F30">
                    <w:t>60 </w:t>
                  </w:r>
                </w:p>
              </w:tc>
              <w:tc>
                <w:tcPr>
                  <w:tcW w:w="2835" w:type="dxa"/>
                  <w:tcBorders>
                    <w:top w:val="single" w:sz="6" w:space="0" w:color="auto"/>
                    <w:left w:val="single" w:sz="6" w:space="0" w:color="auto"/>
                    <w:bottom w:val="single" w:sz="6" w:space="0" w:color="auto"/>
                    <w:right w:val="single" w:sz="6" w:space="0" w:color="auto"/>
                  </w:tcBorders>
                  <w:hideMark/>
                </w:tcPr>
                <w:p w14:paraId="52B683F2" w14:textId="77777777" w:rsidR="00571F30" w:rsidRPr="00571F30" w:rsidRDefault="00571F30" w:rsidP="00D5327E">
                  <w:pPr>
                    <w:framePr w:hSpace="180" w:wrap="around" w:hAnchor="page" w:x="181" w:y="-1236"/>
                    <w:spacing w:after="0" w:line="240" w:lineRule="auto"/>
                  </w:pPr>
                  <w:r w:rsidRPr="00571F30">
                    <w:t>70 </w:t>
                  </w:r>
                </w:p>
              </w:tc>
            </w:tr>
            <w:tr w:rsidR="00571F30" w:rsidRPr="00571F30" w14:paraId="07967B8C" w14:textId="77777777" w:rsidTr="00571F30">
              <w:trPr>
                <w:trHeight w:val="300"/>
              </w:trPr>
              <w:tc>
                <w:tcPr>
                  <w:tcW w:w="2835" w:type="dxa"/>
                  <w:tcBorders>
                    <w:top w:val="single" w:sz="6" w:space="0" w:color="auto"/>
                    <w:left w:val="single" w:sz="6" w:space="0" w:color="auto"/>
                    <w:bottom w:val="single" w:sz="6" w:space="0" w:color="auto"/>
                    <w:right w:val="single" w:sz="6" w:space="0" w:color="auto"/>
                  </w:tcBorders>
                  <w:hideMark/>
                </w:tcPr>
                <w:p w14:paraId="34AC1244" w14:textId="77777777" w:rsidR="00571F30" w:rsidRPr="00571F30" w:rsidRDefault="00571F30" w:rsidP="00D5327E">
                  <w:pPr>
                    <w:framePr w:hSpace="180" w:wrap="around" w:hAnchor="page" w:x="181" w:y="-1236"/>
                    <w:spacing w:after="0" w:line="240" w:lineRule="auto"/>
                  </w:pPr>
                  <w:r w:rsidRPr="00571F30">
                    <w:t>11 </w:t>
                  </w:r>
                </w:p>
              </w:tc>
              <w:tc>
                <w:tcPr>
                  <w:tcW w:w="2835" w:type="dxa"/>
                  <w:tcBorders>
                    <w:top w:val="single" w:sz="6" w:space="0" w:color="auto"/>
                    <w:left w:val="single" w:sz="6" w:space="0" w:color="auto"/>
                    <w:bottom w:val="single" w:sz="6" w:space="0" w:color="auto"/>
                    <w:right w:val="single" w:sz="6" w:space="0" w:color="auto"/>
                  </w:tcBorders>
                  <w:hideMark/>
                </w:tcPr>
                <w:p w14:paraId="4845984A" w14:textId="77777777" w:rsidR="00571F30" w:rsidRPr="00571F30" w:rsidRDefault="00571F30" w:rsidP="00D5327E">
                  <w:pPr>
                    <w:framePr w:hSpace="180" w:wrap="around" w:hAnchor="page" w:x="181" w:y="-1236"/>
                    <w:spacing w:after="0" w:line="240" w:lineRule="auto"/>
                  </w:pPr>
                  <w:r w:rsidRPr="00571F30">
                    <w:t>62 </w:t>
                  </w:r>
                </w:p>
              </w:tc>
              <w:tc>
                <w:tcPr>
                  <w:tcW w:w="2835" w:type="dxa"/>
                  <w:tcBorders>
                    <w:top w:val="single" w:sz="6" w:space="0" w:color="auto"/>
                    <w:left w:val="single" w:sz="6" w:space="0" w:color="auto"/>
                    <w:bottom w:val="single" w:sz="6" w:space="0" w:color="auto"/>
                    <w:right w:val="single" w:sz="6" w:space="0" w:color="auto"/>
                  </w:tcBorders>
                  <w:hideMark/>
                </w:tcPr>
                <w:p w14:paraId="30F023B4" w14:textId="77777777" w:rsidR="00571F30" w:rsidRPr="00571F30" w:rsidRDefault="00571F30" w:rsidP="00D5327E">
                  <w:pPr>
                    <w:framePr w:hSpace="180" w:wrap="around" w:hAnchor="page" w:x="181" w:y="-1236"/>
                    <w:spacing w:after="0" w:line="240" w:lineRule="auto"/>
                  </w:pPr>
                  <w:r w:rsidRPr="00571F30">
                    <w:t>71 </w:t>
                  </w:r>
                </w:p>
              </w:tc>
            </w:tr>
            <w:tr w:rsidR="00571F30" w:rsidRPr="00571F30" w14:paraId="3D94018B" w14:textId="77777777" w:rsidTr="00571F30">
              <w:trPr>
                <w:trHeight w:val="300"/>
              </w:trPr>
              <w:tc>
                <w:tcPr>
                  <w:tcW w:w="2835" w:type="dxa"/>
                  <w:tcBorders>
                    <w:top w:val="single" w:sz="6" w:space="0" w:color="auto"/>
                    <w:left w:val="single" w:sz="6" w:space="0" w:color="auto"/>
                    <w:bottom w:val="single" w:sz="6" w:space="0" w:color="auto"/>
                    <w:right w:val="single" w:sz="6" w:space="0" w:color="auto"/>
                  </w:tcBorders>
                  <w:hideMark/>
                </w:tcPr>
                <w:p w14:paraId="330E6474" w14:textId="77777777" w:rsidR="00571F30" w:rsidRPr="00571F30" w:rsidRDefault="00571F30" w:rsidP="00D5327E">
                  <w:pPr>
                    <w:framePr w:hSpace="180" w:wrap="around" w:hAnchor="page" w:x="181" w:y="-1236"/>
                    <w:spacing w:after="0" w:line="240" w:lineRule="auto"/>
                  </w:pPr>
                  <w:r w:rsidRPr="00571F30">
                    <w:t>12 </w:t>
                  </w:r>
                </w:p>
              </w:tc>
              <w:tc>
                <w:tcPr>
                  <w:tcW w:w="2835" w:type="dxa"/>
                  <w:tcBorders>
                    <w:top w:val="single" w:sz="6" w:space="0" w:color="auto"/>
                    <w:left w:val="single" w:sz="6" w:space="0" w:color="auto"/>
                    <w:bottom w:val="single" w:sz="6" w:space="0" w:color="auto"/>
                    <w:right w:val="single" w:sz="6" w:space="0" w:color="auto"/>
                  </w:tcBorders>
                  <w:hideMark/>
                </w:tcPr>
                <w:p w14:paraId="4A3091A1" w14:textId="77777777" w:rsidR="00571F30" w:rsidRPr="00571F30" w:rsidRDefault="00571F30" w:rsidP="00D5327E">
                  <w:pPr>
                    <w:framePr w:hSpace="180" w:wrap="around" w:hAnchor="page" w:x="181" w:y="-1236"/>
                    <w:spacing w:after="0" w:line="240" w:lineRule="auto"/>
                  </w:pPr>
                  <w:r w:rsidRPr="00571F30">
                    <w:t>64 </w:t>
                  </w:r>
                </w:p>
              </w:tc>
              <w:tc>
                <w:tcPr>
                  <w:tcW w:w="2835" w:type="dxa"/>
                  <w:tcBorders>
                    <w:top w:val="single" w:sz="6" w:space="0" w:color="auto"/>
                    <w:left w:val="single" w:sz="6" w:space="0" w:color="auto"/>
                    <w:bottom w:val="single" w:sz="6" w:space="0" w:color="auto"/>
                    <w:right w:val="single" w:sz="6" w:space="0" w:color="auto"/>
                  </w:tcBorders>
                  <w:hideMark/>
                </w:tcPr>
                <w:p w14:paraId="444F9F03" w14:textId="77777777" w:rsidR="00571F30" w:rsidRPr="00571F30" w:rsidRDefault="00571F30" w:rsidP="00D5327E">
                  <w:pPr>
                    <w:framePr w:hSpace="180" w:wrap="around" w:hAnchor="page" w:x="181" w:y="-1236"/>
                    <w:spacing w:after="0" w:line="240" w:lineRule="auto"/>
                  </w:pPr>
                  <w:r w:rsidRPr="00571F30">
                    <w:t>72 </w:t>
                  </w:r>
                </w:p>
              </w:tc>
            </w:tr>
          </w:tbl>
          <w:p w14:paraId="720C07F6" w14:textId="77777777" w:rsidR="00571F30" w:rsidRPr="00571F30" w:rsidRDefault="00571F30" w:rsidP="00571F30">
            <w:r w:rsidRPr="00571F30">
              <w:t> </w:t>
            </w:r>
          </w:p>
          <w:p w14:paraId="529A59BC" w14:textId="77777777" w:rsidR="00571F30" w:rsidRPr="00571F30" w:rsidRDefault="00571F30" w:rsidP="00571F30">
            <w:r w:rsidRPr="00571F30">
              <w:t>Costs: </w:t>
            </w:r>
          </w:p>
          <w:p w14:paraId="06715465" w14:textId="77777777" w:rsidR="00571F30" w:rsidRPr="00571F30" w:rsidRDefault="00571F30" w:rsidP="00571F30">
            <w:r w:rsidRPr="00571F30">
              <w:rPr>
                <w:lang w:val="en-US"/>
              </w:rPr>
              <w:t>Installation Costs (Per Unit)</w:t>
            </w:r>
            <w:r w:rsidRPr="00571F3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80"/>
              <w:gridCol w:w="2880"/>
              <w:gridCol w:w="2880"/>
            </w:tblGrid>
            <w:tr w:rsidR="00571F30" w:rsidRPr="00571F30" w14:paraId="67DF1436" w14:textId="77777777" w:rsidTr="00571F30">
              <w:trPr>
                <w:trHeight w:val="300"/>
              </w:trPr>
              <w:tc>
                <w:tcPr>
                  <w:tcW w:w="2880" w:type="dxa"/>
                  <w:tcBorders>
                    <w:top w:val="single" w:sz="6" w:space="0" w:color="auto"/>
                    <w:left w:val="single" w:sz="6" w:space="0" w:color="auto"/>
                    <w:bottom w:val="single" w:sz="6" w:space="0" w:color="auto"/>
                    <w:right w:val="single" w:sz="6" w:space="0" w:color="auto"/>
                  </w:tcBorders>
                  <w:hideMark/>
                </w:tcPr>
                <w:p w14:paraId="44BF6B07" w14:textId="77777777" w:rsidR="00571F30" w:rsidRPr="00571F30" w:rsidRDefault="00571F30" w:rsidP="00D5327E">
                  <w:pPr>
                    <w:framePr w:hSpace="180" w:wrap="around" w:hAnchor="page" w:x="181" w:y="-1236"/>
                    <w:spacing w:after="0" w:line="240" w:lineRule="auto"/>
                  </w:pPr>
                  <w:r w:rsidRPr="00571F30">
                    <w:rPr>
                      <w:lang w:val="en-US"/>
                    </w:rPr>
                    <w:t>Equipment</w:t>
                  </w:r>
                  <w:r w:rsidRPr="00571F30">
                    <w:t> </w:t>
                  </w:r>
                </w:p>
              </w:tc>
              <w:tc>
                <w:tcPr>
                  <w:tcW w:w="2880" w:type="dxa"/>
                  <w:tcBorders>
                    <w:top w:val="single" w:sz="6" w:space="0" w:color="auto"/>
                    <w:left w:val="single" w:sz="6" w:space="0" w:color="auto"/>
                    <w:bottom w:val="single" w:sz="6" w:space="0" w:color="auto"/>
                    <w:right w:val="single" w:sz="6" w:space="0" w:color="auto"/>
                  </w:tcBorders>
                  <w:hideMark/>
                </w:tcPr>
                <w:p w14:paraId="7E79B831" w14:textId="77777777" w:rsidR="00571F30" w:rsidRPr="00571F30" w:rsidRDefault="00571F30" w:rsidP="00D5327E">
                  <w:pPr>
                    <w:framePr w:hSpace="180" w:wrap="around" w:hAnchor="page" w:x="181" w:y="-1236"/>
                    <w:spacing w:after="0" w:line="240" w:lineRule="auto"/>
                  </w:pPr>
                  <w:r w:rsidRPr="00571F30">
                    <w:rPr>
                      <w:lang w:val="en-US"/>
                    </w:rPr>
                    <w:t>Standard Hours</w:t>
                  </w:r>
                  <w:r w:rsidRPr="00571F30">
                    <w:t> </w:t>
                  </w:r>
                </w:p>
              </w:tc>
              <w:tc>
                <w:tcPr>
                  <w:tcW w:w="2880" w:type="dxa"/>
                  <w:tcBorders>
                    <w:top w:val="single" w:sz="6" w:space="0" w:color="auto"/>
                    <w:left w:val="single" w:sz="6" w:space="0" w:color="auto"/>
                    <w:bottom w:val="single" w:sz="6" w:space="0" w:color="auto"/>
                    <w:right w:val="single" w:sz="6" w:space="0" w:color="auto"/>
                  </w:tcBorders>
                  <w:hideMark/>
                </w:tcPr>
                <w:p w14:paraId="1E9C290A" w14:textId="77777777" w:rsidR="00571F30" w:rsidRPr="00571F30" w:rsidRDefault="00571F30" w:rsidP="00D5327E">
                  <w:pPr>
                    <w:framePr w:hSpace="180" w:wrap="around" w:hAnchor="page" w:x="181" w:y="-1236"/>
                    <w:spacing w:after="0" w:line="240" w:lineRule="auto"/>
                  </w:pPr>
                  <w:r w:rsidRPr="00571F30">
                    <w:rPr>
                      <w:lang w:val="en-US"/>
                    </w:rPr>
                    <w:t>Overtime Hours</w:t>
                  </w:r>
                  <w:r w:rsidRPr="00571F30">
                    <w:t> </w:t>
                  </w:r>
                </w:p>
              </w:tc>
            </w:tr>
            <w:tr w:rsidR="00571F30" w:rsidRPr="00571F30" w14:paraId="0901623E" w14:textId="77777777" w:rsidTr="00571F30">
              <w:trPr>
                <w:trHeight w:val="300"/>
              </w:trPr>
              <w:tc>
                <w:tcPr>
                  <w:tcW w:w="2880" w:type="dxa"/>
                  <w:tcBorders>
                    <w:top w:val="single" w:sz="6" w:space="0" w:color="auto"/>
                    <w:left w:val="single" w:sz="6" w:space="0" w:color="auto"/>
                    <w:bottom w:val="single" w:sz="6" w:space="0" w:color="auto"/>
                    <w:right w:val="single" w:sz="6" w:space="0" w:color="auto"/>
                  </w:tcBorders>
                  <w:hideMark/>
                </w:tcPr>
                <w:p w14:paraId="74174291" w14:textId="77777777" w:rsidR="00571F30" w:rsidRPr="00571F30" w:rsidRDefault="00571F30" w:rsidP="00D5327E">
                  <w:pPr>
                    <w:framePr w:hSpace="180" w:wrap="around" w:hAnchor="page" w:x="181" w:y="-1236"/>
                    <w:spacing w:after="0" w:line="240" w:lineRule="auto"/>
                  </w:pPr>
                  <w:r w:rsidRPr="00571F30">
                    <w:rPr>
                      <w:lang w:val="en-US"/>
                    </w:rPr>
                    <w:t>Routers</w:t>
                  </w:r>
                  <w:r w:rsidRPr="00571F30">
                    <w:t> </w:t>
                  </w:r>
                </w:p>
              </w:tc>
              <w:tc>
                <w:tcPr>
                  <w:tcW w:w="2880" w:type="dxa"/>
                  <w:tcBorders>
                    <w:top w:val="single" w:sz="6" w:space="0" w:color="auto"/>
                    <w:left w:val="single" w:sz="6" w:space="0" w:color="auto"/>
                    <w:bottom w:val="single" w:sz="6" w:space="0" w:color="auto"/>
                    <w:right w:val="single" w:sz="6" w:space="0" w:color="auto"/>
                  </w:tcBorders>
                  <w:hideMark/>
                </w:tcPr>
                <w:p w14:paraId="3B61A48B" w14:textId="77777777" w:rsidR="00571F30" w:rsidRPr="00571F30" w:rsidRDefault="00571F30" w:rsidP="00D5327E">
                  <w:pPr>
                    <w:framePr w:hSpace="180" w:wrap="around" w:hAnchor="page" w:x="181" w:y="-1236"/>
                    <w:spacing w:after="0" w:line="240" w:lineRule="auto"/>
                  </w:pPr>
                  <w:r w:rsidRPr="00571F30">
                    <w:rPr>
                      <w:lang w:val="en-US"/>
                    </w:rPr>
                    <w:t>$1,200</w:t>
                  </w:r>
                  <w:r w:rsidRPr="00571F30">
                    <w:t> </w:t>
                  </w:r>
                </w:p>
              </w:tc>
              <w:tc>
                <w:tcPr>
                  <w:tcW w:w="2880" w:type="dxa"/>
                  <w:tcBorders>
                    <w:top w:val="single" w:sz="6" w:space="0" w:color="auto"/>
                    <w:left w:val="single" w:sz="6" w:space="0" w:color="auto"/>
                    <w:bottom w:val="single" w:sz="6" w:space="0" w:color="auto"/>
                    <w:right w:val="single" w:sz="6" w:space="0" w:color="auto"/>
                  </w:tcBorders>
                  <w:hideMark/>
                </w:tcPr>
                <w:p w14:paraId="2BF249AE" w14:textId="77777777" w:rsidR="00571F30" w:rsidRPr="00571F30" w:rsidRDefault="00571F30" w:rsidP="00D5327E">
                  <w:pPr>
                    <w:framePr w:hSpace="180" w:wrap="around" w:hAnchor="page" w:x="181" w:y="-1236"/>
                    <w:spacing w:after="0" w:line="240" w:lineRule="auto"/>
                  </w:pPr>
                  <w:r w:rsidRPr="00571F30">
                    <w:rPr>
                      <w:lang w:val="en-US"/>
                    </w:rPr>
                    <w:t>$1,800</w:t>
                  </w:r>
                  <w:r w:rsidRPr="00571F30">
                    <w:t> </w:t>
                  </w:r>
                </w:p>
              </w:tc>
            </w:tr>
            <w:tr w:rsidR="00571F30" w:rsidRPr="00571F30" w14:paraId="18F42388" w14:textId="77777777" w:rsidTr="00571F30">
              <w:trPr>
                <w:trHeight w:val="300"/>
              </w:trPr>
              <w:tc>
                <w:tcPr>
                  <w:tcW w:w="2880" w:type="dxa"/>
                  <w:tcBorders>
                    <w:top w:val="single" w:sz="6" w:space="0" w:color="auto"/>
                    <w:left w:val="single" w:sz="6" w:space="0" w:color="auto"/>
                    <w:bottom w:val="single" w:sz="6" w:space="0" w:color="auto"/>
                    <w:right w:val="single" w:sz="6" w:space="0" w:color="auto"/>
                  </w:tcBorders>
                  <w:hideMark/>
                </w:tcPr>
                <w:p w14:paraId="1522A9AF" w14:textId="77777777" w:rsidR="00571F30" w:rsidRPr="00571F30" w:rsidRDefault="00571F30" w:rsidP="00D5327E">
                  <w:pPr>
                    <w:framePr w:hSpace="180" w:wrap="around" w:hAnchor="page" w:x="181" w:y="-1236"/>
                    <w:spacing w:after="0" w:line="240" w:lineRule="auto"/>
                  </w:pPr>
                  <w:r w:rsidRPr="00571F30">
                    <w:rPr>
                      <w:lang w:val="en-US"/>
                    </w:rPr>
                    <w:t>Switches</w:t>
                  </w:r>
                  <w:r w:rsidRPr="00571F30">
                    <w:t> </w:t>
                  </w:r>
                </w:p>
              </w:tc>
              <w:tc>
                <w:tcPr>
                  <w:tcW w:w="2880" w:type="dxa"/>
                  <w:tcBorders>
                    <w:top w:val="single" w:sz="6" w:space="0" w:color="auto"/>
                    <w:left w:val="single" w:sz="6" w:space="0" w:color="auto"/>
                    <w:bottom w:val="single" w:sz="6" w:space="0" w:color="auto"/>
                    <w:right w:val="single" w:sz="6" w:space="0" w:color="auto"/>
                  </w:tcBorders>
                  <w:hideMark/>
                </w:tcPr>
                <w:p w14:paraId="6DD46B26" w14:textId="77777777" w:rsidR="00571F30" w:rsidRPr="00571F30" w:rsidRDefault="00571F30" w:rsidP="00D5327E">
                  <w:pPr>
                    <w:framePr w:hSpace="180" w:wrap="around" w:hAnchor="page" w:x="181" w:y="-1236"/>
                    <w:spacing w:after="0" w:line="240" w:lineRule="auto"/>
                  </w:pPr>
                  <w:r w:rsidRPr="00571F30">
                    <w:rPr>
                      <w:lang w:val="en-US"/>
                    </w:rPr>
                    <w:t>$800</w:t>
                  </w:r>
                  <w:r w:rsidRPr="00571F30">
                    <w:t> </w:t>
                  </w:r>
                </w:p>
              </w:tc>
              <w:tc>
                <w:tcPr>
                  <w:tcW w:w="2880" w:type="dxa"/>
                  <w:tcBorders>
                    <w:top w:val="single" w:sz="6" w:space="0" w:color="auto"/>
                    <w:left w:val="single" w:sz="6" w:space="0" w:color="auto"/>
                    <w:bottom w:val="single" w:sz="6" w:space="0" w:color="auto"/>
                    <w:right w:val="single" w:sz="6" w:space="0" w:color="auto"/>
                  </w:tcBorders>
                  <w:hideMark/>
                </w:tcPr>
                <w:p w14:paraId="091F8313" w14:textId="77777777" w:rsidR="00571F30" w:rsidRPr="00571F30" w:rsidRDefault="00571F30" w:rsidP="00D5327E">
                  <w:pPr>
                    <w:framePr w:hSpace="180" w:wrap="around" w:hAnchor="page" w:x="181" w:y="-1236"/>
                    <w:spacing w:after="0" w:line="240" w:lineRule="auto"/>
                  </w:pPr>
                  <w:r w:rsidRPr="00571F30">
                    <w:rPr>
                      <w:lang w:val="en-US"/>
                    </w:rPr>
                    <w:t>$1,200</w:t>
                  </w:r>
                  <w:r w:rsidRPr="00571F30">
                    <w:t> </w:t>
                  </w:r>
                </w:p>
              </w:tc>
            </w:tr>
          </w:tbl>
          <w:p w14:paraId="6903D1A6" w14:textId="77777777" w:rsidR="00571F30" w:rsidRPr="00571F30" w:rsidRDefault="00571F30" w:rsidP="00571F30">
            <w:r w:rsidRPr="00571F30">
              <w:t> </w:t>
            </w:r>
          </w:p>
          <w:p w14:paraId="528EC4D1" w14:textId="77777777" w:rsidR="00571F30" w:rsidRPr="00571F30" w:rsidRDefault="00571F30" w:rsidP="00571F30">
            <w:r w:rsidRPr="00571F30">
              <w:rPr>
                <w:lang w:val="en-US"/>
              </w:rPr>
              <w:t>Holding Costs (Per Unit Per Month): Routers: $100, and Switches: $70</w:t>
            </w:r>
            <w:r w:rsidRPr="00571F30">
              <w:t> </w:t>
            </w:r>
          </w:p>
          <w:p w14:paraId="4A2154E6" w14:textId="77777777" w:rsidR="00571F30" w:rsidRPr="00571F30" w:rsidRDefault="00571F30" w:rsidP="00571F30">
            <w:r w:rsidRPr="00571F30">
              <w:rPr>
                <w:lang w:val="en-US"/>
              </w:rPr>
              <w:t>Deployment Costs (Per Deployment Event): Routers: $5,000, and Switches: $3,500</w:t>
            </w:r>
            <w:r w:rsidRPr="00571F30">
              <w:t> </w:t>
            </w:r>
          </w:p>
          <w:p w14:paraId="7BC2E6A0" w14:textId="77777777" w:rsidR="00571F30" w:rsidRPr="00571F30" w:rsidRDefault="00571F30" w:rsidP="00571F30">
            <w:r w:rsidRPr="00571F30">
              <w:rPr>
                <w:lang w:val="en-US"/>
              </w:rPr>
              <w:t>Penalty Costs (Per Unit of Unmet Demand): Routers: $2,500, and Switches: $1,800</w:t>
            </w:r>
            <w:r w:rsidRPr="00571F30">
              <w:t> </w:t>
            </w:r>
          </w:p>
          <w:p w14:paraId="7F16779D" w14:textId="77777777" w:rsidR="00571F30" w:rsidRPr="00571F30" w:rsidRDefault="00571F30" w:rsidP="00571F30">
            <w:r w:rsidRPr="00571F30">
              <w:rPr>
                <w:lang w:val="en-US"/>
              </w:rPr>
              <w:lastRenderedPageBreak/>
              <w:t>Procurement Costs (Per Unit): Routers: $900, and Switches: $600</w:t>
            </w:r>
            <w:r w:rsidRPr="00571F30">
              <w:t> </w:t>
            </w:r>
            <w:r w:rsidRPr="00571F30">
              <w:br/>
              <w:t> </w:t>
            </w:r>
          </w:p>
          <w:p w14:paraId="05447B8A" w14:textId="77777777" w:rsidR="008E40C0" w:rsidRPr="009452FF" w:rsidRDefault="008E40C0" w:rsidP="008E40C0">
            <w:pPr>
              <w:jc w:val="both"/>
              <w:rPr>
                <w:lang w:val="en-US"/>
              </w:rPr>
            </w:pPr>
            <w:r w:rsidRPr="009452FF">
              <w:rPr>
                <w:lang w:val="en-US"/>
              </w:rPr>
              <w:t>Labor Requirements and Limits</w:t>
            </w:r>
          </w:p>
          <w:p w14:paraId="2F440C1D" w14:textId="77777777" w:rsidR="008E40C0" w:rsidRPr="009452FF" w:rsidRDefault="008E40C0" w:rsidP="008E40C0">
            <w:pPr>
              <w:jc w:val="both"/>
              <w:rPr>
                <w:lang w:val="en-US"/>
              </w:rPr>
            </w:pPr>
            <w:r w:rsidRPr="009452FF">
              <w:rPr>
                <w:lang w:val="en-US"/>
              </w:rPr>
              <w:t>Labor Hours Required Per Installation</w:t>
            </w:r>
            <w:r>
              <w:rPr>
                <w:lang w:val="en-US"/>
              </w:rPr>
              <w:t xml:space="preserve">: </w:t>
            </w:r>
            <w:r w:rsidRPr="009452FF">
              <w:rPr>
                <w:lang w:val="en-US"/>
              </w:rPr>
              <w:t>Routers: 10 hours per unit</w:t>
            </w:r>
            <w:r>
              <w:rPr>
                <w:lang w:val="en-US"/>
              </w:rPr>
              <w:t xml:space="preserve">, and </w:t>
            </w:r>
            <w:r w:rsidRPr="009452FF">
              <w:rPr>
                <w:lang w:val="en-US"/>
              </w:rPr>
              <w:t>Switches: 6 hours per unit</w:t>
            </w:r>
          </w:p>
          <w:p w14:paraId="60918A1A" w14:textId="77777777" w:rsidR="008E40C0" w:rsidRPr="009452FF" w:rsidRDefault="008E40C0" w:rsidP="008E40C0">
            <w:pPr>
              <w:jc w:val="both"/>
              <w:rPr>
                <w:lang w:val="en-US"/>
              </w:rPr>
            </w:pPr>
            <w:r w:rsidRPr="38006DA2">
              <w:rPr>
                <w:lang w:val="en-US"/>
              </w:rPr>
              <w:t xml:space="preserve">Standard </w:t>
            </w:r>
            <w:r w:rsidRPr="009452FF">
              <w:rPr>
                <w:lang w:val="en-US"/>
              </w:rPr>
              <w:t>Labor Hour Limits Per Month</w:t>
            </w:r>
            <w:r>
              <w:rPr>
                <w:lang w:val="en-US"/>
              </w:rPr>
              <w:t>:</w:t>
            </w:r>
            <w:r w:rsidRPr="009452FF">
              <w:rPr>
                <w:lang w:val="en-US"/>
              </w:rPr>
              <w:t xml:space="preserve"> Routers: 800 hours</w:t>
            </w:r>
            <w:r>
              <w:rPr>
                <w:lang w:val="en-US"/>
              </w:rPr>
              <w:t xml:space="preserve">, and </w:t>
            </w:r>
            <w:r w:rsidRPr="009452FF">
              <w:rPr>
                <w:lang w:val="en-US"/>
              </w:rPr>
              <w:t>Switches: 700 hours</w:t>
            </w:r>
          </w:p>
          <w:p w14:paraId="4A6BF1EB" w14:textId="77777777" w:rsidR="008E40C0" w:rsidRDefault="008E40C0" w:rsidP="008E40C0">
            <w:pPr>
              <w:jc w:val="both"/>
            </w:pPr>
            <w:r w:rsidRPr="009452FF">
              <w:rPr>
                <w:lang w:val="en-US"/>
              </w:rPr>
              <w:t>Procurement Budget Limits Per Month</w:t>
            </w:r>
            <w:r>
              <w:rPr>
                <w:lang w:val="en-US"/>
              </w:rPr>
              <w:t xml:space="preserve">: </w:t>
            </w:r>
            <w:r w:rsidRPr="004252D9">
              <w:rPr>
                <w:lang w:val="en-US"/>
              </w:rPr>
              <w:t>Routers: $50,000</w:t>
            </w:r>
            <w:r>
              <w:rPr>
                <w:lang w:val="en-US"/>
              </w:rPr>
              <w:t xml:space="preserve">, and </w:t>
            </w:r>
            <w:r w:rsidRPr="004252D9">
              <w:rPr>
                <w:lang w:val="en-US"/>
              </w:rPr>
              <w:t>Switches: $40,000</w:t>
            </w:r>
          </w:p>
          <w:p w14:paraId="2A2CA27C" w14:textId="6457CE49" w:rsidR="008E40C0" w:rsidRDefault="008E40C0" w:rsidP="008E40C0">
            <w:pPr>
              <w:jc w:val="both"/>
            </w:pPr>
            <w:r>
              <w:t>The company needs to plan the installation of network equipment to meet increasing demand over the next year. Each equipment type has associated costs and constraints, including installation costs during standard and overtime hours, deployment costs, and penalty costs for unmet demand. Labor and procurement budgets limit how much equipment can be installed each month.</w:t>
            </w:r>
            <w:ins w:id="0" w:author="Vicky Mak" w:date="2025-06-26T15:47:00Z" w16du:dateUtc="2025-06-26T05:47:00Z">
              <w:r w:rsidR="003314F4">
                <w:t xml:space="preserve"> </w:t>
              </w:r>
            </w:ins>
          </w:p>
          <w:p w14:paraId="4D0955C2" w14:textId="0BD0BD3F" w:rsidR="00571F30" w:rsidRPr="007B5FA6" w:rsidRDefault="008E40C0" w:rsidP="008E40C0">
            <w:pPr>
              <w:jc w:val="both"/>
            </w:pPr>
            <w:r>
              <w:t>By optimizing the deployment schedule while considering operational constraints, the company aims to minimize total costs. This involves deciding when to deploy equipment, how many to deploy during standard versus overtime hours, and balancing the risk of incurring penalty costs due to unmet network capacity.</w:t>
            </w:r>
          </w:p>
        </w:tc>
        <w:tc>
          <w:tcPr>
            <w:tcW w:w="7546" w:type="dxa"/>
          </w:tcPr>
          <w:p w14:paraId="0916F0D6" w14:textId="77777777" w:rsidR="00C05D69" w:rsidRPr="00C05D69" w:rsidRDefault="00C05D69" w:rsidP="00C05D69">
            <w:pPr>
              <w:rPr>
                <w:b/>
                <w:bCs/>
                <w:lang w:val="en-US"/>
              </w:rPr>
            </w:pPr>
            <w:r w:rsidRPr="00C05D69">
              <w:rPr>
                <w:b/>
                <w:bCs/>
                <w:lang w:val="en-US"/>
              </w:rPr>
              <w:lastRenderedPageBreak/>
              <w:t>Indices and Sets</w:t>
            </w:r>
          </w:p>
          <w:p w14:paraId="5021EE53" w14:textId="77777777" w:rsidR="00C05D69" w:rsidRPr="00C05D69" w:rsidRDefault="00C05D69" w:rsidP="00C05D69">
            <w:pPr>
              <w:rPr>
                <w:lang w:val="en-US"/>
              </w:rPr>
            </w:pPr>
            <w:r w:rsidRPr="00C05D69">
              <w:rPr>
                <w:lang w:val="en-US"/>
              </w:rPr>
              <w:t xml:space="preserve">t </w:t>
            </w:r>
            <w:r w:rsidRPr="00C05D69">
              <w:rPr>
                <w:rFonts w:ascii="Cambria Math" w:hAnsi="Cambria Math" w:cs="Cambria Math"/>
                <w:lang w:val="en-US"/>
              </w:rPr>
              <w:t>∈</w:t>
            </w:r>
            <w:r w:rsidRPr="00C05D69">
              <w:rPr>
                <w:lang w:val="en-US"/>
              </w:rPr>
              <w:t xml:space="preserve"> T: Months in the planning horizon (T = {1, 2, ..., 12}).</w:t>
            </w:r>
          </w:p>
          <w:p w14:paraId="40C0C2EA" w14:textId="77777777" w:rsidR="00C05D69" w:rsidRPr="00C05D69" w:rsidRDefault="00C05D69" w:rsidP="00C05D69">
            <w:pPr>
              <w:rPr>
                <w:lang w:val="en-US"/>
              </w:rPr>
            </w:pPr>
            <w:r w:rsidRPr="00C05D69">
              <w:rPr>
                <w:lang w:val="en-US"/>
              </w:rPr>
              <w:t xml:space="preserve">p </w:t>
            </w:r>
            <w:r w:rsidRPr="00C05D69">
              <w:rPr>
                <w:rFonts w:ascii="Cambria Math" w:hAnsi="Cambria Math" w:cs="Cambria Math"/>
                <w:lang w:val="en-US"/>
              </w:rPr>
              <w:t>∈</w:t>
            </w:r>
            <w:r w:rsidRPr="00C05D69">
              <w:rPr>
                <w:lang w:val="en-US"/>
              </w:rPr>
              <w:t xml:space="preserve"> P: Equipment types (P = {Routers, Switches}).</w:t>
            </w:r>
          </w:p>
          <w:p w14:paraId="3E025FE7" w14:textId="77777777" w:rsidR="00C05D69" w:rsidRPr="00C05D69" w:rsidRDefault="00C05D69" w:rsidP="00C05D69">
            <w:pPr>
              <w:rPr>
                <w:b/>
                <w:bCs/>
                <w:lang w:val="en-US"/>
              </w:rPr>
            </w:pPr>
            <w:r w:rsidRPr="00C05D69">
              <w:rPr>
                <w:b/>
                <w:bCs/>
                <w:lang w:val="en-US"/>
              </w:rPr>
              <w:t>Parameters</w:t>
            </w:r>
          </w:p>
          <w:p w14:paraId="7C25F309" w14:textId="77777777" w:rsidR="00C05D69" w:rsidRPr="00C05D69" w:rsidRDefault="00C05D69" w:rsidP="00C05D69">
            <w:pPr>
              <w:rPr>
                <w:lang w:val="en-US"/>
              </w:rPr>
            </w:pPr>
            <w:r w:rsidRPr="00C05D69">
              <w:rPr>
                <w:lang w:val="en-US"/>
              </w:rPr>
              <w:t>d_{</w:t>
            </w:r>
            <w:proofErr w:type="spellStart"/>
            <w:proofErr w:type="gramStart"/>
            <w:r w:rsidRPr="00C05D69">
              <w:rPr>
                <w:lang w:val="en-US"/>
              </w:rPr>
              <w:t>t,p</w:t>
            </w:r>
            <w:proofErr w:type="spellEnd"/>
            <w:proofErr w:type="gramEnd"/>
            <w:r w:rsidRPr="00C05D69">
              <w:rPr>
                <w:lang w:val="en-US"/>
              </w:rPr>
              <w:t xml:space="preserve">}: Monthly demand for equipment type </w:t>
            </w:r>
            <w:proofErr w:type="spellStart"/>
            <w:r w:rsidRPr="00C05D69">
              <w:rPr>
                <w:lang w:val="en-US"/>
              </w:rPr>
              <w:t>p in</w:t>
            </w:r>
            <w:proofErr w:type="spellEnd"/>
            <w:r w:rsidRPr="00C05D69">
              <w:rPr>
                <w:lang w:val="en-US"/>
              </w:rPr>
              <w:t xml:space="preserve"> month t.</w:t>
            </w:r>
          </w:p>
          <w:p w14:paraId="56E9A378" w14:textId="77777777" w:rsidR="00C05D69" w:rsidRPr="00C05D69" w:rsidRDefault="00C05D69" w:rsidP="00C05D69">
            <w:pPr>
              <w:rPr>
                <w:lang w:val="en-US"/>
              </w:rPr>
            </w:pPr>
            <w:proofErr w:type="spellStart"/>
            <w:r w:rsidRPr="00C05D69">
              <w:rPr>
                <w:lang w:val="en-US"/>
              </w:rPr>
              <w:t>c_p</w:t>
            </w:r>
            <w:proofErr w:type="spellEnd"/>
            <w:r w:rsidRPr="00C05D69">
              <w:rPr>
                <w:lang w:val="en-US"/>
              </w:rPr>
              <w:t>: Standard installation cost per unit of type p.</w:t>
            </w:r>
          </w:p>
          <w:p w14:paraId="5C310E88" w14:textId="77777777" w:rsidR="00C05D69" w:rsidRPr="00C05D69" w:rsidRDefault="00C05D69" w:rsidP="00C05D69">
            <w:pPr>
              <w:rPr>
                <w:lang w:val="en-US"/>
              </w:rPr>
            </w:pPr>
            <w:proofErr w:type="spellStart"/>
            <w:r w:rsidRPr="00C05D69">
              <w:rPr>
                <w:lang w:val="en-US"/>
              </w:rPr>
              <w:t>o_p</w:t>
            </w:r>
            <w:proofErr w:type="spellEnd"/>
            <w:r w:rsidRPr="00C05D69">
              <w:rPr>
                <w:lang w:val="en-US"/>
              </w:rPr>
              <w:t>: Overtime installation cost per unit of type p.</w:t>
            </w:r>
          </w:p>
          <w:p w14:paraId="61074C60" w14:textId="77777777" w:rsidR="00C05D69" w:rsidRPr="00C05D69" w:rsidRDefault="00C05D69" w:rsidP="00C05D69">
            <w:pPr>
              <w:rPr>
                <w:lang w:val="en-US"/>
              </w:rPr>
            </w:pPr>
            <w:proofErr w:type="spellStart"/>
            <w:r w:rsidRPr="00C05D69">
              <w:rPr>
                <w:lang w:val="en-US"/>
              </w:rPr>
              <w:t>s_p</w:t>
            </w:r>
            <w:proofErr w:type="spellEnd"/>
            <w:r w:rsidRPr="00C05D69">
              <w:rPr>
                <w:lang w:val="en-US"/>
              </w:rPr>
              <w:t>: Deployment cost per event of type p.</w:t>
            </w:r>
          </w:p>
          <w:p w14:paraId="7009D7F6" w14:textId="77777777" w:rsidR="00C05D69" w:rsidRPr="00C05D69" w:rsidRDefault="00C05D69" w:rsidP="00C05D69">
            <w:pPr>
              <w:rPr>
                <w:lang w:val="en-US"/>
              </w:rPr>
            </w:pPr>
            <w:proofErr w:type="spellStart"/>
            <w:r w:rsidRPr="00C05D69">
              <w:rPr>
                <w:lang w:val="en-US"/>
              </w:rPr>
              <w:t>g_p</w:t>
            </w:r>
            <w:proofErr w:type="spellEnd"/>
            <w:r w:rsidRPr="00C05D69">
              <w:rPr>
                <w:lang w:val="en-US"/>
              </w:rPr>
              <w:t>: Penalty cost per unit of unmet demand for type p.</w:t>
            </w:r>
          </w:p>
          <w:p w14:paraId="44AEF772" w14:textId="77777777" w:rsidR="00C05D69" w:rsidRPr="00C05D69" w:rsidRDefault="00C05D69" w:rsidP="00C05D69">
            <w:pPr>
              <w:rPr>
                <w:lang w:val="en-US"/>
              </w:rPr>
            </w:pPr>
            <w:proofErr w:type="spellStart"/>
            <w:r w:rsidRPr="00C05D69">
              <w:rPr>
                <w:lang w:val="en-US"/>
              </w:rPr>
              <w:t>m_p</w:t>
            </w:r>
            <w:proofErr w:type="spellEnd"/>
            <w:r w:rsidRPr="00C05D69">
              <w:rPr>
                <w:lang w:val="en-US"/>
              </w:rPr>
              <w:t>: Procurement cost per unit of type p.</w:t>
            </w:r>
          </w:p>
          <w:p w14:paraId="0757ACA8" w14:textId="77777777" w:rsidR="00C05D69" w:rsidRPr="00C05D69" w:rsidRDefault="00C05D69" w:rsidP="00C05D69">
            <w:pPr>
              <w:rPr>
                <w:lang w:val="en-US"/>
              </w:rPr>
            </w:pPr>
            <w:proofErr w:type="spellStart"/>
            <w:r w:rsidRPr="00C05D69">
              <w:rPr>
                <w:lang w:val="en-US"/>
              </w:rPr>
              <w:t>l_p</w:t>
            </w:r>
            <w:proofErr w:type="spellEnd"/>
            <w:r w:rsidRPr="00C05D69">
              <w:rPr>
                <w:lang w:val="en-US"/>
              </w:rPr>
              <w:t>: Labor hours required per unit of type p.</w:t>
            </w:r>
          </w:p>
          <w:p w14:paraId="49874D25" w14:textId="77777777" w:rsidR="00C05D69" w:rsidRPr="00C05D69" w:rsidRDefault="00C05D69" w:rsidP="00C05D69">
            <w:pPr>
              <w:rPr>
                <w:lang w:val="en-US"/>
              </w:rPr>
            </w:pPr>
            <w:r w:rsidRPr="00C05D69">
              <w:rPr>
                <w:lang w:val="en-US"/>
              </w:rPr>
              <w:t>L_{</w:t>
            </w:r>
            <w:proofErr w:type="spellStart"/>
            <w:proofErr w:type="gramStart"/>
            <w:r w:rsidRPr="00C05D69">
              <w:rPr>
                <w:lang w:val="en-US"/>
              </w:rPr>
              <w:t>t,p</w:t>
            </w:r>
            <w:proofErr w:type="spellEnd"/>
            <w:proofErr w:type="gramEnd"/>
            <w:r w:rsidRPr="00C05D69">
              <w:rPr>
                <w:lang w:val="en-US"/>
              </w:rPr>
              <w:t>}: Monthly labor hour limit for type p.</w:t>
            </w:r>
          </w:p>
          <w:p w14:paraId="66A77368" w14:textId="77777777" w:rsidR="00C05D69" w:rsidRPr="00C05D69" w:rsidRDefault="00C05D69" w:rsidP="00C05D69">
            <w:pPr>
              <w:rPr>
                <w:lang w:val="en-US"/>
              </w:rPr>
            </w:pPr>
            <w:r w:rsidRPr="00C05D69">
              <w:rPr>
                <w:lang w:val="en-US"/>
              </w:rPr>
              <w:t>B_{</w:t>
            </w:r>
            <w:proofErr w:type="spellStart"/>
            <w:proofErr w:type="gramStart"/>
            <w:r w:rsidRPr="00C05D69">
              <w:rPr>
                <w:lang w:val="en-US"/>
              </w:rPr>
              <w:t>t,p</w:t>
            </w:r>
            <w:proofErr w:type="spellEnd"/>
            <w:proofErr w:type="gramEnd"/>
            <w:r w:rsidRPr="00C05D69">
              <w:rPr>
                <w:lang w:val="en-US"/>
              </w:rPr>
              <w:t>}: Monthly procurement budget for type p.</w:t>
            </w:r>
          </w:p>
          <w:p w14:paraId="41035D5C" w14:textId="77777777" w:rsidR="00C05D69" w:rsidRPr="00C05D69" w:rsidRDefault="00C05D69" w:rsidP="00C05D69">
            <w:pPr>
              <w:rPr>
                <w:b/>
                <w:bCs/>
                <w:lang w:val="en-US"/>
              </w:rPr>
            </w:pPr>
            <w:r w:rsidRPr="00C05D69">
              <w:rPr>
                <w:b/>
                <w:bCs/>
                <w:lang w:val="en-US"/>
              </w:rPr>
              <w:t>Decision Variables</w:t>
            </w:r>
          </w:p>
          <w:p w14:paraId="39216093" w14:textId="77777777" w:rsidR="00C05D69" w:rsidRPr="00C05D69" w:rsidRDefault="00C05D69" w:rsidP="00C05D69">
            <w:pPr>
              <w:rPr>
                <w:lang w:val="en-US"/>
              </w:rPr>
            </w:pPr>
            <w:r w:rsidRPr="00C05D69">
              <w:rPr>
                <w:lang w:val="en-US"/>
              </w:rPr>
              <w:t>x_{</w:t>
            </w:r>
            <w:proofErr w:type="spellStart"/>
            <w:proofErr w:type="gramStart"/>
            <w:r w:rsidRPr="00C05D69">
              <w:rPr>
                <w:lang w:val="en-US"/>
              </w:rPr>
              <w:t>t,p</w:t>
            </w:r>
            <w:proofErr w:type="spellEnd"/>
            <w:proofErr w:type="gramEnd"/>
            <w:r w:rsidRPr="00C05D69">
              <w:rPr>
                <w:lang w:val="en-US"/>
              </w:rPr>
              <w:t>}: Number of units of type p installed in month t using standard hours.</w:t>
            </w:r>
          </w:p>
          <w:p w14:paraId="5082AC30" w14:textId="77777777" w:rsidR="00C05D69" w:rsidRPr="00C05D69" w:rsidRDefault="00C05D69" w:rsidP="00C05D69">
            <w:pPr>
              <w:rPr>
                <w:lang w:val="en-US"/>
              </w:rPr>
            </w:pPr>
            <w:r w:rsidRPr="00C05D69">
              <w:rPr>
                <w:lang w:val="en-US"/>
              </w:rPr>
              <w:t>y_{</w:t>
            </w:r>
            <w:proofErr w:type="spellStart"/>
            <w:proofErr w:type="gramStart"/>
            <w:r w:rsidRPr="00C05D69">
              <w:rPr>
                <w:lang w:val="en-US"/>
              </w:rPr>
              <w:t>t,p</w:t>
            </w:r>
            <w:proofErr w:type="spellEnd"/>
            <w:proofErr w:type="gramEnd"/>
            <w:r w:rsidRPr="00C05D69">
              <w:rPr>
                <w:lang w:val="en-US"/>
              </w:rPr>
              <w:t>}: Number of units of type p installed in month t using overtime hours.</w:t>
            </w:r>
          </w:p>
          <w:p w14:paraId="40147D89" w14:textId="77777777" w:rsidR="00C05D69" w:rsidRPr="00C05D69" w:rsidRDefault="00C05D69" w:rsidP="00C05D69">
            <w:pPr>
              <w:rPr>
                <w:lang w:val="en-US"/>
              </w:rPr>
            </w:pPr>
            <w:r w:rsidRPr="00C05D69">
              <w:rPr>
                <w:lang w:val="en-US"/>
              </w:rPr>
              <w:t>v_{</w:t>
            </w:r>
            <w:proofErr w:type="spellStart"/>
            <w:proofErr w:type="gramStart"/>
            <w:r w:rsidRPr="00C05D69">
              <w:rPr>
                <w:lang w:val="en-US"/>
              </w:rPr>
              <w:t>t,p</w:t>
            </w:r>
            <w:proofErr w:type="spellEnd"/>
            <w:proofErr w:type="gramEnd"/>
            <w:r w:rsidRPr="00C05D69">
              <w:rPr>
                <w:lang w:val="en-US"/>
              </w:rPr>
              <w:t xml:space="preserve">}: Unmet demand for type </w:t>
            </w:r>
            <w:proofErr w:type="spellStart"/>
            <w:r w:rsidRPr="00C05D69">
              <w:rPr>
                <w:lang w:val="en-US"/>
              </w:rPr>
              <w:t>p in</w:t>
            </w:r>
            <w:proofErr w:type="spellEnd"/>
            <w:r w:rsidRPr="00C05D69">
              <w:rPr>
                <w:lang w:val="en-US"/>
              </w:rPr>
              <w:t xml:space="preserve"> month t.</w:t>
            </w:r>
          </w:p>
          <w:p w14:paraId="6D20D146" w14:textId="77777777" w:rsidR="00C05D69" w:rsidRPr="00C05D69" w:rsidRDefault="00C05D69" w:rsidP="00C05D69">
            <w:pPr>
              <w:rPr>
                <w:lang w:val="en-US"/>
              </w:rPr>
            </w:pPr>
            <w:r w:rsidRPr="00C05D69">
              <w:rPr>
                <w:lang w:val="en-US"/>
              </w:rPr>
              <w:t>u_{</w:t>
            </w:r>
            <w:proofErr w:type="spellStart"/>
            <w:proofErr w:type="gramStart"/>
            <w:r w:rsidRPr="00C05D69">
              <w:rPr>
                <w:lang w:val="en-US"/>
              </w:rPr>
              <w:t>t,p</w:t>
            </w:r>
            <w:proofErr w:type="spellEnd"/>
            <w:proofErr w:type="gramEnd"/>
            <w:r w:rsidRPr="00C05D69">
              <w:rPr>
                <w:lang w:val="en-US"/>
              </w:rPr>
              <w:t xml:space="preserve">}: Binary variable indicating whether a deployment event occurs for type </w:t>
            </w:r>
            <w:proofErr w:type="spellStart"/>
            <w:r w:rsidRPr="00C05D69">
              <w:rPr>
                <w:lang w:val="en-US"/>
              </w:rPr>
              <w:t>p in</w:t>
            </w:r>
            <w:proofErr w:type="spellEnd"/>
            <w:r w:rsidRPr="00C05D69">
              <w:rPr>
                <w:lang w:val="en-US"/>
              </w:rPr>
              <w:t xml:space="preserve"> month t.</w:t>
            </w:r>
          </w:p>
          <w:p w14:paraId="1F0968D6" w14:textId="77777777" w:rsidR="00C05D69" w:rsidRPr="00C05D69" w:rsidRDefault="00C05D69" w:rsidP="00C05D69">
            <w:pPr>
              <w:rPr>
                <w:b/>
                <w:bCs/>
                <w:lang w:val="en-US"/>
              </w:rPr>
            </w:pPr>
            <w:r w:rsidRPr="00C05D69">
              <w:rPr>
                <w:b/>
                <w:bCs/>
                <w:lang w:val="en-US"/>
              </w:rPr>
              <w:t>Objective Function</w:t>
            </w:r>
          </w:p>
          <w:p w14:paraId="47079DB4" w14:textId="77777777" w:rsidR="00C05D69" w:rsidRPr="00C05D69" w:rsidRDefault="00C05D69" w:rsidP="00C05D69">
            <w:pPr>
              <w:rPr>
                <w:lang w:val="en-US"/>
              </w:rPr>
            </w:pPr>
            <w:r w:rsidRPr="00C05D69">
              <w:rPr>
                <w:lang w:val="en-US"/>
              </w:rPr>
              <w:t>Minimize total cost, including:</w:t>
            </w:r>
          </w:p>
          <w:p w14:paraId="0A39D291" w14:textId="77777777" w:rsidR="00C05D69" w:rsidRPr="00C05D69" w:rsidRDefault="00C05D69" w:rsidP="00C05D69">
            <w:pPr>
              <w:rPr>
                <w:lang w:val="en-US"/>
              </w:rPr>
            </w:pPr>
            <w:r w:rsidRPr="00C05D69">
              <w:rPr>
                <w:lang w:val="en-US"/>
              </w:rPr>
              <w:t>1. Installation costs (standard and overtime):</w:t>
            </w:r>
          </w:p>
          <w:p w14:paraId="674FC5C9" w14:textId="77777777" w:rsidR="00C05D69" w:rsidRPr="00C05D69" w:rsidRDefault="00C05D69" w:rsidP="00C05D69">
            <w:pPr>
              <w:rPr>
                <w:lang w:val="en-US"/>
              </w:rPr>
            </w:pPr>
            <w:r w:rsidRPr="1D064B76">
              <w:rPr>
                <w:lang w:val="en-US"/>
              </w:rPr>
              <w:t xml:space="preserve">   ∑</w:t>
            </w:r>
            <w:proofErr w:type="gramStart"/>
            <w:r w:rsidRPr="1D064B76">
              <w:rPr>
                <w:lang w:val="en-US"/>
              </w:rPr>
              <w:t>_{</w:t>
            </w:r>
            <w:proofErr w:type="gramEnd"/>
            <w:r w:rsidRPr="1D064B76">
              <w:rPr>
                <w:lang w:val="en-US"/>
              </w:rPr>
              <w:t xml:space="preserve">t </w:t>
            </w:r>
            <w:r w:rsidRPr="1D064B76">
              <w:rPr>
                <w:rFonts w:ascii="Cambria Math" w:hAnsi="Cambria Math" w:cs="Cambria Math"/>
                <w:lang w:val="en-US"/>
              </w:rPr>
              <w:t>∈</w:t>
            </w:r>
            <w:r w:rsidRPr="1D064B76">
              <w:rPr>
                <w:lang w:val="en-US"/>
              </w:rPr>
              <w:t xml:space="preserve"> T} ∑</w:t>
            </w:r>
            <w:proofErr w:type="gramStart"/>
            <w:r w:rsidRPr="1D064B76">
              <w:rPr>
                <w:lang w:val="en-US"/>
              </w:rPr>
              <w:t>_{</w:t>
            </w:r>
            <w:proofErr w:type="gramEnd"/>
            <w:r w:rsidRPr="1D064B76">
              <w:rPr>
                <w:lang w:val="en-US"/>
              </w:rPr>
              <w:t xml:space="preserve">p </w:t>
            </w:r>
            <w:r w:rsidRPr="1D064B76">
              <w:rPr>
                <w:rFonts w:ascii="Cambria Math" w:hAnsi="Cambria Math" w:cs="Cambria Math"/>
                <w:lang w:val="en-US"/>
              </w:rPr>
              <w:t>∈</w:t>
            </w:r>
            <w:r w:rsidRPr="1D064B76">
              <w:rPr>
                <w:lang w:val="en-US"/>
              </w:rPr>
              <w:t xml:space="preserve"> P} (</w:t>
            </w:r>
            <w:proofErr w:type="spellStart"/>
            <w:r w:rsidRPr="1D064B76">
              <w:rPr>
                <w:lang w:val="en-US"/>
              </w:rPr>
              <w:t>c_p</w:t>
            </w:r>
            <w:proofErr w:type="spellEnd"/>
            <w:r w:rsidRPr="1D064B76">
              <w:rPr>
                <w:lang w:val="en-US"/>
              </w:rPr>
              <w:t xml:space="preserve"> * x_{</w:t>
            </w:r>
            <w:proofErr w:type="spellStart"/>
            <w:proofErr w:type="gramStart"/>
            <w:r w:rsidRPr="1D064B76">
              <w:rPr>
                <w:lang w:val="en-US"/>
              </w:rPr>
              <w:t>t,p</w:t>
            </w:r>
            <w:proofErr w:type="spellEnd"/>
            <w:proofErr w:type="gramEnd"/>
            <w:r w:rsidRPr="1D064B76">
              <w:rPr>
                <w:lang w:val="en-US"/>
              </w:rPr>
              <w:t xml:space="preserve">} + </w:t>
            </w:r>
            <w:proofErr w:type="spellStart"/>
            <w:r w:rsidRPr="1D064B76">
              <w:rPr>
                <w:lang w:val="en-US"/>
              </w:rPr>
              <w:t>o_p</w:t>
            </w:r>
            <w:proofErr w:type="spellEnd"/>
            <w:r w:rsidRPr="1D064B76">
              <w:rPr>
                <w:lang w:val="en-US"/>
              </w:rPr>
              <w:t xml:space="preserve"> * y_{</w:t>
            </w:r>
            <w:proofErr w:type="spellStart"/>
            <w:proofErr w:type="gramStart"/>
            <w:r w:rsidRPr="1D064B76">
              <w:rPr>
                <w:lang w:val="en-US"/>
              </w:rPr>
              <w:t>t,p</w:t>
            </w:r>
            <w:proofErr w:type="spellEnd"/>
            <w:proofErr w:type="gramEnd"/>
            <w:r w:rsidRPr="1D064B76">
              <w:rPr>
                <w:lang w:val="en-US"/>
              </w:rPr>
              <w:t>})</w:t>
            </w:r>
          </w:p>
          <w:p w14:paraId="7A63AA4D" w14:textId="77777777" w:rsidR="00C05D69" w:rsidRPr="00C05D69" w:rsidRDefault="00C05D69" w:rsidP="00C05D69">
            <w:pPr>
              <w:rPr>
                <w:lang w:val="en-US"/>
              </w:rPr>
            </w:pPr>
            <w:r w:rsidRPr="00C05D69">
              <w:rPr>
                <w:lang w:val="en-US"/>
              </w:rPr>
              <w:t>3. Deployment costs:</w:t>
            </w:r>
          </w:p>
          <w:p w14:paraId="5C893698" w14:textId="77777777" w:rsidR="00C05D69" w:rsidRPr="00C05D69" w:rsidRDefault="00C05D69" w:rsidP="00C05D69">
            <w:r w:rsidRPr="00C05D69">
              <w:t xml:space="preserve">   ∑</w:t>
            </w:r>
            <w:proofErr w:type="gramStart"/>
            <w:r w:rsidRPr="00C05D69">
              <w:t>_{</w:t>
            </w:r>
            <w:proofErr w:type="gramEnd"/>
            <w:r w:rsidRPr="00C05D69">
              <w:t xml:space="preserve">t </w:t>
            </w:r>
            <w:r w:rsidRPr="00C05D69">
              <w:rPr>
                <w:rFonts w:ascii="Cambria Math" w:hAnsi="Cambria Math" w:cs="Cambria Math"/>
              </w:rPr>
              <w:t>∈</w:t>
            </w:r>
            <w:r w:rsidRPr="00C05D69">
              <w:t xml:space="preserve"> T} ∑</w:t>
            </w:r>
            <w:proofErr w:type="gramStart"/>
            <w:r w:rsidRPr="00C05D69">
              <w:t>_{</w:t>
            </w:r>
            <w:proofErr w:type="gramEnd"/>
            <w:r w:rsidRPr="00C05D69">
              <w:t xml:space="preserve">p </w:t>
            </w:r>
            <w:r w:rsidRPr="00C05D69">
              <w:rPr>
                <w:rFonts w:ascii="Cambria Math" w:hAnsi="Cambria Math" w:cs="Cambria Math"/>
              </w:rPr>
              <w:t>∈</w:t>
            </w:r>
            <w:r w:rsidRPr="00C05D69">
              <w:t xml:space="preserve"> P} </w:t>
            </w:r>
            <w:proofErr w:type="spellStart"/>
            <w:r w:rsidRPr="00C05D69">
              <w:t>s_p</w:t>
            </w:r>
            <w:proofErr w:type="spellEnd"/>
            <w:r w:rsidRPr="00C05D69">
              <w:t xml:space="preserve"> * u_{</w:t>
            </w:r>
            <w:proofErr w:type="spellStart"/>
            <w:proofErr w:type="gramStart"/>
            <w:r w:rsidRPr="00C05D69">
              <w:t>t,p</w:t>
            </w:r>
            <w:proofErr w:type="spellEnd"/>
            <w:proofErr w:type="gramEnd"/>
            <w:r w:rsidRPr="00C05D69">
              <w:t>}</w:t>
            </w:r>
          </w:p>
          <w:p w14:paraId="17005158" w14:textId="77777777" w:rsidR="00C05D69" w:rsidRPr="00C05D69" w:rsidRDefault="00C05D69" w:rsidP="00C05D69">
            <w:pPr>
              <w:rPr>
                <w:lang w:val="en-US"/>
              </w:rPr>
            </w:pPr>
            <w:r w:rsidRPr="00C05D69">
              <w:rPr>
                <w:lang w:val="en-US"/>
              </w:rPr>
              <w:t>4. Penalty costs:</w:t>
            </w:r>
          </w:p>
          <w:p w14:paraId="023D5492" w14:textId="77777777" w:rsidR="00C05D69" w:rsidRPr="00C05D69" w:rsidRDefault="00C05D69" w:rsidP="00C05D69">
            <w:pPr>
              <w:rPr>
                <w:lang w:val="en-US"/>
              </w:rPr>
            </w:pPr>
            <w:r w:rsidRPr="1D064B76">
              <w:rPr>
                <w:lang w:val="en-US"/>
              </w:rPr>
              <w:t xml:space="preserve">   ∑</w:t>
            </w:r>
            <w:proofErr w:type="gramStart"/>
            <w:r w:rsidRPr="1D064B76">
              <w:rPr>
                <w:lang w:val="en-US"/>
              </w:rPr>
              <w:t>_{</w:t>
            </w:r>
            <w:proofErr w:type="gramEnd"/>
            <w:r w:rsidRPr="1D064B76">
              <w:rPr>
                <w:lang w:val="en-US"/>
              </w:rPr>
              <w:t xml:space="preserve">t </w:t>
            </w:r>
            <w:r w:rsidRPr="1D064B76">
              <w:rPr>
                <w:rFonts w:ascii="Cambria Math" w:hAnsi="Cambria Math" w:cs="Cambria Math"/>
                <w:lang w:val="en-US"/>
              </w:rPr>
              <w:t>∈</w:t>
            </w:r>
            <w:r w:rsidRPr="1D064B76">
              <w:rPr>
                <w:lang w:val="en-US"/>
              </w:rPr>
              <w:t xml:space="preserve"> T} ∑</w:t>
            </w:r>
            <w:proofErr w:type="gramStart"/>
            <w:r w:rsidRPr="1D064B76">
              <w:rPr>
                <w:lang w:val="en-US"/>
              </w:rPr>
              <w:t>_{</w:t>
            </w:r>
            <w:proofErr w:type="gramEnd"/>
            <w:r w:rsidRPr="1D064B76">
              <w:rPr>
                <w:lang w:val="en-US"/>
              </w:rPr>
              <w:t xml:space="preserve">p </w:t>
            </w:r>
            <w:r w:rsidRPr="1D064B76">
              <w:rPr>
                <w:rFonts w:ascii="Cambria Math" w:hAnsi="Cambria Math" w:cs="Cambria Math"/>
                <w:lang w:val="en-US"/>
              </w:rPr>
              <w:t>∈</w:t>
            </w:r>
            <w:r w:rsidRPr="1D064B76">
              <w:rPr>
                <w:lang w:val="en-US"/>
              </w:rPr>
              <w:t xml:space="preserve"> P} </w:t>
            </w:r>
            <w:proofErr w:type="spellStart"/>
            <w:r w:rsidRPr="1D064B76">
              <w:rPr>
                <w:lang w:val="en-US"/>
              </w:rPr>
              <w:t>g_p</w:t>
            </w:r>
            <w:proofErr w:type="spellEnd"/>
            <w:r w:rsidRPr="1D064B76">
              <w:rPr>
                <w:lang w:val="en-US"/>
              </w:rPr>
              <w:t xml:space="preserve"> * v_{</w:t>
            </w:r>
            <w:proofErr w:type="spellStart"/>
            <w:proofErr w:type="gramStart"/>
            <w:r w:rsidRPr="1D064B76">
              <w:rPr>
                <w:lang w:val="en-US"/>
              </w:rPr>
              <w:t>t,p</w:t>
            </w:r>
            <w:proofErr w:type="spellEnd"/>
            <w:proofErr w:type="gramEnd"/>
            <w:r w:rsidRPr="1D064B76">
              <w:rPr>
                <w:lang w:val="en-US"/>
              </w:rPr>
              <w:t>}</w:t>
            </w:r>
          </w:p>
          <w:p w14:paraId="05E20FFA" w14:textId="77777777" w:rsidR="00C05D69" w:rsidRPr="00C05D69" w:rsidRDefault="00C05D69" w:rsidP="00C05D69">
            <w:pPr>
              <w:rPr>
                <w:lang w:val="en-US"/>
              </w:rPr>
            </w:pPr>
            <w:r w:rsidRPr="00C05D69">
              <w:rPr>
                <w:lang w:val="en-US"/>
              </w:rPr>
              <w:t>5. Procurement costs:</w:t>
            </w:r>
          </w:p>
          <w:p w14:paraId="4C8BA05F" w14:textId="77777777" w:rsidR="00C05D69" w:rsidRPr="00C05D69" w:rsidRDefault="00C05D69" w:rsidP="00C05D69">
            <w:pPr>
              <w:rPr>
                <w:lang w:val="en-US"/>
              </w:rPr>
            </w:pPr>
            <w:r w:rsidRPr="1D064B76">
              <w:rPr>
                <w:lang w:val="en-US"/>
              </w:rPr>
              <w:t xml:space="preserve">   ∑</w:t>
            </w:r>
            <w:proofErr w:type="gramStart"/>
            <w:r w:rsidRPr="1D064B76">
              <w:rPr>
                <w:lang w:val="en-US"/>
              </w:rPr>
              <w:t>_{</w:t>
            </w:r>
            <w:proofErr w:type="gramEnd"/>
            <w:r w:rsidRPr="1D064B76">
              <w:rPr>
                <w:lang w:val="en-US"/>
              </w:rPr>
              <w:t xml:space="preserve">t </w:t>
            </w:r>
            <w:r w:rsidRPr="1D064B76">
              <w:rPr>
                <w:rFonts w:ascii="Cambria Math" w:hAnsi="Cambria Math" w:cs="Cambria Math"/>
                <w:lang w:val="en-US"/>
              </w:rPr>
              <w:t>∈</w:t>
            </w:r>
            <w:r w:rsidRPr="1D064B76">
              <w:rPr>
                <w:lang w:val="en-US"/>
              </w:rPr>
              <w:t xml:space="preserve"> T} ∑</w:t>
            </w:r>
            <w:proofErr w:type="gramStart"/>
            <w:r w:rsidRPr="1D064B76">
              <w:rPr>
                <w:lang w:val="en-US"/>
              </w:rPr>
              <w:t>_{</w:t>
            </w:r>
            <w:proofErr w:type="gramEnd"/>
            <w:r w:rsidRPr="1D064B76">
              <w:rPr>
                <w:lang w:val="en-US"/>
              </w:rPr>
              <w:t xml:space="preserve">p </w:t>
            </w:r>
            <w:r w:rsidRPr="1D064B76">
              <w:rPr>
                <w:rFonts w:ascii="Cambria Math" w:hAnsi="Cambria Math" w:cs="Cambria Math"/>
                <w:lang w:val="en-US"/>
              </w:rPr>
              <w:t>∈</w:t>
            </w:r>
            <w:r w:rsidRPr="1D064B76">
              <w:rPr>
                <w:lang w:val="en-US"/>
              </w:rPr>
              <w:t xml:space="preserve"> P} </w:t>
            </w:r>
            <w:proofErr w:type="spellStart"/>
            <w:r w:rsidRPr="1D064B76">
              <w:rPr>
                <w:lang w:val="en-US"/>
              </w:rPr>
              <w:t>m_p</w:t>
            </w:r>
            <w:proofErr w:type="spellEnd"/>
            <w:r w:rsidRPr="1D064B76">
              <w:rPr>
                <w:lang w:val="en-US"/>
              </w:rPr>
              <w:t xml:space="preserve"> * (x_{</w:t>
            </w:r>
            <w:proofErr w:type="spellStart"/>
            <w:proofErr w:type="gramStart"/>
            <w:r w:rsidRPr="1D064B76">
              <w:rPr>
                <w:lang w:val="en-US"/>
              </w:rPr>
              <w:t>t,p</w:t>
            </w:r>
            <w:proofErr w:type="spellEnd"/>
            <w:proofErr w:type="gramEnd"/>
            <w:r w:rsidRPr="1D064B76">
              <w:rPr>
                <w:lang w:val="en-US"/>
              </w:rPr>
              <w:t>} + y_{</w:t>
            </w:r>
            <w:proofErr w:type="spellStart"/>
            <w:proofErr w:type="gramStart"/>
            <w:r w:rsidRPr="1D064B76">
              <w:rPr>
                <w:lang w:val="en-US"/>
              </w:rPr>
              <w:t>t,p</w:t>
            </w:r>
            <w:proofErr w:type="spellEnd"/>
            <w:proofErr w:type="gramEnd"/>
            <w:r w:rsidRPr="1D064B76">
              <w:rPr>
                <w:lang w:val="en-US"/>
              </w:rPr>
              <w:t>})</w:t>
            </w:r>
          </w:p>
          <w:p w14:paraId="23942FF9" w14:textId="77777777" w:rsidR="00C05D69" w:rsidRPr="00C05D69" w:rsidRDefault="00C05D69" w:rsidP="00C05D69">
            <w:pPr>
              <w:rPr>
                <w:lang w:val="en-US"/>
              </w:rPr>
            </w:pPr>
            <w:r w:rsidRPr="00C05D69">
              <w:rPr>
                <w:lang w:val="en-US"/>
              </w:rPr>
              <w:t>Objective Function:</w:t>
            </w:r>
          </w:p>
          <w:p w14:paraId="07013B5A" w14:textId="77777777" w:rsidR="00C05D69" w:rsidRPr="00C05D69" w:rsidRDefault="00C05D69" w:rsidP="00C05D69">
            <w:pPr>
              <w:rPr>
                <w:lang w:val="en-US"/>
              </w:rPr>
            </w:pPr>
            <w:r w:rsidRPr="00C05D69">
              <w:rPr>
                <w:lang w:val="en-US"/>
              </w:rPr>
              <w:t xml:space="preserve">   Minimize Total Cost = ∑_{t </w:t>
            </w:r>
            <w:r w:rsidRPr="00C05D69">
              <w:rPr>
                <w:rFonts w:ascii="Cambria Math" w:hAnsi="Cambria Math" w:cs="Cambria Math"/>
                <w:lang w:val="en-US"/>
              </w:rPr>
              <w:t>∈</w:t>
            </w:r>
            <w:r w:rsidRPr="00C05D69">
              <w:rPr>
                <w:lang w:val="en-US"/>
              </w:rPr>
              <w:t xml:space="preserve"> T} ∑_{p </w:t>
            </w:r>
            <w:r w:rsidRPr="00C05D69">
              <w:rPr>
                <w:rFonts w:ascii="Cambria Math" w:hAnsi="Cambria Math" w:cs="Cambria Math"/>
                <w:lang w:val="en-US"/>
              </w:rPr>
              <w:t>∈</w:t>
            </w:r>
            <w:r w:rsidRPr="00C05D69">
              <w:rPr>
                <w:lang w:val="en-US"/>
              </w:rPr>
              <w:t xml:space="preserve"> P} (</w:t>
            </w:r>
            <w:proofErr w:type="spellStart"/>
            <w:r w:rsidRPr="00C05D69">
              <w:rPr>
                <w:lang w:val="en-US"/>
              </w:rPr>
              <w:t>c_p</w:t>
            </w:r>
            <w:proofErr w:type="spellEnd"/>
            <w:r w:rsidRPr="00C05D69">
              <w:rPr>
                <w:lang w:val="en-US"/>
              </w:rPr>
              <w:t xml:space="preserve"> * x_{</w:t>
            </w:r>
            <w:proofErr w:type="spellStart"/>
            <w:r w:rsidRPr="00C05D69">
              <w:rPr>
                <w:lang w:val="en-US"/>
              </w:rPr>
              <w:t>t,p</w:t>
            </w:r>
            <w:proofErr w:type="spellEnd"/>
            <w:r w:rsidRPr="00C05D69">
              <w:rPr>
                <w:lang w:val="en-US"/>
              </w:rPr>
              <w:t xml:space="preserve">} + </w:t>
            </w:r>
            <w:proofErr w:type="spellStart"/>
            <w:r w:rsidRPr="00C05D69">
              <w:rPr>
                <w:lang w:val="en-US"/>
              </w:rPr>
              <w:t>o_p</w:t>
            </w:r>
            <w:proofErr w:type="spellEnd"/>
            <w:r w:rsidRPr="00C05D69">
              <w:rPr>
                <w:lang w:val="en-US"/>
              </w:rPr>
              <w:t xml:space="preserve"> * y_{</w:t>
            </w:r>
            <w:proofErr w:type="spellStart"/>
            <w:r w:rsidRPr="00C05D69">
              <w:rPr>
                <w:lang w:val="en-US"/>
              </w:rPr>
              <w:t>t,p</w:t>
            </w:r>
            <w:proofErr w:type="spellEnd"/>
            <w:r w:rsidRPr="00C05D69">
              <w:rPr>
                <w:lang w:val="en-US"/>
              </w:rPr>
              <w:t xml:space="preserve">}) + ∑_{t </w:t>
            </w:r>
            <w:r w:rsidRPr="00C05D69">
              <w:rPr>
                <w:rFonts w:ascii="Cambria Math" w:hAnsi="Cambria Math" w:cs="Cambria Math"/>
                <w:lang w:val="en-US"/>
              </w:rPr>
              <w:t>∈</w:t>
            </w:r>
            <w:r w:rsidRPr="00C05D69">
              <w:rPr>
                <w:lang w:val="en-US"/>
              </w:rPr>
              <w:t xml:space="preserve"> T} ∑_{p </w:t>
            </w:r>
            <w:r w:rsidRPr="00C05D69">
              <w:rPr>
                <w:rFonts w:ascii="Cambria Math" w:hAnsi="Cambria Math" w:cs="Cambria Math"/>
                <w:lang w:val="en-US"/>
              </w:rPr>
              <w:t>∈</w:t>
            </w:r>
            <w:r w:rsidRPr="00C05D69">
              <w:rPr>
                <w:lang w:val="en-US"/>
              </w:rPr>
              <w:t xml:space="preserve"> P} </w:t>
            </w:r>
            <w:proofErr w:type="spellStart"/>
            <w:r w:rsidRPr="00C05D69">
              <w:rPr>
                <w:lang w:val="en-US"/>
              </w:rPr>
              <w:t>s_p</w:t>
            </w:r>
            <w:proofErr w:type="spellEnd"/>
            <w:r w:rsidRPr="00C05D69">
              <w:rPr>
                <w:lang w:val="en-US"/>
              </w:rPr>
              <w:t xml:space="preserve"> * u_{</w:t>
            </w:r>
            <w:proofErr w:type="spellStart"/>
            <w:r w:rsidRPr="00C05D69">
              <w:rPr>
                <w:lang w:val="en-US"/>
              </w:rPr>
              <w:t>t,p</w:t>
            </w:r>
            <w:proofErr w:type="spellEnd"/>
            <w:r w:rsidRPr="00C05D69">
              <w:rPr>
                <w:lang w:val="en-US"/>
              </w:rPr>
              <w:t xml:space="preserve">} + ∑_{t </w:t>
            </w:r>
            <w:r w:rsidRPr="00C05D69">
              <w:rPr>
                <w:rFonts w:ascii="Cambria Math" w:hAnsi="Cambria Math" w:cs="Cambria Math"/>
                <w:lang w:val="en-US"/>
              </w:rPr>
              <w:t>∈</w:t>
            </w:r>
            <w:r w:rsidRPr="00C05D69">
              <w:rPr>
                <w:lang w:val="en-US"/>
              </w:rPr>
              <w:t xml:space="preserve"> T} ∑_{p </w:t>
            </w:r>
            <w:r w:rsidRPr="00C05D69">
              <w:rPr>
                <w:rFonts w:ascii="Cambria Math" w:hAnsi="Cambria Math" w:cs="Cambria Math"/>
                <w:lang w:val="en-US"/>
              </w:rPr>
              <w:t>∈</w:t>
            </w:r>
            <w:r w:rsidRPr="00C05D69">
              <w:rPr>
                <w:lang w:val="en-US"/>
              </w:rPr>
              <w:t xml:space="preserve"> P} </w:t>
            </w:r>
            <w:proofErr w:type="spellStart"/>
            <w:r w:rsidRPr="00C05D69">
              <w:rPr>
                <w:lang w:val="en-US"/>
              </w:rPr>
              <w:t>g_p</w:t>
            </w:r>
            <w:proofErr w:type="spellEnd"/>
            <w:r w:rsidRPr="00C05D69">
              <w:rPr>
                <w:lang w:val="en-US"/>
              </w:rPr>
              <w:t xml:space="preserve"> * v_{</w:t>
            </w:r>
            <w:proofErr w:type="spellStart"/>
            <w:r w:rsidRPr="00C05D69">
              <w:rPr>
                <w:lang w:val="en-US"/>
              </w:rPr>
              <w:t>t,p</w:t>
            </w:r>
            <w:proofErr w:type="spellEnd"/>
            <w:r w:rsidRPr="00C05D69">
              <w:rPr>
                <w:lang w:val="en-US"/>
              </w:rPr>
              <w:t xml:space="preserve">} + ∑_{t </w:t>
            </w:r>
            <w:r w:rsidRPr="00C05D69">
              <w:rPr>
                <w:rFonts w:ascii="Cambria Math" w:hAnsi="Cambria Math" w:cs="Cambria Math"/>
                <w:lang w:val="en-US"/>
              </w:rPr>
              <w:t>∈</w:t>
            </w:r>
            <w:r w:rsidRPr="00C05D69">
              <w:rPr>
                <w:lang w:val="en-US"/>
              </w:rPr>
              <w:t xml:space="preserve"> T} ∑_{p </w:t>
            </w:r>
            <w:r w:rsidRPr="00C05D69">
              <w:rPr>
                <w:rFonts w:ascii="Cambria Math" w:hAnsi="Cambria Math" w:cs="Cambria Math"/>
                <w:lang w:val="en-US"/>
              </w:rPr>
              <w:t>∈</w:t>
            </w:r>
            <w:r w:rsidRPr="00C05D69">
              <w:rPr>
                <w:lang w:val="en-US"/>
              </w:rPr>
              <w:t xml:space="preserve"> P} </w:t>
            </w:r>
            <w:proofErr w:type="spellStart"/>
            <w:r w:rsidRPr="00C05D69">
              <w:rPr>
                <w:lang w:val="en-US"/>
              </w:rPr>
              <w:t>m_p</w:t>
            </w:r>
            <w:proofErr w:type="spellEnd"/>
            <w:r w:rsidRPr="00C05D69">
              <w:rPr>
                <w:lang w:val="en-US"/>
              </w:rPr>
              <w:t xml:space="preserve"> * (x_{</w:t>
            </w:r>
            <w:proofErr w:type="spellStart"/>
            <w:r w:rsidRPr="00C05D69">
              <w:rPr>
                <w:lang w:val="en-US"/>
              </w:rPr>
              <w:t>t,p</w:t>
            </w:r>
            <w:proofErr w:type="spellEnd"/>
            <w:r w:rsidRPr="00C05D69">
              <w:rPr>
                <w:lang w:val="en-US"/>
              </w:rPr>
              <w:t>} + y_{</w:t>
            </w:r>
            <w:proofErr w:type="spellStart"/>
            <w:r w:rsidRPr="00C05D69">
              <w:rPr>
                <w:lang w:val="en-US"/>
              </w:rPr>
              <w:t>t,p</w:t>
            </w:r>
            <w:proofErr w:type="spellEnd"/>
            <w:r w:rsidRPr="00C05D69">
              <w:rPr>
                <w:lang w:val="en-US"/>
              </w:rPr>
              <w:t>})</w:t>
            </w:r>
          </w:p>
          <w:p w14:paraId="554EA1A5" w14:textId="77777777" w:rsidR="00C05D69" w:rsidRPr="00C05D69" w:rsidRDefault="00C05D69" w:rsidP="00C05D69">
            <w:pPr>
              <w:rPr>
                <w:lang w:val="en-US"/>
              </w:rPr>
            </w:pPr>
          </w:p>
          <w:p w14:paraId="449C0863" w14:textId="77777777" w:rsidR="00C05D69" w:rsidRPr="00C05D69" w:rsidRDefault="00C05D69" w:rsidP="00C05D69">
            <w:pPr>
              <w:rPr>
                <w:b/>
                <w:bCs/>
                <w:lang w:val="en-US"/>
              </w:rPr>
            </w:pPr>
            <w:r w:rsidRPr="00C05D69">
              <w:rPr>
                <w:b/>
                <w:bCs/>
                <w:lang w:val="en-US"/>
              </w:rPr>
              <w:t>Constraints</w:t>
            </w:r>
          </w:p>
          <w:p w14:paraId="30FAA8D0" w14:textId="77777777" w:rsidR="00C05D69" w:rsidRPr="00C05D69" w:rsidRDefault="00C05D69" w:rsidP="00C05D69">
            <w:pPr>
              <w:rPr>
                <w:lang w:val="en-US"/>
              </w:rPr>
            </w:pPr>
            <w:r w:rsidRPr="00C05D69">
              <w:rPr>
                <w:lang w:val="en-US"/>
              </w:rPr>
              <w:lastRenderedPageBreak/>
              <w:t>1. Demand Satisfaction:</w:t>
            </w:r>
          </w:p>
          <w:p w14:paraId="1B2B0E27" w14:textId="77777777" w:rsidR="00C05D69" w:rsidRPr="00C05D69" w:rsidRDefault="00C05D69" w:rsidP="00C05D69">
            <w:pPr>
              <w:rPr>
                <w:lang w:val="en-US"/>
              </w:rPr>
            </w:pPr>
            <w:r w:rsidRPr="00C05D69">
              <w:rPr>
                <w:lang w:val="en-US"/>
              </w:rPr>
              <w:t xml:space="preserve">   x_{</w:t>
            </w:r>
            <w:proofErr w:type="spellStart"/>
            <w:proofErr w:type="gramStart"/>
            <w:r w:rsidRPr="00C05D69">
              <w:rPr>
                <w:lang w:val="en-US"/>
              </w:rPr>
              <w:t>t,p</w:t>
            </w:r>
            <w:proofErr w:type="spellEnd"/>
            <w:proofErr w:type="gramEnd"/>
            <w:r w:rsidRPr="00C05D69">
              <w:rPr>
                <w:lang w:val="en-US"/>
              </w:rPr>
              <w:t>} + y_{</w:t>
            </w:r>
            <w:proofErr w:type="spellStart"/>
            <w:proofErr w:type="gramStart"/>
            <w:r w:rsidRPr="00C05D69">
              <w:rPr>
                <w:lang w:val="en-US"/>
              </w:rPr>
              <w:t>t,p</w:t>
            </w:r>
            <w:proofErr w:type="spellEnd"/>
            <w:r w:rsidRPr="00C05D69">
              <w:rPr>
                <w:lang w:val="en-US"/>
              </w:rPr>
              <w:t>}  +</w:t>
            </w:r>
            <w:proofErr w:type="gramEnd"/>
            <w:r w:rsidRPr="00C05D69">
              <w:rPr>
                <w:lang w:val="en-US"/>
              </w:rPr>
              <w:t xml:space="preserve"> v_{</w:t>
            </w:r>
            <w:proofErr w:type="spellStart"/>
            <w:proofErr w:type="gramStart"/>
            <w:r w:rsidRPr="00C05D69">
              <w:rPr>
                <w:lang w:val="en-US"/>
              </w:rPr>
              <w:t>t,p</w:t>
            </w:r>
            <w:proofErr w:type="spellEnd"/>
            <w:proofErr w:type="gramEnd"/>
            <w:r w:rsidRPr="00C05D69">
              <w:rPr>
                <w:lang w:val="en-US"/>
              </w:rPr>
              <w:t>} = d_{</w:t>
            </w:r>
            <w:proofErr w:type="spellStart"/>
            <w:proofErr w:type="gramStart"/>
            <w:r w:rsidRPr="00C05D69">
              <w:rPr>
                <w:lang w:val="en-US"/>
              </w:rPr>
              <w:t>t,p</w:t>
            </w:r>
            <w:proofErr w:type="spellEnd"/>
            <w:r w:rsidRPr="00C05D69">
              <w:rPr>
                <w:lang w:val="en-US"/>
              </w:rPr>
              <w:t xml:space="preserve">}  </w:t>
            </w:r>
            <w:r w:rsidRPr="00C05D69">
              <w:rPr>
                <w:rFonts w:ascii="Cambria Math" w:hAnsi="Cambria Math" w:cs="Cambria Math"/>
                <w:lang w:val="en-US"/>
              </w:rPr>
              <w:t>∀</w:t>
            </w:r>
            <w:proofErr w:type="gramEnd"/>
            <w:r w:rsidRPr="00C05D69">
              <w:rPr>
                <w:lang w:val="en-US"/>
              </w:rPr>
              <w:t xml:space="preserve"> t </w:t>
            </w:r>
            <w:r w:rsidRPr="00C05D69">
              <w:rPr>
                <w:rFonts w:ascii="Cambria Math" w:hAnsi="Cambria Math" w:cs="Cambria Math"/>
                <w:lang w:val="en-US"/>
              </w:rPr>
              <w:t>∈</w:t>
            </w:r>
            <w:r w:rsidRPr="00C05D69">
              <w:rPr>
                <w:lang w:val="en-US"/>
              </w:rPr>
              <w:t xml:space="preserve"> T, </w:t>
            </w:r>
            <w:r w:rsidRPr="00C05D69">
              <w:rPr>
                <w:rFonts w:ascii="Cambria Math" w:hAnsi="Cambria Math" w:cs="Cambria Math"/>
                <w:lang w:val="en-US"/>
              </w:rPr>
              <w:t>∀</w:t>
            </w:r>
            <w:r w:rsidRPr="00C05D69">
              <w:rPr>
                <w:lang w:val="en-US"/>
              </w:rPr>
              <w:t xml:space="preserve"> p </w:t>
            </w:r>
            <w:r w:rsidRPr="00C05D69">
              <w:rPr>
                <w:rFonts w:ascii="Cambria Math" w:hAnsi="Cambria Math" w:cs="Cambria Math"/>
                <w:lang w:val="en-US"/>
              </w:rPr>
              <w:t>∈</w:t>
            </w:r>
            <w:r w:rsidRPr="00C05D69">
              <w:rPr>
                <w:lang w:val="en-US"/>
              </w:rPr>
              <w:t xml:space="preserve"> P</w:t>
            </w:r>
          </w:p>
          <w:p w14:paraId="5DCAB8CC" w14:textId="77777777" w:rsidR="00C05D69" w:rsidRPr="00C05D69" w:rsidRDefault="00C05D69" w:rsidP="00C05D69">
            <w:pPr>
              <w:rPr>
                <w:lang w:val="en-US"/>
              </w:rPr>
            </w:pPr>
            <w:r w:rsidRPr="00C05D69">
              <w:rPr>
                <w:lang w:val="en-US"/>
              </w:rPr>
              <w:t xml:space="preserve">3. Standard Hour </w:t>
            </w:r>
            <w:commentRangeStart w:id="1"/>
            <w:r w:rsidRPr="00C05D69">
              <w:rPr>
                <w:lang w:val="en-US"/>
              </w:rPr>
              <w:t>Labor Hour Constraints:</w:t>
            </w:r>
            <w:commentRangeEnd w:id="1"/>
            <w:r w:rsidRPr="00C05D69">
              <w:commentReference w:id="1"/>
            </w:r>
          </w:p>
          <w:p w14:paraId="452040A7" w14:textId="77777777" w:rsidR="00C05D69" w:rsidRPr="00C05D69" w:rsidRDefault="00C05D69" w:rsidP="00C05D69">
            <w:pPr>
              <w:rPr>
                <w:lang w:val="en-US"/>
              </w:rPr>
            </w:pPr>
            <w:r w:rsidRPr="1D064B76">
              <w:rPr>
                <w:lang w:val="en-US"/>
              </w:rPr>
              <w:t xml:space="preserve">   </w:t>
            </w:r>
            <w:proofErr w:type="spellStart"/>
            <w:r w:rsidRPr="1D064B76">
              <w:rPr>
                <w:lang w:val="en-US"/>
              </w:rPr>
              <w:t>l_p</w:t>
            </w:r>
            <w:proofErr w:type="spellEnd"/>
            <w:r w:rsidRPr="1D064B76">
              <w:rPr>
                <w:lang w:val="en-US"/>
              </w:rPr>
              <w:t xml:space="preserve"> * (x_{</w:t>
            </w:r>
            <w:proofErr w:type="spellStart"/>
            <w:proofErr w:type="gramStart"/>
            <w:r w:rsidRPr="1D064B76">
              <w:rPr>
                <w:lang w:val="en-US"/>
              </w:rPr>
              <w:t>t,p</w:t>
            </w:r>
            <w:proofErr w:type="spellEnd"/>
            <w:r w:rsidRPr="1D064B76">
              <w:rPr>
                <w:lang w:val="en-US"/>
              </w:rPr>
              <w:t xml:space="preserve">})   </w:t>
            </w:r>
            <w:proofErr w:type="gramEnd"/>
            <w:r w:rsidRPr="1D064B76">
              <w:rPr>
                <w:lang w:val="en-US"/>
              </w:rPr>
              <w:t>≤ L_{</w:t>
            </w:r>
            <w:proofErr w:type="spellStart"/>
            <w:proofErr w:type="gramStart"/>
            <w:r w:rsidRPr="1D064B76">
              <w:rPr>
                <w:lang w:val="en-US"/>
              </w:rPr>
              <w:t>t,p</w:t>
            </w:r>
            <w:proofErr w:type="spellEnd"/>
            <w:proofErr w:type="gramEnd"/>
            <w:r w:rsidRPr="1D064B76">
              <w:rPr>
                <w:lang w:val="en-US"/>
              </w:rPr>
              <w:t xml:space="preserve">} </w:t>
            </w:r>
            <w:r w:rsidRPr="1D064B76">
              <w:rPr>
                <w:rFonts w:ascii="Cambria Math" w:hAnsi="Cambria Math" w:cs="Cambria Math"/>
                <w:lang w:val="en-US"/>
              </w:rPr>
              <w:t>∀</w:t>
            </w:r>
            <w:r w:rsidRPr="1D064B76">
              <w:rPr>
                <w:lang w:val="en-US"/>
              </w:rPr>
              <w:t xml:space="preserve"> t </w:t>
            </w:r>
            <w:r w:rsidRPr="1D064B76">
              <w:rPr>
                <w:rFonts w:ascii="Cambria Math" w:hAnsi="Cambria Math" w:cs="Cambria Math"/>
                <w:lang w:val="en-US"/>
              </w:rPr>
              <w:t>∈</w:t>
            </w:r>
            <w:r w:rsidRPr="1D064B76">
              <w:rPr>
                <w:lang w:val="en-US"/>
              </w:rPr>
              <w:t xml:space="preserve"> T, </w:t>
            </w:r>
            <w:r w:rsidRPr="1D064B76">
              <w:rPr>
                <w:rFonts w:ascii="Cambria Math" w:hAnsi="Cambria Math" w:cs="Cambria Math"/>
                <w:lang w:val="en-US"/>
              </w:rPr>
              <w:t>∀</w:t>
            </w:r>
            <w:r w:rsidRPr="1D064B76">
              <w:rPr>
                <w:lang w:val="en-US"/>
              </w:rPr>
              <w:t xml:space="preserve"> p </w:t>
            </w:r>
            <w:r w:rsidRPr="1D064B76">
              <w:rPr>
                <w:rFonts w:ascii="Cambria Math" w:hAnsi="Cambria Math" w:cs="Cambria Math"/>
                <w:lang w:val="en-US"/>
              </w:rPr>
              <w:t>∈</w:t>
            </w:r>
            <w:r w:rsidRPr="1D064B76">
              <w:rPr>
                <w:lang w:val="en-US"/>
              </w:rPr>
              <w:t xml:space="preserve"> P</w:t>
            </w:r>
          </w:p>
          <w:p w14:paraId="015D18A5" w14:textId="77777777" w:rsidR="00C05D69" w:rsidRPr="00C05D69" w:rsidRDefault="00C05D69" w:rsidP="00C05D69">
            <w:pPr>
              <w:rPr>
                <w:lang w:val="en-US"/>
              </w:rPr>
            </w:pPr>
            <w:r w:rsidRPr="00C05D69">
              <w:rPr>
                <w:lang w:val="en-US"/>
              </w:rPr>
              <w:t>4. Procurement Budget Constraints:</w:t>
            </w:r>
          </w:p>
          <w:p w14:paraId="6B871A7A" w14:textId="7D928862" w:rsidR="00C05D69" w:rsidRPr="00C05D69" w:rsidRDefault="00C05D69" w:rsidP="00C05D69">
            <w:pPr>
              <w:rPr>
                <w:lang w:val="en-US"/>
              </w:rPr>
            </w:pPr>
            <w:r w:rsidRPr="11BF1921">
              <w:rPr>
                <w:lang w:val="en-US"/>
              </w:rPr>
              <w:t xml:space="preserve">   </w:t>
            </w:r>
            <w:proofErr w:type="spellStart"/>
            <w:r w:rsidRPr="11BF1921">
              <w:rPr>
                <w:lang w:val="en-US"/>
              </w:rPr>
              <w:t>m_p</w:t>
            </w:r>
            <w:proofErr w:type="spellEnd"/>
            <w:r w:rsidRPr="11BF1921">
              <w:rPr>
                <w:lang w:val="en-US"/>
              </w:rPr>
              <w:t xml:space="preserve"> * (x_{</w:t>
            </w:r>
            <w:proofErr w:type="spellStart"/>
            <w:proofErr w:type="gramStart"/>
            <w:r w:rsidRPr="11BF1921">
              <w:rPr>
                <w:lang w:val="en-US"/>
              </w:rPr>
              <w:t>t,p</w:t>
            </w:r>
            <w:proofErr w:type="spellEnd"/>
            <w:proofErr w:type="gramEnd"/>
            <w:r w:rsidRPr="11BF1921">
              <w:rPr>
                <w:lang w:val="en-US"/>
              </w:rPr>
              <w:t xml:space="preserve">}^S + </w:t>
            </w:r>
            <w:ins w:id="2" w:author="Vicky Mak" w:date="2025-01-07T04:02:00Z">
              <w:r w:rsidR="2BB0FBB7" w:rsidRPr="11BF1921">
                <w:rPr>
                  <w:lang w:val="en-US"/>
                </w:rPr>
                <w:t>y</w:t>
              </w:r>
            </w:ins>
            <w:del w:id="3" w:author="Vicky Mak" w:date="2025-01-07T04:02:00Z">
              <w:r w:rsidRPr="11BF1921" w:rsidDel="00C05D69">
                <w:rPr>
                  <w:lang w:val="en-US"/>
                </w:rPr>
                <w:delText>x</w:delText>
              </w:r>
            </w:del>
            <w:r w:rsidRPr="11BF1921">
              <w:rPr>
                <w:lang w:val="en-US"/>
              </w:rPr>
              <w:t>_{</w:t>
            </w:r>
            <w:proofErr w:type="spellStart"/>
            <w:proofErr w:type="gramStart"/>
            <w:r w:rsidRPr="11BF1921">
              <w:rPr>
                <w:lang w:val="en-US"/>
              </w:rPr>
              <w:t>t,p</w:t>
            </w:r>
            <w:proofErr w:type="spellEnd"/>
            <w:proofErr w:type="gramEnd"/>
            <w:r w:rsidRPr="11BF1921">
              <w:rPr>
                <w:lang w:val="en-US"/>
              </w:rPr>
              <w:t>}</w:t>
            </w:r>
            <w:del w:id="4" w:author="Vicky Mak" w:date="2025-01-07T04:02:00Z">
              <w:r w:rsidRPr="11BF1921" w:rsidDel="00C05D69">
                <w:rPr>
                  <w:lang w:val="en-US"/>
                </w:rPr>
                <w:delText>^O</w:delText>
              </w:r>
            </w:del>
            <w:r w:rsidRPr="11BF1921">
              <w:rPr>
                <w:lang w:val="en-US"/>
              </w:rPr>
              <w:t>) ≤ B_{</w:t>
            </w:r>
            <w:proofErr w:type="spellStart"/>
            <w:proofErr w:type="gramStart"/>
            <w:r w:rsidRPr="11BF1921">
              <w:rPr>
                <w:lang w:val="en-US"/>
              </w:rPr>
              <w:t>t,p</w:t>
            </w:r>
            <w:proofErr w:type="spellEnd"/>
            <w:proofErr w:type="gramEnd"/>
            <w:r w:rsidRPr="11BF1921">
              <w:rPr>
                <w:lang w:val="en-US"/>
              </w:rPr>
              <w:t xml:space="preserve">} </w:t>
            </w:r>
            <w:r w:rsidRPr="11BF1921">
              <w:rPr>
                <w:rFonts w:ascii="Cambria Math" w:hAnsi="Cambria Math" w:cs="Cambria Math"/>
                <w:lang w:val="en-US"/>
              </w:rPr>
              <w:t>∀</w:t>
            </w:r>
            <w:r w:rsidRPr="11BF1921">
              <w:rPr>
                <w:lang w:val="en-US"/>
              </w:rPr>
              <w:t xml:space="preserve"> t </w:t>
            </w:r>
            <w:r w:rsidRPr="11BF1921">
              <w:rPr>
                <w:rFonts w:ascii="Cambria Math" w:hAnsi="Cambria Math" w:cs="Cambria Math"/>
                <w:lang w:val="en-US"/>
              </w:rPr>
              <w:t>∈</w:t>
            </w:r>
            <w:r w:rsidRPr="11BF1921">
              <w:rPr>
                <w:lang w:val="en-US"/>
              </w:rPr>
              <w:t xml:space="preserve"> T, </w:t>
            </w:r>
            <w:r w:rsidRPr="11BF1921">
              <w:rPr>
                <w:rFonts w:ascii="Cambria Math" w:hAnsi="Cambria Math" w:cs="Cambria Math"/>
                <w:lang w:val="en-US"/>
              </w:rPr>
              <w:t>∀</w:t>
            </w:r>
            <w:r w:rsidRPr="11BF1921">
              <w:rPr>
                <w:lang w:val="en-US"/>
              </w:rPr>
              <w:t xml:space="preserve"> p </w:t>
            </w:r>
            <w:r w:rsidRPr="11BF1921">
              <w:rPr>
                <w:rFonts w:ascii="Cambria Math" w:hAnsi="Cambria Math" w:cs="Cambria Math"/>
                <w:lang w:val="en-US"/>
              </w:rPr>
              <w:t>∈</w:t>
            </w:r>
            <w:r w:rsidRPr="11BF1921">
              <w:rPr>
                <w:lang w:val="en-US"/>
              </w:rPr>
              <w:t xml:space="preserve"> P</w:t>
            </w:r>
          </w:p>
          <w:p w14:paraId="390F9E6D" w14:textId="77777777" w:rsidR="00C05D69" w:rsidRPr="00C05D69" w:rsidRDefault="00C05D69" w:rsidP="00C05D69">
            <w:pPr>
              <w:rPr>
                <w:lang w:val="en-US"/>
              </w:rPr>
            </w:pPr>
            <w:r w:rsidRPr="00C05D69">
              <w:rPr>
                <w:lang w:val="en-US"/>
              </w:rPr>
              <w:t>5. Deployment Event Activation:</w:t>
            </w:r>
          </w:p>
          <w:p w14:paraId="273D9464" w14:textId="77777777" w:rsidR="00C05D69" w:rsidRPr="00C05D69" w:rsidRDefault="00C05D69" w:rsidP="00C05D69">
            <w:pPr>
              <w:rPr>
                <w:lang w:val="en-US"/>
              </w:rPr>
            </w:pPr>
            <w:r w:rsidRPr="00C05D69">
              <w:rPr>
                <w:lang w:val="en-US"/>
              </w:rPr>
              <w:t xml:space="preserve">   x_{</w:t>
            </w:r>
            <w:proofErr w:type="spellStart"/>
            <w:proofErr w:type="gramStart"/>
            <w:r w:rsidRPr="00C05D69">
              <w:rPr>
                <w:lang w:val="en-US"/>
              </w:rPr>
              <w:t>t,p</w:t>
            </w:r>
            <w:proofErr w:type="spellEnd"/>
            <w:proofErr w:type="gramEnd"/>
            <w:r w:rsidRPr="00C05D69">
              <w:rPr>
                <w:lang w:val="en-US"/>
              </w:rPr>
              <w:t>} + y_{</w:t>
            </w:r>
            <w:proofErr w:type="spellStart"/>
            <w:proofErr w:type="gramStart"/>
            <w:r w:rsidRPr="00C05D69">
              <w:rPr>
                <w:lang w:val="en-US"/>
              </w:rPr>
              <w:t>t,p</w:t>
            </w:r>
            <w:proofErr w:type="spellEnd"/>
            <w:proofErr w:type="gramEnd"/>
            <w:r w:rsidRPr="00C05D69">
              <w:rPr>
                <w:lang w:val="en-US"/>
              </w:rPr>
              <w:t>} ≤ M * u_{</w:t>
            </w:r>
            <w:proofErr w:type="spellStart"/>
            <w:proofErr w:type="gramStart"/>
            <w:r w:rsidRPr="00C05D69">
              <w:rPr>
                <w:lang w:val="en-US"/>
              </w:rPr>
              <w:t>t,p</w:t>
            </w:r>
            <w:proofErr w:type="spellEnd"/>
            <w:proofErr w:type="gramEnd"/>
            <w:r w:rsidRPr="00C05D69">
              <w:rPr>
                <w:lang w:val="en-US"/>
              </w:rPr>
              <w:t xml:space="preserve">} </w:t>
            </w:r>
            <w:r w:rsidRPr="00C05D69">
              <w:rPr>
                <w:rFonts w:ascii="Cambria Math" w:hAnsi="Cambria Math" w:cs="Cambria Math"/>
                <w:lang w:val="en-US"/>
              </w:rPr>
              <w:t>∀</w:t>
            </w:r>
            <w:r w:rsidRPr="00C05D69">
              <w:rPr>
                <w:lang w:val="en-US"/>
              </w:rPr>
              <w:t xml:space="preserve"> t </w:t>
            </w:r>
            <w:r w:rsidRPr="00C05D69">
              <w:rPr>
                <w:rFonts w:ascii="Cambria Math" w:hAnsi="Cambria Math" w:cs="Cambria Math"/>
                <w:lang w:val="en-US"/>
              </w:rPr>
              <w:t>∈</w:t>
            </w:r>
            <w:r w:rsidRPr="00C05D69">
              <w:rPr>
                <w:lang w:val="en-US"/>
              </w:rPr>
              <w:t xml:space="preserve"> T, </w:t>
            </w:r>
            <w:r w:rsidRPr="00C05D69">
              <w:rPr>
                <w:rFonts w:ascii="Cambria Math" w:hAnsi="Cambria Math" w:cs="Cambria Math"/>
                <w:lang w:val="en-US"/>
              </w:rPr>
              <w:t>∀</w:t>
            </w:r>
            <w:r w:rsidRPr="00C05D69">
              <w:rPr>
                <w:lang w:val="en-US"/>
              </w:rPr>
              <w:t xml:space="preserve"> p </w:t>
            </w:r>
            <w:r w:rsidRPr="00C05D69">
              <w:rPr>
                <w:rFonts w:ascii="Cambria Math" w:hAnsi="Cambria Math" w:cs="Cambria Math"/>
                <w:lang w:val="en-US"/>
              </w:rPr>
              <w:t>∈</w:t>
            </w:r>
            <w:r w:rsidRPr="00C05D69">
              <w:rPr>
                <w:lang w:val="en-US"/>
              </w:rPr>
              <w:t xml:space="preserve"> P</w:t>
            </w:r>
          </w:p>
          <w:p w14:paraId="00727D2D" w14:textId="77777777" w:rsidR="00C05D69" w:rsidRPr="00C05D69" w:rsidRDefault="00C05D69" w:rsidP="00C05D69">
            <w:pPr>
              <w:rPr>
                <w:lang w:val="en-US"/>
              </w:rPr>
            </w:pPr>
            <w:r w:rsidRPr="00C05D69">
              <w:rPr>
                <w:lang w:val="en-US"/>
              </w:rPr>
              <w:t>6. Non-negativity and Binary Constraints:</w:t>
            </w:r>
          </w:p>
          <w:p w14:paraId="4338C758" w14:textId="77777777" w:rsidR="00C05D69" w:rsidRPr="00C05D69" w:rsidRDefault="00C05D69" w:rsidP="00C05D69">
            <w:pPr>
              <w:rPr>
                <w:lang w:val="en-US"/>
              </w:rPr>
            </w:pPr>
            <w:r w:rsidRPr="00C05D69">
              <w:rPr>
                <w:lang w:val="en-US"/>
              </w:rPr>
              <w:t xml:space="preserve">   x_{</w:t>
            </w:r>
            <w:proofErr w:type="spellStart"/>
            <w:proofErr w:type="gramStart"/>
            <w:r w:rsidRPr="00C05D69">
              <w:rPr>
                <w:lang w:val="en-US"/>
              </w:rPr>
              <w:t>t,p</w:t>
            </w:r>
            <w:proofErr w:type="spellEnd"/>
            <w:proofErr w:type="gramEnd"/>
            <w:r w:rsidRPr="00C05D69">
              <w:rPr>
                <w:lang w:val="en-US"/>
              </w:rPr>
              <w:t>}, y_{</w:t>
            </w:r>
            <w:proofErr w:type="spellStart"/>
            <w:proofErr w:type="gramStart"/>
            <w:r w:rsidRPr="00C05D69">
              <w:rPr>
                <w:lang w:val="en-US"/>
              </w:rPr>
              <w:t>t,p</w:t>
            </w:r>
            <w:proofErr w:type="spellEnd"/>
            <w:proofErr w:type="gramEnd"/>
            <w:r w:rsidRPr="00C05D69">
              <w:rPr>
                <w:lang w:val="en-US"/>
              </w:rPr>
              <w:t>}, z_{</w:t>
            </w:r>
            <w:proofErr w:type="spellStart"/>
            <w:proofErr w:type="gramStart"/>
            <w:r w:rsidRPr="00C05D69">
              <w:rPr>
                <w:lang w:val="en-US"/>
              </w:rPr>
              <w:t>t,p</w:t>
            </w:r>
            <w:proofErr w:type="spellEnd"/>
            <w:proofErr w:type="gramEnd"/>
            <w:r w:rsidRPr="00C05D69">
              <w:rPr>
                <w:lang w:val="en-US"/>
              </w:rPr>
              <w:t>}, v_{</w:t>
            </w:r>
            <w:proofErr w:type="spellStart"/>
            <w:proofErr w:type="gramStart"/>
            <w:r w:rsidRPr="00C05D69">
              <w:rPr>
                <w:lang w:val="en-US"/>
              </w:rPr>
              <w:t>t,p</w:t>
            </w:r>
            <w:proofErr w:type="spellEnd"/>
            <w:proofErr w:type="gramEnd"/>
            <w:r w:rsidRPr="00C05D69">
              <w:rPr>
                <w:lang w:val="en-US"/>
              </w:rPr>
              <w:t>} ≥ 0, u_{</w:t>
            </w:r>
            <w:proofErr w:type="spellStart"/>
            <w:proofErr w:type="gramStart"/>
            <w:r w:rsidRPr="00C05D69">
              <w:rPr>
                <w:lang w:val="en-US"/>
              </w:rPr>
              <w:t>t,p</w:t>
            </w:r>
            <w:proofErr w:type="spellEnd"/>
            <w:proofErr w:type="gramEnd"/>
            <w:r w:rsidRPr="00C05D69">
              <w:rPr>
                <w:lang w:val="en-US"/>
              </w:rPr>
              <w:t xml:space="preserve">} </w:t>
            </w:r>
            <w:r w:rsidRPr="00C05D69">
              <w:rPr>
                <w:rFonts w:ascii="Cambria Math" w:hAnsi="Cambria Math" w:cs="Cambria Math"/>
                <w:lang w:val="en-US"/>
              </w:rPr>
              <w:t>∈</w:t>
            </w:r>
            <w:r w:rsidRPr="00C05D69">
              <w:rPr>
                <w:lang w:val="en-US"/>
              </w:rPr>
              <w:t xml:space="preserve"> {0, 1} </w:t>
            </w:r>
            <w:r w:rsidRPr="00C05D69">
              <w:rPr>
                <w:rFonts w:ascii="Cambria Math" w:hAnsi="Cambria Math" w:cs="Cambria Math"/>
                <w:lang w:val="en-US"/>
              </w:rPr>
              <w:t>∀</w:t>
            </w:r>
            <w:r w:rsidRPr="00C05D69">
              <w:rPr>
                <w:lang w:val="en-US"/>
              </w:rPr>
              <w:t xml:space="preserve"> t </w:t>
            </w:r>
            <w:r w:rsidRPr="00C05D69">
              <w:rPr>
                <w:rFonts w:ascii="Cambria Math" w:hAnsi="Cambria Math" w:cs="Cambria Math"/>
                <w:lang w:val="en-US"/>
              </w:rPr>
              <w:t>∈</w:t>
            </w:r>
            <w:r w:rsidRPr="00C05D69">
              <w:rPr>
                <w:lang w:val="en-US"/>
              </w:rPr>
              <w:t xml:space="preserve"> T, </w:t>
            </w:r>
            <w:r w:rsidRPr="00C05D69">
              <w:rPr>
                <w:rFonts w:ascii="Cambria Math" w:hAnsi="Cambria Math" w:cs="Cambria Math"/>
                <w:lang w:val="en-US"/>
              </w:rPr>
              <w:t>∀</w:t>
            </w:r>
            <w:r w:rsidRPr="00C05D69">
              <w:rPr>
                <w:lang w:val="en-US"/>
              </w:rPr>
              <w:t xml:space="preserve"> p </w:t>
            </w:r>
            <w:r w:rsidRPr="00C05D69">
              <w:rPr>
                <w:rFonts w:ascii="Cambria Math" w:hAnsi="Cambria Math" w:cs="Cambria Math"/>
                <w:lang w:val="en-US"/>
              </w:rPr>
              <w:t>∈</w:t>
            </w:r>
            <w:r w:rsidRPr="00C05D69">
              <w:rPr>
                <w:lang w:val="en-US"/>
              </w:rPr>
              <w:t xml:space="preserve"> P</w:t>
            </w:r>
          </w:p>
          <w:p w14:paraId="7A2BC9F1" w14:textId="744443F2" w:rsidR="00571F30" w:rsidRPr="007B5FA6" w:rsidRDefault="00C05D69" w:rsidP="00C05D69">
            <w:r w:rsidRPr="00C05D69">
              <w:rPr>
                <w:lang w:val="en-US"/>
              </w:rPr>
              <w:br w:type="page"/>
            </w:r>
          </w:p>
        </w:tc>
      </w:tr>
      <w:tr w:rsidR="00571F30" w:rsidRPr="007B5FA6" w14:paraId="2C55F30F" w14:textId="77777777" w:rsidTr="1D064B76">
        <w:trPr>
          <w:trHeight w:val="384"/>
        </w:trPr>
        <w:tc>
          <w:tcPr>
            <w:tcW w:w="8872" w:type="dxa"/>
          </w:tcPr>
          <w:p w14:paraId="2910AF7B" w14:textId="77777777" w:rsidR="0083657B" w:rsidRPr="007B5FA6" w:rsidRDefault="0083657B" w:rsidP="0083657B">
            <w:r w:rsidRPr="007B5FA6">
              <w:lastRenderedPageBreak/>
              <w:t>2 Production Planning: A hospital is planning its supply management for the next 8 weeks to ensure optimal patient care in its two main departments: Surgery and Emergency. The hospital uses three types of essential supplies: General Medical Supplies, Critical Equipment, and Consumables, each with distinct costs, demand patterns, and operational constraints.</w:t>
            </w:r>
          </w:p>
          <w:p w14:paraId="0028BAEF" w14:textId="77777777" w:rsidR="0083657B" w:rsidRPr="0083657B" w:rsidRDefault="0083657B" w:rsidP="0083657B">
            <w:r w:rsidRPr="0083657B">
              <w:t>At the start of Week 1, the hospital has an initial inventory of each supply type:</w:t>
            </w:r>
          </w:p>
          <w:p w14:paraId="35980D9C" w14:textId="77777777" w:rsidR="0083657B" w:rsidRPr="0083657B" w:rsidRDefault="0083657B" w:rsidP="0083657B">
            <w:pPr>
              <w:numPr>
                <w:ilvl w:val="0"/>
                <w:numId w:val="1"/>
              </w:numPr>
            </w:pPr>
            <w:r w:rsidRPr="0083657B">
              <w:t>General Medical Supplies: 500 units</w:t>
            </w:r>
          </w:p>
          <w:p w14:paraId="254EE8A6" w14:textId="77777777" w:rsidR="0083657B" w:rsidRPr="0083657B" w:rsidRDefault="0083657B" w:rsidP="0083657B">
            <w:pPr>
              <w:numPr>
                <w:ilvl w:val="0"/>
                <w:numId w:val="1"/>
              </w:numPr>
            </w:pPr>
            <w:r w:rsidRPr="0083657B">
              <w:t>Critical Equipment: 50 units</w:t>
            </w:r>
          </w:p>
          <w:p w14:paraId="5F3FFB66" w14:textId="77777777" w:rsidR="0083657B" w:rsidRPr="0083657B" w:rsidRDefault="0083657B" w:rsidP="0083657B">
            <w:pPr>
              <w:numPr>
                <w:ilvl w:val="0"/>
                <w:numId w:val="1"/>
              </w:numPr>
            </w:pPr>
            <w:r w:rsidRPr="0083657B">
              <w:t>Consumables: 1,000 units</w:t>
            </w:r>
          </w:p>
          <w:p w14:paraId="349C62C1" w14:textId="77777777" w:rsidR="0083657B" w:rsidRPr="0083657B" w:rsidRDefault="0083657B" w:rsidP="0083657B">
            <w:r w:rsidRPr="0083657B">
              <w:t>The hospital must meet the projected weekly demand for each supply type in each department. Failure to meet demand results in penalty costs, reflecting the critical nature of patient care. The hospital can place standard orders or bulk orders to procure additional supplies, subject to delivery lead times and bulk order constraints. The hospital must also manage the holding costs for surplus supplies.</w:t>
            </w:r>
          </w:p>
          <w:p w14:paraId="6E8552C3" w14:textId="77777777" w:rsidR="0083657B" w:rsidRPr="0083657B" w:rsidRDefault="00D5327E" w:rsidP="0083657B">
            <w:r>
              <w:rPr>
                <w:noProof/>
              </w:rPr>
              <w:lastRenderedPageBreak/>
            </w:r>
            <w:r w:rsidR="00D5327E">
              <w:rPr>
                <w:noProof/>
              </w:rPr>
              <w:pict w14:anchorId="59B9033A">
                <v:rect id="_x0000_i1025" alt="" style="width:451.3pt;height:191pt;mso-width-percent:0;mso-height-percent:0;mso-width-percent:0;mso-height-percent:0" o:hralign="center" o:hrstd="t" o:hrnoshade="t" o:hr="t" fillcolor="#ececec" stroked="f"/>
              </w:pict>
            </w:r>
          </w:p>
          <w:p w14:paraId="0BC4FC14" w14:textId="77777777" w:rsidR="0083657B" w:rsidRPr="0083657B" w:rsidRDefault="0083657B" w:rsidP="0083657B">
            <w:r w:rsidRPr="0083657B">
              <w:t>Supply and Cost Details</w:t>
            </w:r>
          </w:p>
          <w:p w14:paraId="1F073AD9" w14:textId="77777777" w:rsidR="0083657B" w:rsidRPr="0083657B" w:rsidRDefault="0083657B" w:rsidP="0083657B">
            <w:pPr>
              <w:numPr>
                <w:ilvl w:val="0"/>
                <w:numId w:val="2"/>
              </w:numPr>
            </w:pPr>
            <w:r w:rsidRPr="0083657B">
              <w:t>Ordering Costs:</w:t>
            </w:r>
          </w:p>
          <w:p w14:paraId="7369576B" w14:textId="77777777" w:rsidR="0083657B" w:rsidRPr="0083657B" w:rsidRDefault="0083657B" w:rsidP="0083657B">
            <w:pPr>
              <w:numPr>
                <w:ilvl w:val="1"/>
                <w:numId w:val="2"/>
              </w:numPr>
            </w:pPr>
            <w:r w:rsidRPr="0083657B">
              <w:t>Standard Order Costs:</w:t>
            </w:r>
          </w:p>
          <w:p w14:paraId="2B4B93BE" w14:textId="77777777" w:rsidR="0083657B" w:rsidRPr="0083657B" w:rsidRDefault="0083657B" w:rsidP="0083657B">
            <w:pPr>
              <w:numPr>
                <w:ilvl w:val="2"/>
                <w:numId w:val="2"/>
              </w:numPr>
            </w:pPr>
            <w:r w:rsidRPr="0083657B">
              <w:t>General Medical Supplies: $30/unit</w:t>
            </w:r>
          </w:p>
          <w:p w14:paraId="0D6F9AD8" w14:textId="77777777" w:rsidR="0083657B" w:rsidRPr="0083657B" w:rsidRDefault="0083657B" w:rsidP="0083657B">
            <w:pPr>
              <w:numPr>
                <w:ilvl w:val="2"/>
                <w:numId w:val="2"/>
              </w:numPr>
            </w:pPr>
            <w:r w:rsidRPr="0083657B">
              <w:t>Critical Equipment: $500/unit</w:t>
            </w:r>
          </w:p>
          <w:p w14:paraId="0D941A80" w14:textId="77777777" w:rsidR="0083657B" w:rsidRPr="0083657B" w:rsidRDefault="0083657B" w:rsidP="0083657B">
            <w:pPr>
              <w:numPr>
                <w:ilvl w:val="2"/>
                <w:numId w:val="2"/>
              </w:numPr>
            </w:pPr>
            <w:r w:rsidRPr="0083657B">
              <w:t>Consumables: $10/unit</w:t>
            </w:r>
          </w:p>
          <w:p w14:paraId="05C965AA" w14:textId="77777777" w:rsidR="0083657B" w:rsidRPr="0083657B" w:rsidRDefault="0083657B" w:rsidP="0083657B">
            <w:pPr>
              <w:numPr>
                <w:ilvl w:val="1"/>
                <w:numId w:val="2"/>
              </w:numPr>
            </w:pPr>
            <w:r w:rsidRPr="0083657B">
              <w:t>Bulk Order Costs:</w:t>
            </w:r>
          </w:p>
          <w:p w14:paraId="1A4DD0F9" w14:textId="77777777" w:rsidR="0083657B" w:rsidRPr="0083657B" w:rsidRDefault="0083657B" w:rsidP="0083657B">
            <w:pPr>
              <w:numPr>
                <w:ilvl w:val="2"/>
                <w:numId w:val="2"/>
              </w:numPr>
            </w:pPr>
            <w:r w:rsidRPr="0083657B">
              <w:t>Fixed cost: $1,000 for General Medical Supplies</w:t>
            </w:r>
          </w:p>
          <w:p w14:paraId="3656AC5C" w14:textId="77777777" w:rsidR="0083657B" w:rsidRPr="0083657B" w:rsidRDefault="0083657B" w:rsidP="0083657B">
            <w:pPr>
              <w:numPr>
                <w:ilvl w:val="2"/>
                <w:numId w:val="2"/>
              </w:numPr>
            </w:pPr>
            <w:r w:rsidRPr="0083657B">
              <w:t>Fixed cost: $5,000 for Critical Equipment</w:t>
            </w:r>
          </w:p>
          <w:p w14:paraId="361F1F56" w14:textId="77777777" w:rsidR="0083657B" w:rsidRPr="0083657B" w:rsidRDefault="0083657B" w:rsidP="0083657B">
            <w:pPr>
              <w:numPr>
                <w:ilvl w:val="2"/>
                <w:numId w:val="2"/>
              </w:numPr>
            </w:pPr>
            <w:r w:rsidRPr="0083657B">
              <w:t>Fixed cost: $800 for Consumables</w:t>
            </w:r>
          </w:p>
          <w:p w14:paraId="6301FEE1" w14:textId="77777777" w:rsidR="0083657B" w:rsidRPr="0083657B" w:rsidRDefault="0083657B" w:rsidP="0083657B">
            <w:pPr>
              <w:numPr>
                <w:ilvl w:val="2"/>
                <w:numId w:val="2"/>
              </w:numPr>
            </w:pPr>
            <w:r w:rsidRPr="0083657B">
              <w:t>Bulk orders require a minimum quantity:</w:t>
            </w:r>
          </w:p>
          <w:p w14:paraId="5E9BF95E" w14:textId="77777777" w:rsidR="0083657B" w:rsidRPr="0083657B" w:rsidRDefault="0083657B" w:rsidP="0083657B">
            <w:pPr>
              <w:numPr>
                <w:ilvl w:val="3"/>
                <w:numId w:val="2"/>
              </w:numPr>
            </w:pPr>
            <w:r w:rsidRPr="0083657B">
              <w:t>General Medical Supplies: 200 units</w:t>
            </w:r>
          </w:p>
          <w:p w14:paraId="20BA801D" w14:textId="77777777" w:rsidR="0083657B" w:rsidRPr="0083657B" w:rsidRDefault="0083657B" w:rsidP="0083657B">
            <w:pPr>
              <w:numPr>
                <w:ilvl w:val="3"/>
                <w:numId w:val="2"/>
              </w:numPr>
            </w:pPr>
            <w:r w:rsidRPr="0083657B">
              <w:t>Critical Equipment: 10 units</w:t>
            </w:r>
          </w:p>
          <w:p w14:paraId="2DD1A0C4" w14:textId="77777777" w:rsidR="0083657B" w:rsidRPr="0083657B" w:rsidRDefault="0083657B" w:rsidP="0083657B">
            <w:pPr>
              <w:numPr>
                <w:ilvl w:val="3"/>
                <w:numId w:val="2"/>
              </w:numPr>
            </w:pPr>
            <w:r w:rsidRPr="0083657B">
              <w:t>Consumables: 500 units</w:t>
            </w:r>
          </w:p>
          <w:p w14:paraId="5E115CF0" w14:textId="77777777" w:rsidR="0083657B" w:rsidRPr="0083657B" w:rsidRDefault="0083657B" w:rsidP="0083657B">
            <w:pPr>
              <w:numPr>
                <w:ilvl w:val="0"/>
                <w:numId w:val="2"/>
              </w:numPr>
            </w:pPr>
            <w:r w:rsidRPr="0083657B">
              <w:t>Holding Costs:</w:t>
            </w:r>
          </w:p>
          <w:p w14:paraId="5B2745F1" w14:textId="77777777" w:rsidR="0083657B" w:rsidRPr="0083657B" w:rsidRDefault="0083657B" w:rsidP="0083657B">
            <w:pPr>
              <w:numPr>
                <w:ilvl w:val="1"/>
                <w:numId w:val="2"/>
              </w:numPr>
            </w:pPr>
            <w:r w:rsidRPr="0083657B">
              <w:t>General Medical Supplies: $2/unit/week</w:t>
            </w:r>
          </w:p>
          <w:p w14:paraId="0CB317D4" w14:textId="77777777" w:rsidR="0083657B" w:rsidRPr="0083657B" w:rsidRDefault="0083657B" w:rsidP="0083657B">
            <w:pPr>
              <w:numPr>
                <w:ilvl w:val="1"/>
                <w:numId w:val="2"/>
              </w:numPr>
            </w:pPr>
            <w:r w:rsidRPr="0083657B">
              <w:t>Critical Equipment: $50/unit/week</w:t>
            </w:r>
          </w:p>
          <w:p w14:paraId="4DA5DB5C" w14:textId="77777777" w:rsidR="0083657B" w:rsidRPr="0083657B" w:rsidRDefault="0083657B" w:rsidP="0083657B">
            <w:pPr>
              <w:numPr>
                <w:ilvl w:val="1"/>
                <w:numId w:val="2"/>
              </w:numPr>
            </w:pPr>
            <w:r w:rsidRPr="0083657B">
              <w:t>Consumables: $1/unit/week</w:t>
            </w:r>
          </w:p>
          <w:p w14:paraId="6EDD2CDD" w14:textId="77777777" w:rsidR="0083657B" w:rsidRPr="0083657B" w:rsidRDefault="0083657B" w:rsidP="0083657B">
            <w:pPr>
              <w:numPr>
                <w:ilvl w:val="0"/>
                <w:numId w:val="2"/>
              </w:numPr>
            </w:pPr>
            <w:r w:rsidRPr="0083657B">
              <w:t>Penalty Costs for Unmet Demand:</w:t>
            </w:r>
          </w:p>
          <w:p w14:paraId="360F0F53" w14:textId="77777777" w:rsidR="0083657B" w:rsidRPr="0083657B" w:rsidRDefault="0083657B" w:rsidP="0083657B">
            <w:pPr>
              <w:numPr>
                <w:ilvl w:val="1"/>
                <w:numId w:val="2"/>
              </w:numPr>
            </w:pPr>
            <w:r w:rsidRPr="0083657B">
              <w:t>General Medical Supplies: $100/unit</w:t>
            </w:r>
          </w:p>
          <w:p w14:paraId="7ACBB280" w14:textId="77777777" w:rsidR="0083657B" w:rsidRPr="0083657B" w:rsidRDefault="0083657B" w:rsidP="0083657B">
            <w:pPr>
              <w:numPr>
                <w:ilvl w:val="1"/>
                <w:numId w:val="2"/>
              </w:numPr>
            </w:pPr>
            <w:r w:rsidRPr="0083657B">
              <w:t>Critical Equipment: $1,000/unit</w:t>
            </w:r>
          </w:p>
          <w:p w14:paraId="738BC00C" w14:textId="77777777" w:rsidR="0083657B" w:rsidRPr="0083657B" w:rsidRDefault="0083657B" w:rsidP="0083657B">
            <w:pPr>
              <w:numPr>
                <w:ilvl w:val="1"/>
                <w:numId w:val="2"/>
              </w:numPr>
            </w:pPr>
            <w:r w:rsidRPr="0083657B">
              <w:t>Consumables: $50/unit</w:t>
            </w:r>
          </w:p>
          <w:p w14:paraId="53538DC2" w14:textId="77777777" w:rsidR="0083657B" w:rsidRPr="0083657B" w:rsidRDefault="0083657B" w:rsidP="0083657B">
            <w:pPr>
              <w:numPr>
                <w:ilvl w:val="0"/>
                <w:numId w:val="2"/>
              </w:numPr>
            </w:pPr>
            <w:r w:rsidRPr="0083657B">
              <w:t>Delivery Lead Time:</w:t>
            </w:r>
          </w:p>
          <w:p w14:paraId="47723FFD" w14:textId="77777777" w:rsidR="0083657B" w:rsidRPr="0083657B" w:rsidRDefault="0083657B" w:rsidP="0083657B">
            <w:pPr>
              <w:numPr>
                <w:ilvl w:val="1"/>
                <w:numId w:val="2"/>
              </w:numPr>
            </w:pPr>
            <w:r w:rsidRPr="0083657B">
              <w:t>Supplies ordered in Week </w:t>
            </w:r>
            <w:proofErr w:type="spellStart"/>
            <w:r w:rsidRPr="0083657B">
              <w:t>t</w:t>
            </w:r>
            <w:r w:rsidRPr="0083657B">
              <w:rPr>
                <w:i/>
                <w:iCs/>
              </w:rPr>
              <w:t>t</w:t>
            </w:r>
            <w:proofErr w:type="spellEnd"/>
            <w:r w:rsidRPr="0083657B">
              <w:t> are delivered at the start of Week t+1</w:t>
            </w:r>
            <w:r w:rsidRPr="0083657B">
              <w:rPr>
                <w:i/>
                <w:iCs/>
              </w:rPr>
              <w:t>t</w:t>
            </w:r>
            <w:r w:rsidRPr="0083657B">
              <w:t>+1.</w:t>
            </w:r>
          </w:p>
          <w:p w14:paraId="050DB810" w14:textId="77777777" w:rsidR="0083657B" w:rsidRPr="0083657B" w:rsidRDefault="00D5327E" w:rsidP="0083657B">
            <w:del w:id="5" w:author="Jyotheesh Gaddam" w:date="2025-01-21T23:07:00Z" w16du:dateUtc="2025-01-21T12:07:00Z">
              <w:r>
                <w:rPr>
                  <w:noProof/>
                </w:rPr>
              </w:r>
              <w:r w:rsidR="00D5327E">
                <w:rPr>
                  <w:noProof/>
                </w:rPr>
                <w:pict w14:anchorId="23FC0AF7">
                  <v:rect id="_x0000_i1026" alt="" style="width:451.3pt;height:191pt;mso-width-percent:0;mso-height-percent:0;mso-width-percent:0;mso-height-percent:0" o:hralign="center" o:hrstd="t" o:hrnoshade="t" o:hr="t" fillcolor="#ececec" stroked="f"/>
                </w:pict>
              </w:r>
            </w:del>
          </w:p>
          <w:p w14:paraId="7A5AE78B" w14:textId="77777777" w:rsidR="0083657B" w:rsidRPr="0083657B" w:rsidRDefault="0083657B" w:rsidP="0083657B">
            <w:r w:rsidRPr="0083657B">
              <w:t>Projected Weekly Demand</w:t>
            </w:r>
          </w:p>
          <w:p w14:paraId="0C71C65F" w14:textId="77777777" w:rsidR="0083657B" w:rsidRPr="0083657B" w:rsidRDefault="0083657B" w:rsidP="0083657B">
            <w:r w:rsidRPr="0083657B">
              <w:lastRenderedPageBreak/>
              <w:t>General Medical Supplies (units):</w:t>
            </w:r>
          </w:p>
          <w:tbl>
            <w:tblPr>
              <w:tblW w:w="787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1"/>
              <w:gridCol w:w="2446"/>
              <w:gridCol w:w="3558"/>
            </w:tblGrid>
            <w:tr w:rsidR="0083657B" w:rsidRPr="0083657B" w14:paraId="731DB4BF" w14:textId="77777777" w:rsidTr="0083657B">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03D3DC31" w14:textId="77777777" w:rsidR="0083657B" w:rsidRPr="0083657B" w:rsidRDefault="0083657B" w:rsidP="00D5327E">
                  <w:pPr>
                    <w:framePr w:hSpace="180" w:wrap="around" w:hAnchor="page" w:x="181" w:y="-1236"/>
                    <w:spacing w:after="0" w:line="240" w:lineRule="auto"/>
                  </w:pPr>
                  <w:r w:rsidRPr="0083657B">
                    <w:t>Week</w:t>
                  </w:r>
                </w:p>
              </w:tc>
              <w:tc>
                <w:tcPr>
                  <w:tcW w:w="0" w:type="auto"/>
                  <w:tcBorders>
                    <w:top w:val="single" w:sz="6" w:space="0" w:color="auto"/>
                    <w:left w:val="single" w:sz="6" w:space="0" w:color="auto"/>
                    <w:bottom w:val="single" w:sz="6" w:space="0" w:color="auto"/>
                    <w:right w:val="single" w:sz="2" w:space="0" w:color="auto"/>
                  </w:tcBorders>
                  <w:vAlign w:val="bottom"/>
                  <w:hideMark/>
                </w:tcPr>
                <w:p w14:paraId="71B307AF" w14:textId="77777777" w:rsidR="0083657B" w:rsidRPr="0083657B" w:rsidRDefault="0083657B" w:rsidP="00D5327E">
                  <w:pPr>
                    <w:framePr w:hSpace="180" w:wrap="around" w:hAnchor="page" w:x="181" w:y="-1236"/>
                    <w:spacing w:after="0" w:line="240" w:lineRule="auto"/>
                  </w:pPr>
                  <w:r w:rsidRPr="0083657B">
                    <w:t>Surgery</w:t>
                  </w:r>
                </w:p>
              </w:tc>
              <w:tc>
                <w:tcPr>
                  <w:tcW w:w="0" w:type="auto"/>
                  <w:tcBorders>
                    <w:top w:val="single" w:sz="6" w:space="0" w:color="auto"/>
                    <w:left w:val="single" w:sz="6" w:space="0" w:color="auto"/>
                    <w:bottom w:val="single" w:sz="6" w:space="0" w:color="auto"/>
                    <w:right w:val="single" w:sz="6" w:space="0" w:color="auto"/>
                  </w:tcBorders>
                  <w:vAlign w:val="bottom"/>
                  <w:hideMark/>
                </w:tcPr>
                <w:p w14:paraId="7C3AB424" w14:textId="77777777" w:rsidR="0083657B" w:rsidRPr="0083657B" w:rsidRDefault="0083657B" w:rsidP="00D5327E">
                  <w:pPr>
                    <w:framePr w:hSpace="180" w:wrap="around" w:hAnchor="page" w:x="181" w:y="-1236"/>
                    <w:spacing w:after="0" w:line="240" w:lineRule="auto"/>
                  </w:pPr>
                  <w:r w:rsidRPr="0083657B">
                    <w:t>Emergency</w:t>
                  </w:r>
                </w:p>
              </w:tc>
            </w:tr>
            <w:tr w:rsidR="0083657B" w:rsidRPr="0083657B" w14:paraId="7E0DD177"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5AC0456" w14:textId="77777777" w:rsidR="0083657B" w:rsidRPr="0083657B" w:rsidRDefault="0083657B" w:rsidP="00D5327E">
                  <w:pPr>
                    <w:framePr w:hSpace="180" w:wrap="around" w:hAnchor="page" w:x="181" w:y="-1236"/>
                    <w:spacing w:after="0" w:line="240" w:lineRule="auto"/>
                  </w:pPr>
                  <w:r w:rsidRPr="0083657B">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432F484F" w14:textId="77777777" w:rsidR="0083657B" w:rsidRPr="0083657B" w:rsidRDefault="0083657B" w:rsidP="00D5327E">
                  <w:pPr>
                    <w:framePr w:hSpace="180" w:wrap="around" w:hAnchor="page" w:x="181" w:y="-1236"/>
                    <w:spacing w:after="0" w:line="240" w:lineRule="auto"/>
                  </w:pPr>
                  <w:r w:rsidRPr="0083657B">
                    <w:t>200</w:t>
                  </w:r>
                </w:p>
              </w:tc>
              <w:tc>
                <w:tcPr>
                  <w:tcW w:w="0" w:type="auto"/>
                  <w:tcBorders>
                    <w:top w:val="single" w:sz="2" w:space="0" w:color="auto"/>
                    <w:left w:val="single" w:sz="6" w:space="0" w:color="auto"/>
                    <w:bottom w:val="single" w:sz="6" w:space="0" w:color="auto"/>
                    <w:right w:val="single" w:sz="6" w:space="0" w:color="auto"/>
                  </w:tcBorders>
                  <w:vAlign w:val="bottom"/>
                  <w:hideMark/>
                </w:tcPr>
                <w:p w14:paraId="07F5DC37" w14:textId="77777777" w:rsidR="0083657B" w:rsidRPr="0083657B" w:rsidRDefault="0083657B" w:rsidP="00D5327E">
                  <w:pPr>
                    <w:framePr w:hSpace="180" w:wrap="around" w:hAnchor="page" w:x="181" w:y="-1236"/>
                    <w:spacing w:after="0" w:line="240" w:lineRule="auto"/>
                  </w:pPr>
                  <w:r w:rsidRPr="0083657B">
                    <w:t>300</w:t>
                  </w:r>
                </w:p>
              </w:tc>
            </w:tr>
            <w:tr w:rsidR="0083657B" w:rsidRPr="0083657B" w14:paraId="36E946D5"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329B7DD" w14:textId="77777777" w:rsidR="0083657B" w:rsidRPr="0083657B" w:rsidRDefault="0083657B" w:rsidP="00D5327E">
                  <w:pPr>
                    <w:framePr w:hSpace="180" w:wrap="around" w:hAnchor="page" w:x="181" w:y="-1236"/>
                    <w:spacing w:after="0" w:line="240" w:lineRule="auto"/>
                  </w:pPr>
                  <w:r w:rsidRPr="0083657B">
                    <w:t>2</w:t>
                  </w:r>
                </w:p>
              </w:tc>
              <w:tc>
                <w:tcPr>
                  <w:tcW w:w="0" w:type="auto"/>
                  <w:tcBorders>
                    <w:top w:val="single" w:sz="2" w:space="0" w:color="auto"/>
                    <w:left w:val="single" w:sz="6" w:space="0" w:color="auto"/>
                    <w:bottom w:val="single" w:sz="6" w:space="0" w:color="auto"/>
                    <w:right w:val="single" w:sz="2" w:space="0" w:color="auto"/>
                  </w:tcBorders>
                  <w:vAlign w:val="bottom"/>
                  <w:hideMark/>
                </w:tcPr>
                <w:p w14:paraId="227FA062" w14:textId="77777777" w:rsidR="0083657B" w:rsidRPr="0083657B" w:rsidRDefault="0083657B" w:rsidP="00D5327E">
                  <w:pPr>
                    <w:framePr w:hSpace="180" w:wrap="around" w:hAnchor="page" w:x="181" w:y="-1236"/>
                    <w:spacing w:after="0" w:line="240" w:lineRule="auto"/>
                  </w:pPr>
                  <w:r w:rsidRPr="0083657B">
                    <w:t>220</w:t>
                  </w:r>
                </w:p>
              </w:tc>
              <w:tc>
                <w:tcPr>
                  <w:tcW w:w="0" w:type="auto"/>
                  <w:tcBorders>
                    <w:top w:val="single" w:sz="2" w:space="0" w:color="auto"/>
                    <w:left w:val="single" w:sz="6" w:space="0" w:color="auto"/>
                    <w:bottom w:val="single" w:sz="6" w:space="0" w:color="auto"/>
                    <w:right w:val="single" w:sz="6" w:space="0" w:color="auto"/>
                  </w:tcBorders>
                  <w:vAlign w:val="bottom"/>
                  <w:hideMark/>
                </w:tcPr>
                <w:p w14:paraId="15389643" w14:textId="77777777" w:rsidR="0083657B" w:rsidRPr="0083657B" w:rsidRDefault="0083657B" w:rsidP="00D5327E">
                  <w:pPr>
                    <w:framePr w:hSpace="180" w:wrap="around" w:hAnchor="page" w:x="181" w:y="-1236"/>
                    <w:spacing w:after="0" w:line="240" w:lineRule="auto"/>
                  </w:pPr>
                  <w:r w:rsidRPr="0083657B">
                    <w:t>320</w:t>
                  </w:r>
                </w:p>
              </w:tc>
            </w:tr>
            <w:tr w:rsidR="0083657B" w:rsidRPr="0083657B" w14:paraId="14CAE692"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E4F1F97" w14:textId="77777777" w:rsidR="0083657B" w:rsidRPr="0083657B" w:rsidRDefault="0083657B" w:rsidP="00D5327E">
                  <w:pPr>
                    <w:framePr w:hSpace="180" w:wrap="around" w:hAnchor="page" w:x="181" w:y="-1236"/>
                    <w:spacing w:after="0" w:line="240" w:lineRule="auto"/>
                  </w:pPr>
                  <w:r w:rsidRPr="0083657B">
                    <w:t>3</w:t>
                  </w:r>
                </w:p>
              </w:tc>
              <w:tc>
                <w:tcPr>
                  <w:tcW w:w="0" w:type="auto"/>
                  <w:tcBorders>
                    <w:top w:val="single" w:sz="2" w:space="0" w:color="auto"/>
                    <w:left w:val="single" w:sz="6" w:space="0" w:color="auto"/>
                    <w:bottom w:val="single" w:sz="6" w:space="0" w:color="auto"/>
                    <w:right w:val="single" w:sz="2" w:space="0" w:color="auto"/>
                  </w:tcBorders>
                  <w:vAlign w:val="bottom"/>
                  <w:hideMark/>
                </w:tcPr>
                <w:p w14:paraId="2C7B9EE7" w14:textId="77777777" w:rsidR="0083657B" w:rsidRPr="0083657B" w:rsidRDefault="0083657B" w:rsidP="00D5327E">
                  <w:pPr>
                    <w:framePr w:hSpace="180" w:wrap="around" w:hAnchor="page" w:x="181" w:y="-1236"/>
                    <w:spacing w:after="0" w:line="240" w:lineRule="auto"/>
                  </w:pPr>
                  <w:r w:rsidRPr="0083657B">
                    <w:t>210</w:t>
                  </w:r>
                </w:p>
              </w:tc>
              <w:tc>
                <w:tcPr>
                  <w:tcW w:w="0" w:type="auto"/>
                  <w:tcBorders>
                    <w:top w:val="single" w:sz="2" w:space="0" w:color="auto"/>
                    <w:left w:val="single" w:sz="6" w:space="0" w:color="auto"/>
                    <w:bottom w:val="single" w:sz="6" w:space="0" w:color="auto"/>
                    <w:right w:val="single" w:sz="6" w:space="0" w:color="auto"/>
                  </w:tcBorders>
                  <w:vAlign w:val="bottom"/>
                  <w:hideMark/>
                </w:tcPr>
                <w:p w14:paraId="1D8BBC7E" w14:textId="77777777" w:rsidR="0083657B" w:rsidRPr="0083657B" w:rsidRDefault="0083657B" w:rsidP="00D5327E">
                  <w:pPr>
                    <w:framePr w:hSpace="180" w:wrap="around" w:hAnchor="page" w:x="181" w:y="-1236"/>
                    <w:spacing w:after="0" w:line="240" w:lineRule="auto"/>
                  </w:pPr>
                  <w:r w:rsidRPr="0083657B">
                    <w:t>310</w:t>
                  </w:r>
                </w:p>
              </w:tc>
            </w:tr>
            <w:tr w:rsidR="0083657B" w:rsidRPr="0083657B" w14:paraId="5932AF25"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6FC3CBD" w14:textId="77777777" w:rsidR="0083657B" w:rsidRPr="0083657B" w:rsidRDefault="0083657B" w:rsidP="00D5327E">
                  <w:pPr>
                    <w:framePr w:hSpace="180" w:wrap="around" w:hAnchor="page" w:x="181" w:y="-1236"/>
                    <w:spacing w:after="0" w:line="240" w:lineRule="auto"/>
                  </w:pPr>
                  <w:r w:rsidRPr="0083657B">
                    <w:t>4</w:t>
                  </w:r>
                </w:p>
              </w:tc>
              <w:tc>
                <w:tcPr>
                  <w:tcW w:w="0" w:type="auto"/>
                  <w:tcBorders>
                    <w:top w:val="single" w:sz="2" w:space="0" w:color="auto"/>
                    <w:left w:val="single" w:sz="6" w:space="0" w:color="auto"/>
                    <w:bottom w:val="single" w:sz="6" w:space="0" w:color="auto"/>
                    <w:right w:val="single" w:sz="2" w:space="0" w:color="auto"/>
                  </w:tcBorders>
                  <w:vAlign w:val="bottom"/>
                  <w:hideMark/>
                </w:tcPr>
                <w:p w14:paraId="55B3065C" w14:textId="77777777" w:rsidR="0083657B" w:rsidRPr="0083657B" w:rsidRDefault="0083657B" w:rsidP="00D5327E">
                  <w:pPr>
                    <w:framePr w:hSpace="180" w:wrap="around" w:hAnchor="page" w:x="181" w:y="-1236"/>
                    <w:spacing w:after="0" w:line="240" w:lineRule="auto"/>
                  </w:pPr>
                  <w:r w:rsidRPr="0083657B">
                    <w:t>230</w:t>
                  </w:r>
                </w:p>
              </w:tc>
              <w:tc>
                <w:tcPr>
                  <w:tcW w:w="0" w:type="auto"/>
                  <w:tcBorders>
                    <w:top w:val="single" w:sz="2" w:space="0" w:color="auto"/>
                    <w:left w:val="single" w:sz="6" w:space="0" w:color="auto"/>
                    <w:bottom w:val="single" w:sz="6" w:space="0" w:color="auto"/>
                    <w:right w:val="single" w:sz="6" w:space="0" w:color="auto"/>
                  </w:tcBorders>
                  <w:vAlign w:val="bottom"/>
                  <w:hideMark/>
                </w:tcPr>
                <w:p w14:paraId="5007E03F" w14:textId="77777777" w:rsidR="0083657B" w:rsidRPr="0083657B" w:rsidRDefault="0083657B" w:rsidP="00D5327E">
                  <w:pPr>
                    <w:framePr w:hSpace="180" w:wrap="around" w:hAnchor="page" w:x="181" w:y="-1236"/>
                    <w:spacing w:after="0" w:line="240" w:lineRule="auto"/>
                  </w:pPr>
                  <w:r w:rsidRPr="0083657B">
                    <w:t>340</w:t>
                  </w:r>
                </w:p>
              </w:tc>
            </w:tr>
            <w:tr w:rsidR="0083657B" w:rsidRPr="0083657B" w14:paraId="00B42953"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8760B9E" w14:textId="77777777" w:rsidR="0083657B" w:rsidRPr="0083657B" w:rsidRDefault="0083657B" w:rsidP="00D5327E">
                  <w:pPr>
                    <w:framePr w:hSpace="180" w:wrap="around" w:hAnchor="page" w:x="181" w:y="-1236"/>
                    <w:spacing w:after="0" w:line="240" w:lineRule="auto"/>
                  </w:pPr>
                  <w:r w:rsidRPr="0083657B">
                    <w:t>5</w:t>
                  </w:r>
                </w:p>
              </w:tc>
              <w:tc>
                <w:tcPr>
                  <w:tcW w:w="0" w:type="auto"/>
                  <w:tcBorders>
                    <w:top w:val="single" w:sz="2" w:space="0" w:color="auto"/>
                    <w:left w:val="single" w:sz="6" w:space="0" w:color="auto"/>
                    <w:bottom w:val="single" w:sz="6" w:space="0" w:color="auto"/>
                    <w:right w:val="single" w:sz="2" w:space="0" w:color="auto"/>
                  </w:tcBorders>
                  <w:vAlign w:val="bottom"/>
                  <w:hideMark/>
                </w:tcPr>
                <w:p w14:paraId="33A85277" w14:textId="77777777" w:rsidR="0083657B" w:rsidRPr="0083657B" w:rsidRDefault="0083657B" w:rsidP="00D5327E">
                  <w:pPr>
                    <w:framePr w:hSpace="180" w:wrap="around" w:hAnchor="page" w:x="181" w:y="-1236"/>
                    <w:spacing w:after="0" w:line="240" w:lineRule="auto"/>
                  </w:pPr>
                  <w:r w:rsidRPr="0083657B">
                    <w:t>220</w:t>
                  </w:r>
                </w:p>
              </w:tc>
              <w:tc>
                <w:tcPr>
                  <w:tcW w:w="0" w:type="auto"/>
                  <w:tcBorders>
                    <w:top w:val="single" w:sz="2" w:space="0" w:color="auto"/>
                    <w:left w:val="single" w:sz="6" w:space="0" w:color="auto"/>
                    <w:bottom w:val="single" w:sz="6" w:space="0" w:color="auto"/>
                    <w:right w:val="single" w:sz="6" w:space="0" w:color="auto"/>
                  </w:tcBorders>
                  <w:vAlign w:val="bottom"/>
                  <w:hideMark/>
                </w:tcPr>
                <w:p w14:paraId="5B705D32" w14:textId="77777777" w:rsidR="0083657B" w:rsidRPr="0083657B" w:rsidRDefault="0083657B" w:rsidP="00D5327E">
                  <w:pPr>
                    <w:framePr w:hSpace="180" w:wrap="around" w:hAnchor="page" w:x="181" w:y="-1236"/>
                    <w:spacing w:after="0" w:line="240" w:lineRule="auto"/>
                  </w:pPr>
                  <w:r w:rsidRPr="0083657B">
                    <w:t>330</w:t>
                  </w:r>
                </w:p>
              </w:tc>
            </w:tr>
            <w:tr w:rsidR="0083657B" w:rsidRPr="0083657B" w14:paraId="46C145A9"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AA206AF" w14:textId="77777777" w:rsidR="0083657B" w:rsidRPr="0083657B" w:rsidRDefault="0083657B" w:rsidP="00D5327E">
                  <w:pPr>
                    <w:framePr w:hSpace="180" w:wrap="around" w:hAnchor="page" w:x="181" w:y="-1236"/>
                    <w:spacing w:after="0" w:line="240" w:lineRule="auto"/>
                  </w:pPr>
                  <w:r w:rsidRPr="0083657B">
                    <w:t>6</w:t>
                  </w:r>
                </w:p>
              </w:tc>
              <w:tc>
                <w:tcPr>
                  <w:tcW w:w="0" w:type="auto"/>
                  <w:tcBorders>
                    <w:top w:val="single" w:sz="2" w:space="0" w:color="auto"/>
                    <w:left w:val="single" w:sz="6" w:space="0" w:color="auto"/>
                    <w:bottom w:val="single" w:sz="6" w:space="0" w:color="auto"/>
                    <w:right w:val="single" w:sz="2" w:space="0" w:color="auto"/>
                  </w:tcBorders>
                  <w:vAlign w:val="bottom"/>
                  <w:hideMark/>
                </w:tcPr>
                <w:p w14:paraId="54E71D86" w14:textId="77777777" w:rsidR="0083657B" w:rsidRPr="0083657B" w:rsidRDefault="0083657B" w:rsidP="00D5327E">
                  <w:pPr>
                    <w:framePr w:hSpace="180" w:wrap="around" w:hAnchor="page" w:x="181" w:y="-1236"/>
                    <w:spacing w:after="0" w:line="240" w:lineRule="auto"/>
                  </w:pPr>
                  <w:r w:rsidRPr="0083657B">
                    <w:t>240</w:t>
                  </w:r>
                </w:p>
              </w:tc>
              <w:tc>
                <w:tcPr>
                  <w:tcW w:w="0" w:type="auto"/>
                  <w:tcBorders>
                    <w:top w:val="single" w:sz="2" w:space="0" w:color="auto"/>
                    <w:left w:val="single" w:sz="6" w:space="0" w:color="auto"/>
                    <w:bottom w:val="single" w:sz="6" w:space="0" w:color="auto"/>
                    <w:right w:val="single" w:sz="6" w:space="0" w:color="auto"/>
                  </w:tcBorders>
                  <w:vAlign w:val="bottom"/>
                  <w:hideMark/>
                </w:tcPr>
                <w:p w14:paraId="41647AA1" w14:textId="77777777" w:rsidR="0083657B" w:rsidRPr="0083657B" w:rsidRDefault="0083657B" w:rsidP="00D5327E">
                  <w:pPr>
                    <w:framePr w:hSpace="180" w:wrap="around" w:hAnchor="page" w:x="181" w:y="-1236"/>
                    <w:spacing w:after="0" w:line="240" w:lineRule="auto"/>
                  </w:pPr>
                  <w:r w:rsidRPr="0083657B">
                    <w:t>350</w:t>
                  </w:r>
                </w:p>
              </w:tc>
            </w:tr>
            <w:tr w:rsidR="0083657B" w:rsidRPr="0083657B" w14:paraId="706E8B6F"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F9A2FB2" w14:textId="77777777" w:rsidR="0083657B" w:rsidRPr="0083657B" w:rsidRDefault="0083657B" w:rsidP="00D5327E">
                  <w:pPr>
                    <w:framePr w:hSpace="180" w:wrap="around" w:hAnchor="page" w:x="181" w:y="-1236"/>
                    <w:spacing w:after="0" w:line="240" w:lineRule="auto"/>
                  </w:pPr>
                  <w:r w:rsidRPr="0083657B">
                    <w:t>7</w:t>
                  </w:r>
                </w:p>
              </w:tc>
              <w:tc>
                <w:tcPr>
                  <w:tcW w:w="0" w:type="auto"/>
                  <w:tcBorders>
                    <w:top w:val="single" w:sz="2" w:space="0" w:color="auto"/>
                    <w:left w:val="single" w:sz="6" w:space="0" w:color="auto"/>
                    <w:bottom w:val="single" w:sz="6" w:space="0" w:color="auto"/>
                    <w:right w:val="single" w:sz="2" w:space="0" w:color="auto"/>
                  </w:tcBorders>
                  <w:vAlign w:val="bottom"/>
                  <w:hideMark/>
                </w:tcPr>
                <w:p w14:paraId="5924AE8F" w14:textId="77777777" w:rsidR="0083657B" w:rsidRPr="0083657B" w:rsidRDefault="0083657B" w:rsidP="00D5327E">
                  <w:pPr>
                    <w:framePr w:hSpace="180" w:wrap="around" w:hAnchor="page" w:x="181" w:y="-1236"/>
                    <w:spacing w:after="0" w:line="240" w:lineRule="auto"/>
                  </w:pPr>
                  <w:r w:rsidRPr="0083657B">
                    <w:t>230</w:t>
                  </w:r>
                </w:p>
              </w:tc>
              <w:tc>
                <w:tcPr>
                  <w:tcW w:w="0" w:type="auto"/>
                  <w:tcBorders>
                    <w:top w:val="single" w:sz="2" w:space="0" w:color="auto"/>
                    <w:left w:val="single" w:sz="6" w:space="0" w:color="auto"/>
                    <w:bottom w:val="single" w:sz="6" w:space="0" w:color="auto"/>
                    <w:right w:val="single" w:sz="6" w:space="0" w:color="auto"/>
                  </w:tcBorders>
                  <w:vAlign w:val="bottom"/>
                  <w:hideMark/>
                </w:tcPr>
                <w:p w14:paraId="6F497731" w14:textId="77777777" w:rsidR="0083657B" w:rsidRPr="0083657B" w:rsidRDefault="0083657B" w:rsidP="00D5327E">
                  <w:pPr>
                    <w:framePr w:hSpace="180" w:wrap="around" w:hAnchor="page" w:x="181" w:y="-1236"/>
                    <w:spacing w:after="0" w:line="240" w:lineRule="auto"/>
                  </w:pPr>
                  <w:r w:rsidRPr="0083657B">
                    <w:t>340</w:t>
                  </w:r>
                </w:p>
              </w:tc>
            </w:tr>
            <w:tr w:rsidR="0083657B" w:rsidRPr="0083657B" w14:paraId="37C9CBB1"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BE80C3F" w14:textId="77777777" w:rsidR="0083657B" w:rsidRPr="0083657B" w:rsidRDefault="0083657B" w:rsidP="00D5327E">
                  <w:pPr>
                    <w:framePr w:hSpace="180" w:wrap="around" w:hAnchor="page" w:x="181" w:y="-1236"/>
                    <w:spacing w:after="0" w:line="240" w:lineRule="auto"/>
                  </w:pPr>
                  <w:r w:rsidRPr="0083657B">
                    <w:t>8</w:t>
                  </w:r>
                </w:p>
              </w:tc>
              <w:tc>
                <w:tcPr>
                  <w:tcW w:w="0" w:type="auto"/>
                  <w:tcBorders>
                    <w:top w:val="single" w:sz="2" w:space="0" w:color="auto"/>
                    <w:left w:val="single" w:sz="6" w:space="0" w:color="auto"/>
                    <w:bottom w:val="single" w:sz="6" w:space="0" w:color="auto"/>
                    <w:right w:val="single" w:sz="2" w:space="0" w:color="auto"/>
                  </w:tcBorders>
                  <w:vAlign w:val="bottom"/>
                  <w:hideMark/>
                </w:tcPr>
                <w:p w14:paraId="702AAE84" w14:textId="77777777" w:rsidR="0083657B" w:rsidRPr="0083657B" w:rsidRDefault="0083657B" w:rsidP="00D5327E">
                  <w:pPr>
                    <w:framePr w:hSpace="180" w:wrap="around" w:hAnchor="page" w:x="181" w:y="-1236"/>
                    <w:spacing w:after="0" w:line="240" w:lineRule="auto"/>
                  </w:pPr>
                  <w:r w:rsidRPr="0083657B">
                    <w:t>250</w:t>
                  </w:r>
                </w:p>
              </w:tc>
              <w:tc>
                <w:tcPr>
                  <w:tcW w:w="0" w:type="auto"/>
                  <w:tcBorders>
                    <w:top w:val="single" w:sz="2" w:space="0" w:color="auto"/>
                    <w:left w:val="single" w:sz="6" w:space="0" w:color="auto"/>
                    <w:bottom w:val="single" w:sz="6" w:space="0" w:color="auto"/>
                    <w:right w:val="single" w:sz="6" w:space="0" w:color="auto"/>
                  </w:tcBorders>
                  <w:vAlign w:val="bottom"/>
                  <w:hideMark/>
                </w:tcPr>
                <w:p w14:paraId="3075F1CB" w14:textId="77777777" w:rsidR="0083657B" w:rsidRPr="0083657B" w:rsidRDefault="0083657B" w:rsidP="00D5327E">
                  <w:pPr>
                    <w:framePr w:hSpace="180" w:wrap="around" w:hAnchor="page" w:x="181" w:y="-1236"/>
                    <w:spacing w:after="0" w:line="240" w:lineRule="auto"/>
                  </w:pPr>
                  <w:r w:rsidRPr="0083657B">
                    <w:t>360</w:t>
                  </w:r>
                </w:p>
              </w:tc>
            </w:tr>
          </w:tbl>
          <w:p w14:paraId="53982210" w14:textId="77777777" w:rsidR="0083657B" w:rsidRPr="0083657B" w:rsidRDefault="0083657B" w:rsidP="0083657B">
            <w:r w:rsidRPr="0083657B">
              <w:t>Critical Equipment (units):</w:t>
            </w:r>
          </w:p>
          <w:tbl>
            <w:tblPr>
              <w:tblW w:w="787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1"/>
              <w:gridCol w:w="2446"/>
              <w:gridCol w:w="3558"/>
            </w:tblGrid>
            <w:tr w:rsidR="0083657B" w:rsidRPr="0083657B" w14:paraId="6D0E067A" w14:textId="77777777" w:rsidTr="0083657B">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0E5F94B6" w14:textId="77777777" w:rsidR="0083657B" w:rsidRPr="0083657B" w:rsidRDefault="0083657B" w:rsidP="00D5327E">
                  <w:pPr>
                    <w:framePr w:hSpace="180" w:wrap="around" w:hAnchor="page" w:x="181" w:y="-1236"/>
                    <w:spacing w:after="0" w:line="240" w:lineRule="auto"/>
                  </w:pPr>
                  <w:r w:rsidRPr="0083657B">
                    <w:t>Week</w:t>
                  </w:r>
                </w:p>
              </w:tc>
              <w:tc>
                <w:tcPr>
                  <w:tcW w:w="0" w:type="auto"/>
                  <w:tcBorders>
                    <w:top w:val="single" w:sz="6" w:space="0" w:color="auto"/>
                    <w:left w:val="single" w:sz="6" w:space="0" w:color="auto"/>
                    <w:bottom w:val="single" w:sz="6" w:space="0" w:color="auto"/>
                    <w:right w:val="single" w:sz="2" w:space="0" w:color="auto"/>
                  </w:tcBorders>
                  <w:vAlign w:val="bottom"/>
                  <w:hideMark/>
                </w:tcPr>
                <w:p w14:paraId="03D8B5E1" w14:textId="77777777" w:rsidR="0083657B" w:rsidRPr="0083657B" w:rsidRDefault="0083657B" w:rsidP="00D5327E">
                  <w:pPr>
                    <w:framePr w:hSpace="180" w:wrap="around" w:hAnchor="page" w:x="181" w:y="-1236"/>
                    <w:spacing w:after="0" w:line="240" w:lineRule="auto"/>
                  </w:pPr>
                  <w:r w:rsidRPr="0083657B">
                    <w:t>Surgery</w:t>
                  </w:r>
                </w:p>
              </w:tc>
              <w:tc>
                <w:tcPr>
                  <w:tcW w:w="0" w:type="auto"/>
                  <w:tcBorders>
                    <w:top w:val="single" w:sz="6" w:space="0" w:color="auto"/>
                    <w:left w:val="single" w:sz="6" w:space="0" w:color="auto"/>
                    <w:bottom w:val="single" w:sz="6" w:space="0" w:color="auto"/>
                    <w:right w:val="single" w:sz="6" w:space="0" w:color="auto"/>
                  </w:tcBorders>
                  <w:vAlign w:val="bottom"/>
                  <w:hideMark/>
                </w:tcPr>
                <w:p w14:paraId="2BC62F36" w14:textId="77777777" w:rsidR="0083657B" w:rsidRPr="0083657B" w:rsidRDefault="0083657B" w:rsidP="00D5327E">
                  <w:pPr>
                    <w:framePr w:hSpace="180" w:wrap="around" w:hAnchor="page" w:x="181" w:y="-1236"/>
                    <w:spacing w:after="0" w:line="240" w:lineRule="auto"/>
                  </w:pPr>
                  <w:r w:rsidRPr="0083657B">
                    <w:t>Emergency</w:t>
                  </w:r>
                </w:p>
              </w:tc>
            </w:tr>
            <w:tr w:rsidR="0083657B" w:rsidRPr="0083657B" w14:paraId="2EEE2613"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E1B6AAF" w14:textId="77777777" w:rsidR="0083657B" w:rsidRPr="0083657B" w:rsidRDefault="0083657B" w:rsidP="00D5327E">
                  <w:pPr>
                    <w:framePr w:hSpace="180" w:wrap="around" w:hAnchor="page" w:x="181" w:y="-1236"/>
                    <w:spacing w:after="0" w:line="240" w:lineRule="auto"/>
                  </w:pPr>
                  <w:r w:rsidRPr="0083657B">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0CD898DD" w14:textId="77777777" w:rsidR="0083657B" w:rsidRPr="0083657B" w:rsidRDefault="0083657B" w:rsidP="00D5327E">
                  <w:pPr>
                    <w:framePr w:hSpace="180" w:wrap="around" w:hAnchor="page" w:x="181" w:y="-1236"/>
                    <w:spacing w:after="0" w:line="240" w:lineRule="auto"/>
                  </w:pPr>
                  <w:r w:rsidRPr="0083657B">
                    <w:t>5</w:t>
                  </w:r>
                </w:p>
              </w:tc>
              <w:tc>
                <w:tcPr>
                  <w:tcW w:w="0" w:type="auto"/>
                  <w:tcBorders>
                    <w:top w:val="single" w:sz="2" w:space="0" w:color="auto"/>
                    <w:left w:val="single" w:sz="6" w:space="0" w:color="auto"/>
                    <w:bottom w:val="single" w:sz="6" w:space="0" w:color="auto"/>
                    <w:right w:val="single" w:sz="6" w:space="0" w:color="auto"/>
                  </w:tcBorders>
                  <w:vAlign w:val="bottom"/>
                  <w:hideMark/>
                </w:tcPr>
                <w:p w14:paraId="6C6D0F3A" w14:textId="77777777" w:rsidR="0083657B" w:rsidRPr="0083657B" w:rsidRDefault="0083657B" w:rsidP="00D5327E">
                  <w:pPr>
                    <w:framePr w:hSpace="180" w:wrap="around" w:hAnchor="page" w:x="181" w:y="-1236"/>
                    <w:spacing w:after="0" w:line="240" w:lineRule="auto"/>
                  </w:pPr>
                  <w:r w:rsidRPr="0083657B">
                    <w:t>8</w:t>
                  </w:r>
                </w:p>
              </w:tc>
            </w:tr>
            <w:tr w:rsidR="0083657B" w:rsidRPr="0083657B" w14:paraId="1F78A25F"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1376014" w14:textId="77777777" w:rsidR="0083657B" w:rsidRPr="0083657B" w:rsidRDefault="0083657B" w:rsidP="00D5327E">
                  <w:pPr>
                    <w:framePr w:hSpace="180" w:wrap="around" w:hAnchor="page" w:x="181" w:y="-1236"/>
                    <w:spacing w:after="0" w:line="240" w:lineRule="auto"/>
                  </w:pPr>
                  <w:r w:rsidRPr="0083657B">
                    <w:t>2</w:t>
                  </w:r>
                </w:p>
              </w:tc>
              <w:tc>
                <w:tcPr>
                  <w:tcW w:w="0" w:type="auto"/>
                  <w:tcBorders>
                    <w:top w:val="single" w:sz="2" w:space="0" w:color="auto"/>
                    <w:left w:val="single" w:sz="6" w:space="0" w:color="auto"/>
                    <w:bottom w:val="single" w:sz="6" w:space="0" w:color="auto"/>
                    <w:right w:val="single" w:sz="2" w:space="0" w:color="auto"/>
                  </w:tcBorders>
                  <w:vAlign w:val="bottom"/>
                  <w:hideMark/>
                </w:tcPr>
                <w:p w14:paraId="446D8315" w14:textId="77777777" w:rsidR="0083657B" w:rsidRPr="0083657B" w:rsidRDefault="0083657B" w:rsidP="00D5327E">
                  <w:pPr>
                    <w:framePr w:hSpace="180" w:wrap="around" w:hAnchor="page" w:x="181" w:y="-1236"/>
                    <w:spacing w:after="0" w:line="240" w:lineRule="auto"/>
                  </w:pPr>
                  <w:r w:rsidRPr="0083657B">
                    <w:t>6</w:t>
                  </w:r>
                </w:p>
              </w:tc>
              <w:tc>
                <w:tcPr>
                  <w:tcW w:w="0" w:type="auto"/>
                  <w:tcBorders>
                    <w:top w:val="single" w:sz="2" w:space="0" w:color="auto"/>
                    <w:left w:val="single" w:sz="6" w:space="0" w:color="auto"/>
                    <w:bottom w:val="single" w:sz="6" w:space="0" w:color="auto"/>
                    <w:right w:val="single" w:sz="6" w:space="0" w:color="auto"/>
                  </w:tcBorders>
                  <w:vAlign w:val="bottom"/>
                  <w:hideMark/>
                </w:tcPr>
                <w:p w14:paraId="384A8FBA" w14:textId="77777777" w:rsidR="0083657B" w:rsidRPr="0083657B" w:rsidRDefault="0083657B" w:rsidP="00D5327E">
                  <w:pPr>
                    <w:framePr w:hSpace="180" w:wrap="around" w:hAnchor="page" w:x="181" w:y="-1236"/>
                    <w:spacing w:after="0" w:line="240" w:lineRule="auto"/>
                  </w:pPr>
                  <w:r w:rsidRPr="0083657B">
                    <w:t>9</w:t>
                  </w:r>
                </w:p>
              </w:tc>
            </w:tr>
            <w:tr w:rsidR="0083657B" w:rsidRPr="0083657B" w14:paraId="00A973DA"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1F9DB25" w14:textId="77777777" w:rsidR="0083657B" w:rsidRPr="0083657B" w:rsidRDefault="0083657B" w:rsidP="00D5327E">
                  <w:pPr>
                    <w:framePr w:hSpace="180" w:wrap="around" w:hAnchor="page" w:x="181" w:y="-1236"/>
                    <w:spacing w:after="0" w:line="240" w:lineRule="auto"/>
                  </w:pPr>
                  <w:r w:rsidRPr="0083657B">
                    <w:t>3</w:t>
                  </w:r>
                </w:p>
              </w:tc>
              <w:tc>
                <w:tcPr>
                  <w:tcW w:w="0" w:type="auto"/>
                  <w:tcBorders>
                    <w:top w:val="single" w:sz="2" w:space="0" w:color="auto"/>
                    <w:left w:val="single" w:sz="6" w:space="0" w:color="auto"/>
                    <w:bottom w:val="single" w:sz="6" w:space="0" w:color="auto"/>
                    <w:right w:val="single" w:sz="2" w:space="0" w:color="auto"/>
                  </w:tcBorders>
                  <w:vAlign w:val="bottom"/>
                  <w:hideMark/>
                </w:tcPr>
                <w:p w14:paraId="195902F8" w14:textId="77777777" w:rsidR="0083657B" w:rsidRPr="0083657B" w:rsidRDefault="0083657B" w:rsidP="00D5327E">
                  <w:pPr>
                    <w:framePr w:hSpace="180" w:wrap="around" w:hAnchor="page" w:x="181" w:y="-1236"/>
                    <w:spacing w:after="0" w:line="240" w:lineRule="auto"/>
                  </w:pPr>
                  <w:r w:rsidRPr="0083657B">
                    <w:t>5</w:t>
                  </w:r>
                </w:p>
              </w:tc>
              <w:tc>
                <w:tcPr>
                  <w:tcW w:w="0" w:type="auto"/>
                  <w:tcBorders>
                    <w:top w:val="single" w:sz="2" w:space="0" w:color="auto"/>
                    <w:left w:val="single" w:sz="6" w:space="0" w:color="auto"/>
                    <w:bottom w:val="single" w:sz="6" w:space="0" w:color="auto"/>
                    <w:right w:val="single" w:sz="6" w:space="0" w:color="auto"/>
                  </w:tcBorders>
                  <w:vAlign w:val="bottom"/>
                  <w:hideMark/>
                </w:tcPr>
                <w:p w14:paraId="06D3A68F" w14:textId="77777777" w:rsidR="0083657B" w:rsidRPr="0083657B" w:rsidRDefault="0083657B" w:rsidP="00D5327E">
                  <w:pPr>
                    <w:framePr w:hSpace="180" w:wrap="around" w:hAnchor="page" w:x="181" w:y="-1236"/>
                    <w:spacing w:after="0" w:line="240" w:lineRule="auto"/>
                  </w:pPr>
                  <w:r w:rsidRPr="0083657B">
                    <w:t>8</w:t>
                  </w:r>
                </w:p>
              </w:tc>
            </w:tr>
            <w:tr w:rsidR="0083657B" w:rsidRPr="0083657B" w14:paraId="3B69708B"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FCE12A3" w14:textId="77777777" w:rsidR="0083657B" w:rsidRPr="0083657B" w:rsidRDefault="0083657B" w:rsidP="00D5327E">
                  <w:pPr>
                    <w:framePr w:hSpace="180" w:wrap="around" w:hAnchor="page" w:x="181" w:y="-1236"/>
                    <w:spacing w:after="0" w:line="240" w:lineRule="auto"/>
                  </w:pPr>
                  <w:r w:rsidRPr="0083657B">
                    <w:t>4</w:t>
                  </w:r>
                </w:p>
              </w:tc>
              <w:tc>
                <w:tcPr>
                  <w:tcW w:w="0" w:type="auto"/>
                  <w:tcBorders>
                    <w:top w:val="single" w:sz="2" w:space="0" w:color="auto"/>
                    <w:left w:val="single" w:sz="6" w:space="0" w:color="auto"/>
                    <w:bottom w:val="single" w:sz="6" w:space="0" w:color="auto"/>
                    <w:right w:val="single" w:sz="2" w:space="0" w:color="auto"/>
                  </w:tcBorders>
                  <w:vAlign w:val="bottom"/>
                  <w:hideMark/>
                </w:tcPr>
                <w:p w14:paraId="1FADEA02" w14:textId="77777777" w:rsidR="0083657B" w:rsidRPr="0083657B" w:rsidRDefault="0083657B" w:rsidP="00D5327E">
                  <w:pPr>
                    <w:framePr w:hSpace="180" w:wrap="around" w:hAnchor="page" w:x="181" w:y="-1236"/>
                    <w:spacing w:after="0" w:line="240" w:lineRule="auto"/>
                  </w:pPr>
                  <w:r w:rsidRPr="0083657B">
                    <w:t>7</w:t>
                  </w:r>
                </w:p>
              </w:tc>
              <w:tc>
                <w:tcPr>
                  <w:tcW w:w="0" w:type="auto"/>
                  <w:tcBorders>
                    <w:top w:val="single" w:sz="2" w:space="0" w:color="auto"/>
                    <w:left w:val="single" w:sz="6" w:space="0" w:color="auto"/>
                    <w:bottom w:val="single" w:sz="6" w:space="0" w:color="auto"/>
                    <w:right w:val="single" w:sz="6" w:space="0" w:color="auto"/>
                  </w:tcBorders>
                  <w:vAlign w:val="bottom"/>
                  <w:hideMark/>
                </w:tcPr>
                <w:p w14:paraId="6DF7183B" w14:textId="77777777" w:rsidR="0083657B" w:rsidRPr="0083657B" w:rsidRDefault="0083657B" w:rsidP="00D5327E">
                  <w:pPr>
                    <w:framePr w:hSpace="180" w:wrap="around" w:hAnchor="page" w:x="181" w:y="-1236"/>
                    <w:spacing w:after="0" w:line="240" w:lineRule="auto"/>
                  </w:pPr>
                  <w:r w:rsidRPr="0083657B">
                    <w:t>10</w:t>
                  </w:r>
                </w:p>
              </w:tc>
            </w:tr>
            <w:tr w:rsidR="0083657B" w:rsidRPr="0083657B" w14:paraId="697005A3"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70F478E" w14:textId="77777777" w:rsidR="0083657B" w:rsidRPr="0083657B" w:rsidRDefault="0083657B" w:rsidP="00D5327E">
                  <w:pPr>
                    <w:framePr w:hSpace="180" w:wrap="around" w:hAnchor="page" w:x="181" w:y="-1236"/>
                    <w:spacing w:after="0" w:line="240" w:lineRule="auto"/>
                  </w:pPr>
                  <w:r w:rsidRPr="0083657B">
                    <w:t>5</w:t>
                  </w:r>
                </w:p>
              </w:tc>
              <w:tc>
                <w:tcPr>
                  <w:tcW w:w="0" w:type="auto"/>
                  <w:tcBorders>
                    <w:top w:val="single" w:sz="2" w:space="0" w:color="auto"/>
                    <w:left w:val="single" w:sz="6" w:space="0" w:color="auto"/>
                    <w:bottom w:val="single" w:sz="6" w:space="0" w:color="auto"/>
                    <w:right w:val="single" w:sz="2" w:space="0" w:color="auto"/>
                  </w:tcBorders>
                  <w:vAlign w:val="bottom"/>
                  <w:hideMark/>
                </w:tcPr>
                <w:p w14:paraId="0039023C" w14:textId="77777777" w:rsidR="0083657B" w:rsidRPr="0083657B" w:rsidRDefault="0083657B" w:rsidP="00D5327E">
                  <w:pPr>
                    <w:framePr w:hSpace="180" w:wrap="around" w:hAnchor="page" w:x="181" w:y="-1236"/>
                    <w:spacing w:after="0" w:line="240" w:lineRule="auto"/>
                  </w:pPr>
                  <w:r w:rsidRPr="0083657B">
                    <w:t>6</w:t>
                  </w:r>
                </w:p>
              </w:tc>
              <w:tc>
                <w:tcPr>
                  <w:tcW w:w="0" w:type="auto"/>
                  <w:tcBorders>
                    <w:top w:val="single" w:sz="2" w:space="0" w:color="auto"/>
                    <w:left w:val="single" w:sz="6" w:space="0" w:color="auto"/>
                    <w:bottom w:val="single" w:sz="6" w:space="0" w:color="auto"/>
                    <w:right w:val="single" w:sz="6" w:space="0" w:color="auto"/>
                  </w:tcBorders>
                  <w:vAlign w:val="bottom"/>
                  <w:hideMark/>
                </w:tcPr>
                <w:p w14:paraId="26175DA3" w14:textId="77777777" w:rsidR="0083657B" w:rsidRPr="0083657B" w:rsidRDefault="0083657B" w:rsidP="00D5327E">
                  <w:pPr>
                    <w:framePr w:hSpace="180" w:wrap="around" w:hAnchor="page" w:x="181" w:y="-1236"/>
                    <w:spacing w:after="0" w:line="240" w:lineRule="auto"/>
                  </w:pPr>
                  <w:r w:rsidRPr="0083657B">
                    <w:t>9</w:t>
                  </w:r>
                </w:p>
              </w:tc>
            </w:tr>
            <w:tr w:rsidR="0083657B" w:rsidRPr="0083657B" w14:paraId="03EE42C6"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9953B20" w14:textId="77777777" w:rsidR="0083657B" w:rsidRPr="0083657B" w:rsidRDefault="0083657B" w:rsidP="00D5327E">
                  <w:pPr>
                    <w:framePr w:hSpace="180" w:wrap="around" w:hAnchor="page" w:x="181" w:y="-1236"/>
                    <w:spacing w:after="0" w:line="240" w:lineRule="auto"/>
                  </w:pPr>
                  <w:r w:rsidRPr="0083657B">
                    <w:t>6</w:t>
                  </w:r>
                </w:p>
              </w:tc>
              <w:tc>
                <w:tcPr>
                  <w:tcW w:w="0" w:type="auto"/>
                  <w:tcBorders>
                    <w:top w:val="single" w:sz="2" w:space="0" w:color="auto"/>
                    <w:left w:val="single" w:sz="6" w:space="0" w:color="auto"/>
                    <w:bottom w:val="single" w:sz="6" w:space="0" w:color="auto"/>
                    <w:right w:val="single" w:sz="2" w:space="0" w:color="auto"/>
                  </w:tcBorders>
                  <w:vAlign w:val="bottom"/>
                  <w:hideMark/>
                </w:tcPr>
                <w:p w14:paraId="3D09E63C" w14:textId="77777777" w:rsidR="0083657B" w:rsidRPr="0083657B" w:rsidRDefault="0083657B" w:rsidP="00D5327E">
                  <w:pPr>
                    <w:framePr w:hSpace="180" w:wrap="around" w:hAnchor="page" w:x="181" w:y="-1236"/>
                    <w:spacing w:after="0" w:line="240" w:lineRule="auto"/>
                  </w:pPr>
                  <w:r w:rsidRPr="0083657B">
                    <w:t>7</w:t>
                  </w:r>
                </w:p>
              </w:tc>
              <w:tc>
                <w:tcPr>
                  <w:tcW w:w="0" w:type="auto"/>
                  <w:tcBorders>
                    <w:top w:val="single" w:sz="2" w:space="0" w:color="auto"/>
                    <w:left w:val="single" w:sz="6" w:space="0" w:color="auto"/>
                    <w:bottom w:val="single" w:sz="6" w:space="0" w:color="auto"/>
                    <w:right w:val="single" w:sz="6" w:space="0" w:color="auto"/>
                  </w:tcBorders>
                  <w:vAlign w:val="bottom"/>
                  <w:hideMark/>
                </w:tcPr>
                <w:p w14:paraId="3FD25AB2" w14:textId="77777777" w:rsidR="0083657B" w:rsidRPr="0083657B" w:rsidRDefault="0083657B" w:rsidP="00D5327E">
                  <w:pPr>
                    <w:framePr w:hSpace="180" w:wrap="around" w:hAnchor="page" w:x="181" w:y="-1236"/>
                    <w:spacing w:after="0" w:line="240" w:lineRule="auto"/>
                  </w:pPr>
                  <w:r w:rsidRPr="0083657B">
                    <w:t>10</w:t>
                  </w:r>
                </w:p>
              </w:tc>
            </w:tr>
            <w:tr w:rsidR="0083657B" w:rsidRPr="0083657B" w14:paraId="233F98A5"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6844CD1" w14:textId="77777777" w:rsidR="0083657B" w:rsidRPr="0083657B" w:rsidRDefault="0083657B" w:rsidP="00D5327E">
                  <w:pPr>
                    <w:framePr w:hSpace="180" w:wrap="around" w:hAnchor="page" w:x="181" w:y="-1236"/>
                    <w:spacing w:after="0" w:line="240" w:lineRule="auto"/>
                  </w:pPr>
                  <w:r w:rsidRPr="0083657B">
                    <w:t>7</w:t>
                  </w:r>
                </w:p>
              </w:tc>
              <w:tc>
                <w:tcPr>
                  <w:tcW w:w="0" w:type="auto"/>
                  <w:tcBorders>
                    <w:top w:val="single" w:sz="2" w:space="0" w:color="auto"/>
                    <w:left w:val="single" w:sz="6" w:space="0" w:color="auto"/>
                    <w:bottom w:val="single" w:sz="6" w:space="0" w:color="auto"/>
                    <w:right w:val="single" w:sz="2" w:space="0" w:color="auto"/>
                  </w:tcBorders>
                  <w:vAlign w:val="bottom"/>
                  <w:hideMark/>
                </w:tcPr>
                <w:p w14:paraId="7C83D22D" w14:textId="77777777" w:rsidR="0083657B" w:rsidRPr="0083657B" w:rsidRDefault="0083657B" w:rsidP="00D5327E">
                  <w:pPr>
                    <w:framePr w:hSpace="180" w:wrap="around" w:hAnchor="page" w:x="181" w:y="-1236"/>
                    <w:spacing w:after="0" w:line="240" w:lineRule="auto"/>
                  </w:pPr>
                  <w:r w:rsidRPr="0083657B">
                    <w:t>6</w:t>
                  </w:r>
                </w:p>
              </w:tc>
              <w:tc>
                <w:tcPr>
                  <w:tcW w:w="0" w:type="auto"/>
                  <w:tcBorders>
                    <w:top w:val="single" w:sz="2" w:space="0" w:color="auto"/>
                    <w:left w:val="single" w:sz="6" w:space="0" w:color="auto"/>
                    <w:bottom w:val="single" w:sz="6" w:space="0" w:color="auto"/>
                    <w:right w:val="single" w:sz="6" w:space="0" w:color="auto"/>
                  </w:tcBorders>
                  <w:vAlign w:val="bottom"/>
                  <w:hideMark/>
                </w:tcPr>
                <w:p w14:paraId="682309E6" w14:textId="77777777" w:rsidR="0083657B" w:rsidRPr="0083657B" w:rsidRDefault="0083657B" w:rsidP="00D5327E">
                  <w:pPr>
                    <w:framePr w:hSpace="180" w:wrap="around" w:hAnchor="page" w:x="181" w:y="-1236"/>
                    <w:spacing w:after="0" w:line="240" w:lineRule="auto"/>
                  </w:pPr>
                  <w:r w:rsidRPr="0083657B">
                    <w:t>9</w:t>
                  </w:r>
                </w:p>
              </w:tc>
            </w:tr>
            <w:tr w:rsidR="0083657B" w:rsidRPr="0083657B" w14:paraId="3AB9F73A"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9CFAE7B" w14:textId="77777777" w:rsidR="0083657B" w:rsidRPr="0083657B" w:rsidRDefault="0083657B" w:rsidP="00D5327E">
                  <w:pPr>
                    <w:framePr w:hSpace="180" w:wrap="around" w:hAnchor="page" w:x="181" w:y="-1236"/>
                    <w:spacing w:after="0" w:line="240" w:lineRule="auto"/>
                  </w:pPr>
                  <w:r w:rsidRPr="0083657B">
                    <w:t>8</w:t>
                  </w:r>
                </w:p>
              </w:tc>
              <w:tc>
                <w:tcPr>
                  <w:tcW w:w="0" w:type="auto"/>
                  <w:tcBorders>
                    <w:top w:val="single" w:sz="2" w:space="0" w:color="auto"/>
                    <w:left w:val="single" w:sz="6" w:space="0" w:color="auto"/>
                    <w:bottom w:val="single" w:sz="6" w:space="0" w:color="auto"/>
                    <w:right w:val="single" w:sz="2" w:space="0" w:color="auto"/>
                  </w:tcBorders>
                  <w:vAlign w:val="bottom"/>
                  <w:hideMark/>
                </w:tcPr>
                <w:p w14:paraId="0F659BE6" w14:textId="77777777" w:rsidR="0083657B" w:rsidRPr="0083657B" w:rsidRDefault="0083657B" w:rsidP="00D5327E">
                  <w:pPr>
                    <w:framePr w:hSpace="180" w:wrap="around" w:hAnchor="page" w:x="181" w:y="-1236"/>
                    <w:spacing w:after="0" w:line="240" w:lineRule="auto"/>
                  </w:pPr>
                  <w:r w:rsidRPr="0083657B">
                    <w:t>8</w:t>
                  </w:r>
                </w:p>
              </w:tc>
              <w:tc>
                <w:tcPr>
                  <w:tcW w:w="0" w:type="auto"/>
                  <w:tcBorders>
                    <w:top w:val="single" w:sz="2" w:space="0" w:color="auto"/>
                    <w:left w:val="single" w:sz="6" w:space="0" w:color="auto"/>
                    <w:bottom w:val="single" w:sz="6" w:space="0" w:color="auto"/>
                    <w:right w:val="single" w:sz="6" w:space="0" w:color="auto"/>
                  </w:tcBorders>
                  <w:vAlign w:val="bottom"/>
                  <w:hideMark/>
                </w:tcPr>
                <w:p w14:paraId="481A79A8" w14:textId="77777777" w:rsidR="0083657B" w:rsidRPr="0083657B" w:rsidRDefault="0083657B" w:rsidP="00D5327E">
                  <w:pPr>
                    <w:framePr w:hSpace="180" w:wrap="around" w:hAnchor="page" w:x="181" w:y="-1236"/>
                    <w:spacing w:after="0" w:line="240" w:lineRule="auto"/>
                  </w:pPr>
                  <w:r w:rsidRPr="0083657B">
                    <w:t>12</w:t>
                  </w:r>
                </w:p>
              </w:tc>
            </w:tr>
          </w:tbl>
          <w:p w14:paraId="0B4E33B5" w14:textId="77777777" w:rsidR="0083657B" w:rsidRPr="0083657B" w:rsidRDefault="0083657B" w:rsidP="0083657B">
            <w:r w:rsidRPr="0083657B">
              <w:t>Consumables (units):</w:t>
            </w:r>
          </w:p>
          <w:tbl>
            <w:tblPr>
              <w:tblW w:w="787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1"/>
              <w:gridCol w:w="2446"/>
              <w:gridCol w:w="3558"/>
            </w:tblGrid>
            <w:tr w:rsidR="0083657B" w:rsidRPr="0083657B" w14:paraId="184FB242" w14:textId="77777777" w:rsidTr="0083657B">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52224CBE" w14:textId="77777777" w:rsidR="0083657B" w:rsidRPr="0083657B" w:rsidRDefault="0083657B" w:rsidP="00D5327E">
                  <w:pPr>
                    <w:framePr w:hSpace="180" w:wrap="around" w:hAnchor="page" w:x="181" w:y="-1236"/>
                    <w:spacing w:after="0" w:line="240" w:lineRule="auto"/>
                  </w:pPr>
                  <w:r w:rsidRPr="0083657B">
                    <w:t>Week</w:t>
                  </w:r>
                </w:p>
              </w:tc>
              <w:tc>
                <w:tcPr>
                  <w:tcW w:w="0" w:type="auto"/>
                  <w:tcBorders>
                    <w:top w:val="single" w:sz="6" w:space="0" w:color="auto"/>
                    <w:left w:val="single" w:sz="6" w:space="0" w:color="auto"/>
                    <w:bottom w:val="single" w:sz="6" w:space="0" w:color="auto"/>
                    <w:right w:val="single" w:sz="2" w:space="0" w:color="auto"/>
                  </w:tcBorders>
                  <w:vAlign w:val="bottom"/>
                  <w:hideMark/>
                </w:tcPr>
                <w:p w14:paraId="08E6F263" w14:textId="77777777" w:rsidR="0083657B" w:rsidRPr="0083657B" w:rsidRDefault="0083657B" w:rsidP="00D5327E">
                  <w:pPr>
                    <w:framePr w:hSpace="180" w:wrap="around" w:hAnchor="page" w:x="181" w:y="-1236"/>
                    <w:spacing w:after="0" w:line="240" w:lineRule="auto"/>
                  </w:pPr>
                  <w:r w:rsidRPr="0083657B">
                    <w:t>Surgery</w:t>
                  </w:r>
                </w:p>
              </w:tc>
              <w:tc>
                <w:tcPr>
                  <w:tcW w:w="0" w:type="auto"/>
                  <w:tcBorders>
                    <w:top w:val="single" w:sz="6" w:space="0" w:color="auto"/>
                    <w:left w:val="single" w:sz="6" w:space="0" w:color="auto"/>
                    <w:bottom w:val="single" w:sz="6" w:space="0" w:color="auto"/>
                    <w:right w:val="single" w:sz="6" w:space="0" w:color="auto"/>
                  </w:tcBorders>
                  <w:vAlign w:val="bottom"/>
                  <w:hideMark/>
                </w:tcPr>
                <w:p w14:paraId="1EED7FE2" w14:textId="77777777" w:rsidR="0083657B" w:rsidRPr="0083657B" w:rsidRDefault="0083657B" w:rsidP="00D5327E">
                  <w:pPr>
                    <w:framePr w:hSpace="180" w:wrap="around" w:hAnchor="page" w:x="181" w:y="-1236"/>
                    <w:spacing w:after="0" w:line="240" w:lineRule="auto"/>
                  </w:pPr>
                  <w:r w:rsidRPr="0083657B">
                    <w:t>Emergency</w:t>
                  </w:r>
                </w:p>
              </w:tc>
            </w:tr>
            <w:tr w:rsidR="0083657B" w:rsidRPr="0083657B" w14:paraId="7A143315"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4764772" w14:textId="77777777" w:rsidR="0083657B" w:rsidRPr="0083657B" w:rsidRDefault="0083657B" w:rsidP="00D5327E">
                  <w:pPr>
                    <w:framePr w:hSpace="180" w:wrap="around" w:hAnchor="page" w:x="181" w:y="-1236"/>
                    <w:spacing w:after="0" w:line="240" w:lineRule="auto"/>
                  </w:pPr>
                  <w:r w:rsidRPr="0083657B">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089FC678" w14:textId="77777777" w:rsidR="0083657B" w:rsidRPr="0083657B" w:rsidRDefault="0083657B" w:rsidP="00D5327E">
                  <w:pPr>
                    <w:framePr w:hSpace="180" w:wrap="around" w:hAnchor="page" w:x="181" w:y="-1236"/>
                    <w:spacing w:after="0" w:line="240" w:lineRule="auto"/>
                  </w:pPr>
                  <w:r w:rsidRPr="0083657B">
                    <w:t>500</w:t>
                  </w:r>
                </w:p>
              </w:tc>
              <w:tc>
                <w:tcPr>
                  <w:tcW w:w="0" w:type="auto"/>
                  <w:tcBorders>
                    <w:top w:val="single" w:sz="2" w:space="0" w:color="auto"/>
                    <w:left w:val="single" w:sz="6" w:space="0" w:color="auto"/>
                    <w:bottom w:val="single" w:sz="6" w:space="0" w:color="auto"/>
                    <w:right w:val="single" w:sz="6" w:space="0" w:color="auto"/>
                  </w:tcBorders>
                  <w:vAlign w:val="bottom"/>
                  <w:hideMark/>
                </w:tcPr>
                <w:p w14:paraId="748DAC34" w14:textId="77777777" w:rsidR="0083657B" w:rsidRPr="0083657B" w:rsidRDefault="0083657B" w:rsidP="00D5327E">
                  <w:pPr>
                    <w:framePr w:hSpace="180" w:wrap="around" w:hAnchor="page" w:x="181" w:y="-1236"/>
                    <w:spacing w:after="0" w:line="240" w:lineRule="auto"/>
                  </w:pPr>
                  <w:r w:rsidRPr="0083657B">
                    <w:t>700</w:t>
                  </w:r>
                </w:p>
              </w:tc>
            </w:tr>
            <w:tr w:rsidR="0083657B" w:rsidRPr="0083657B" w14:paraId="2705AB88"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3F8B7EB" w14:textId="77777777" w:rsidR="0083657B" w:rsidRPr="0083657B" w:rsidRDefault="0083657B" w:rsidP="00D5327E">
                  <w:pPr>
                    <w:framePr w:hSpace="180" w:wrap="around" w:hAnchor="page" w:x="181" w:y="-1236"/>
                    <w:spacing w:after="0" w:line="240" w:lineRule="auto"/>
                  </w:pPr>
                  <w:r w:rsidRPr="0083657B">
                    <w:t>2</w:t>
                  </w:r>
                </w:p>
              </w:tc>
              <w:tc>
                <w:tcPr>
                  <w:tcW w:w="0" w:type="auto"/>
                  <w:tcBorders>
                    <w:top w:val="single" w:sz="2" w:space="0" w:color="auto"/>
                    <w:left w:val="single" w:sz="6" w:space="0" w:color="auto"/>
                    <w:bottom w:val="single" w:sz="6" w:space="0" w:color="auto"/>
                    <w:right w:val="single" w:sz="2" w:space="0" w:color="auto"/>
                  </w:tcBorders>
                  <w:vAlign w:val="bottom"/>
                  <w:hideMark/>
                </w:tcPr>
                <w:p w14:paraId="27B4A5FD" w14:textId="77777777" w:rsidR="0083657B" w:rsidRPr="0083657B" w:rsidRDefault="0083657B" w:rsidP="00D5327E">
                  <w:pPr>
                    <w:framePr w:hSpace="180" w:wrap="around" w:hAnchor="page" w:x="181" w:y="-1236"/>
                    <w:spacing w:after="0" w:line="240" w:lineRule="auto"/>
                  </w:pPr>
                  <w:r w:rsidRPr="0083657B">
                    <w:t>520</w:t>
                  </w:r>
                </w:p>
              </w:tc>
              <w:tc>
                <w:tcPr>
                  <w:tcW w:w="0" w:type="auto"/>
                  <w:tcBorders>
                    <w:top w:val="single" w:sz="2" w:space="0" w:color="auto"/>
                    <w:left w:val="single" w:sz="6" w:space="0" w:color="auto"/>
                    <w:bottom w:val="single" w:sz="6" w:space="0" w:color="auto"/>
                    <w:right w:val="single" w:sz="6" w:space="0" w:color="auto"/>
                  </w:tcBorders>
                  <w:vAlign w:val="bottom"/>
                  <w:hideMark/>
                </w:tcPr>
                <w:p w14:paraId="585098E0" w14:textId="77777777" w:rsidR="0083657B" w:rsidRPr="0083657B" w:rsidRDefault="0083657B" w:rsidP="00D5327E">
                  <w:pPr>
                    <w:framePr w:hSpace="180" w:wrap="around" w:hAnchor="page" w:x="181" w:y="-1236"/>
                    <w:spacing w:after="0" w:line="240" w:lineRule="auto"/>
                  </w:pPr>
                  <w:r w:rsidRPr="0083657B">
                    <w:t>720</w:t>
                  </w:r>
                </w:p>
              </w:tc>
            </w:tr>
            <w:tr w:rsidR="0083657B" w:rsidRPr="0083657B" w14:paraId="4AB7118F"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F92584D" w14:textId="77777777" w:rsidR="0083657B" w:rsidRPr="0083657B" w:rsidRDefault="0083657B" w:rsidP="00D5327E">
                  <w:pPr>
                    <w:framePr w:hSpace="180" w:wrap="around" w:hAnchor="page" w:x="181" w:y="-1236"/>
                    <w:spacing w:after="0" w:line="240" w:lineRule="auto"/>
                  </w:pPr>
                  <w:r w:rsidRPr="0083657B">
                    <w:t>3</w:t>
                  </w:r>
                </w:p>
              </w:tc>
              <w:tc>
                <w:tcPr>
                  <w:tcW w:w="0" w:type="auto"/>
                  <w:tcBorders>
                    <w:top w:val="single" w:sz="2" w:space="0" w:color="auto"/>
                    <w:left w:val="single" w:sz="6" w:space="0" w:color="auto"/>
                    <w:bottom w:val="single" w:sz="6" w:space="0" w:color="auto"/>
                    <w:right w:val="single" w:sz="2" w:space="0" w:color="auto"/>
                  </w:tcBorders>
                  <w:vAlign w:val="bottom"/>
                  <w:hideMark/>
                </w:tcPr>
                <w:p w14:paraId="4C5237EC" w14:textId="77777777" w:rsidR="0083657B" w:rsidRPr="0083657B" w:rsidRDefault="0083657B" w:rsidP="00D5327E">
                  <w:pPr>
                    <w:framePr w:hSpace="180" w:wrap="around" w:hAnchor="page" w:x="181" w:y="-1236"/>
                    <w:spacing w:after="0" w:line="240" w:lineRule="auto"/>
                  </w:pPr>
                  <w:r w:rsidRPr="0083657B">
                    <w:t>510</w:t>
                  </w:r>
                </w:p>
              </w:tc>
              <w:tc>
                <w:tcPr>
                  <w:tcW w:w="0" w:type="auto"/>
                  <w:tcBorders>
                    <w:top w:val="single" w:sz="2" w:space="0" w:color="auto"/>
                    <w:left w:val="single" w:sz="6" w:space="0" w:color="auto"/>
                    <w:bottom w:val="single" w:sz="6" w:space="0" w:color="auto"/>
                    <w:right w:val="single" w:sz="6" w:space="0" w:color="auto"/>
                  </w:tcBorders>
                  <w:vAlign w:val="bottom"/>
                  <w:hideMark/>
                </w:tcPr>
                <w:p w14:paraId="09382A2F" w14:textId="77777777" w:rsidR="0083657B" w:rsidRPr="0083657B" w:rsidRDefault="0083657B" w:rsidP="00D5327E">
                  <w:pPr>
                    <w:framePr w:hSpace="180" w:wrap="around" w:hAnchor="page" w:x="181" w:y="-1236"/>
                    <w:spacing w:after="0" w:line="240" w:lineRule="auto"/>
                  </w:pPr>
                  <w:r w:rsidRPr="0083657B">
                    <w:t>710</w:t>
                  </w:r>
                </w:p>
              </w:tc>
            </w:tr>
            <w:tr w:rsidR="0083657B" w:rsidRPr="0083657B" w14:paraId="31B37593"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C297589" w14:textId="77777777" w:rsidR="0083657B" w:rsidRPr="0083657B" w:rsidRDefault="0083657B" w:rsidP="00D5327E">
                  <w:pPr>
                    <w:framePr w:hSpace="180" w:wrap="around" w:hAnchor="page" w:x="181" w:y="-1236"/>
                    <w:spacing w:after="0" w:line="240" w:lineRule="auto"/>
                  </w:pPr>
                  <w:r w:rsidRPr="0083657B">
                    <w:t>4</w:t>
                  </w:r>
                </w:p>
              </w:tc>
              <w:tc>
                <w:tcPr>
                  <w:tcW w:w="0" w:type="auto"/>
                  <w:tcBorders>
                    <w:top w:val="single" w:sz="2" w:space="0" w:color="auto"/>
                    <w:left w:val="single" w:sz="6" w:space="0" w:color="auto"/>
                    <w:bottom w:val="single" w:sz="6" w:space="0" w:color="auto"/>
                    <w:right w:val="single" w:sz="2" w:space="0" w:color="auto"/>
                  </w:tcBorders>
                  <w:vAlign w:val="bottom"/>
                  <w:hideMark/>
                </w:tcPr>
                <w:p w14:paraId="0D8EF9C4" w14:textId="77777777" w:rsidR="0083657B" w:rsidRPr="0083657B" w:rsidRDefault="0083657B" w:rsidP="00D5327E">
                  <w:pPr>
                    <w:framePr w:hSpace="180" w:wrap="around" w:hAnchor="page" w:x="181" w:y="-1236"/>
                    <w:spacing w:after="0" w:line="240" w:lineRule="auto"/>
                  </w:pPr>
                  <w:r w:rsidRPr="0083657B">
                    <w:t>530</w:t>
                  </w:r>
                </w:p>
              </w:tc>
              <w:tc>
                <w:tcPr>
                  <w:tcW w:w="0" w:type="auto"/>
                  <w:tcBorders>
                    <w:top w:val="single" w:sz="2" w:space="0" w:color="auto"/>
                    <w:left w:val="single" w:sz="6" w:space="0" w:color="auto"/>
                    <w:bottom w:val="single" w:sz="6" w:space="0" w:color="auto"/>
                    <w:right w:val="single" w:sz="6" w:space="0" w:color="auto"/>
                  </w:tcBorders>
                  <w:vAlign w:val="bottom"/>
                  <w:hideMark/>
                </w:tcPr>
                <w:p w14:paraId="41108462" w14:textId="77777777" w:rsidR="0083657B" w:rsidRPr="0083657B" w:rsidRDefault="0083657B" w:rsidP="00D5327E">
                  <w:pPr>
                    <w:framePr w:hSpace="180" w:wrap="around" w:hAnchor="page" w:x="181" w:y="-1236"/>
                    <w:spacing w:after="0" w:line="240" w:lineRule="auto"/>
                  </w:pPr>
                  <w:r w:rsidRPr="0083657B">
                    <w:t>740</w:t>
                  </w:r>
                </w:p>
              </w:tc>
            </w:tr>
            <w:tr w:rsidR="0083657B" w:rsidRPr="0083657B" w14:paraId="31FDD949"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CB2574D" w14:textId="77777777" w:rsidR="0083657B" w:rsidRPr="0083657B" w:rsidRDefault="0083657B" w:rsidP="00D5327E">
                  <w:pPr>
                    <w:framePr w:hSpace="180" w:wrap="around" w:hAnchor="page" w:x="181" w:y="-1236"/>
                    <w:spacing w:after="0" w:line="240" w:lineRule="auto"/>
                  </w:pPr>
                  <w:r w:rsidRPr="0083657B">
                    <w:t>5</w:t>
                  </w:r>
                </w:p>
              </w:tc>
              <w:tc>
                <w:tcPr>
                  <w:tcW w:w="0" w:type="auto"/>
                  <w:tcBorders>
                    <w:top w:val="single" w:sz="2" w:space="0" w:color="auto"/>
                    <w:left w:val="single" w:sz="6" w:space="0" w:color="auto"/>
                    <w:bottom w:val="single" w:sz="6" w:space="0" w:color="auto"/>
                    <w:right w:val="single" w:sz="2" w:space="0" w:color="auto"/>
                  </w:tcBorders>
                  <w:vAlign w:val="bottom"/>
                  <w:hideMark/>
                </w:tcPr>
                <w:p w14:paraId="70CC0913" w14:textId="77777777" w:rsidR="0083657B" w:rsidRPr="0083657B" w:rsidRDefault="0083657B" w:rsidP="00D5327E">
                  <w:pPr>
                    <w:framePr w:hSpace="180" w:wrap="around" w:hAnchor="page" w:x="181" w:y="-1236"/>
                    <w:spacing w:after="0" w:line="240" w:lineRule="auto"/>
                  </w:pPr>
                  <w:r w:rsidRPr="0083657B">
                    <w:t>520</w:t>
                  </w:r>
                </w:p>
              </w:tc>
              <w:tc>
                <w:tcPr>
                  <w:tcW w:w="0" w:type="auto"/>
                  <w:tcBorders>
                    <w:top w:val="single" w:sz="2" w:space="0" w:color="auto"/>
                    <w:left w:val="single" w:sz="6" w:space="0" w:color="auto"/>
                    <w:bottom w:val="single" w:sz="6" w:space="0" w:color="auto"/>
                    <w:right w:val="single" w:sz="6" w:space="0" w:color="auto"/>
                  </w:tcBorders>
                  <w:vAlign w:val="bottom"/>
                  <w:hideMark/>
                </w:tcPr>
                <w:p w14:paraId="5E851184" w14:textId="77777777" w:rsidR="0083657B" w:rsidRPr="0083657B" w:rsidRDefault="0083657B" w:rsidP="00D5327E">
                  <w:pPr>
                    <w:framePr w:hSpace="180" w:wrap="around" w:hAnchor="page" w:x="181" w:y="-1236"/>
                    <w:spacing w:after="0" w:line="240" w:lineRule="auto"/>
                  </w:pPr>
                  <w:r w:rsidRPr="0083657B">
                    <w:t>730</w:t>
                  </w:r>
                </w:p>
              </w:tc>
            </w:tr>
            <w:tr w:rsidR="0083657B" w:rsidRPr="0083657B" w14:paraId="759676F5"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285814F" w14:textId="77777777" w:rsidR="0083657B" w:rsidRPr="0083657B" w:rsidRDefault="0083657B" w:rsidP="00D5327E">
                  <w:pPr>
                    <w:framePr w:hSpace="180" w:wrap="around" w:hAnchor="page" w:x="181" w:y="-1236"/>
                    <w:spacing w:after="0" w:line="240" w:lineRule="auto"/>
                  </w:pPr>
                  <w:r w:rsidRPr="0083657B">
                    <w:t>6</w:t>
                  </w:r>
                </w:p>
              </w:tc>
              <w:tc>
                <w:tcPr>
                  <w:tcW w:w="0" w:type="auto"/>
                  <w:tcBorders>
                    <w:top w:val="single" w:sz="2" w:space="0" w:color="auto"/>
                    <w:left w:val="single" w:sz="6" w:space="0" w:color="auto"/>
                    <w:bottom w:val="single" w:sz="6" w:space="0" w:color="auto"/>
                    <w:right w:val="single" w:sz="2" w:space="0" w:color="auto"/>
                  </w:tcBorders>
                  <w:vAlign w:val="bottom"/>
                  <w:hideMark/>
                </w:tcPr>
                <w:p w14:paraId="06BEB1F5" w14:textId="77777777" w:rsidR="0083657B" w:rsidRPr="0083657B" w:rsidRDefault="0083657B" w:rsidP="00D5327E">
                  <w:pPr>
                    <w:framePr w:hSpace="180" w:wrap="around" w:hAnchor="page" w:x="181" w:y="-1236"/>
                    <w:spacing w:after="0" w:line="240" w:lineRule="auto"/>
                  </w:pPr>
                  <w:r w:rsidRPr="0083657B">
                    <w:t>540</w:t>
                  </w:r>
                </w:p>
              </w:tc>
              <w:tc>
                <w:tcPr>
                  <w:tcW w:w="0" w:type="auto"/>
                  <w:tcBorders>
                    <w:top w:val="single" w:sz="2" w:space="0" w:color="auto"/>
                    <w:left w:val="single" w:sz="6" w:space="0" w:color="auto"/>
                    <w:bottom w:val="single" w:sz="6" w:space="0" w:color="auto"/>
                    <w:right w:val="single" w:sz="6" w:space="0" w:color="auto"/>
                  </w:tcBorders>
                  <w:vAlign w:val="bottom"/>
                  <w:hideMark/>
                </w:tcPr>
                <w:p w14:paraId="5CBDBA07" w14:textId="77777777" w:rsidR="0083657B" w:rsidRPr="0083657B" w:rsidRDefault="0083657B" w:rsidP="00D5327E">
                  <w:pPr>
                    <w:framePr w:hSpace="180" w:wrap="around" w:hAnchor="page" w:x="181" w:y="-1236"/>
                    <w:spacing w:after="0" w:line="240" w:lineRule="auto"/>
                  </w:pPr>
                  <w:r w:rsidRPr="0083657B">
                    <w:t>750</w:t>
                  </w:r>
                </w:p>
              </w:tc>
            </w:tr>
            <w:tr w:rsidR="0083657B" w:rsidRPr="0083657B" w14:paraId="08327297"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85E7BBB" w14:textId="77777777" w:rsidR="0083657B" w:rsidRPr="0083657B" w:rsidRDefault="0083657B" w:rsidP="00D5327E">
                  <w:pPr>
                    <w:framePr w:hSpace="180" w:wrap="around" w:hAnchor="page" w:x="181" w:y="-1236"/>
                    <w:spacing w:after="0" w:line="240" w:lineRule="auto"/>
                  </w:pPr>
                  <w:r w:rsidRPr="0083657B">
                    <w:t>7</w:t>
                  </w:r>
                </w:p>
              </w:tc>
              <w:tc>
                <w:tcPr>
                  <w:tcW w:w="0" w:type="auto"/>
                  <w:tcBorders>
                    <w:top w:val="single" w:sz="2" w:space="0" w:color="auto"/>
                    <w:left w:val="single" w:sz="6" w:space="0" w:color="auto"/>
                    <w:bottom w:val="single" w:sz="6" w:space="0" w:color="auto"/>
                    <w:right w:val="single" w:sz="2" w:space="0" w:color="auto"/>
                  </w:tcBorders>
                  <w:vAlign w:val="bottom"/>
                  <w:hideMark/>
                </w:tcPr>
                <w:p w14:paraId="4BBD8FF9" w14:textId="77777777" w:rsidR="0083657B" w:rsidRPr="0083657B" w:rsidRDefault="0083657B" w:rsidP="00D5327E">
                  <w:pPr>
                    <w:framePr w:hSpace="180" w:wrap="around" w:hAnchor="page" w:x="181" w:y="-1236"/>
                    <w:spacing w:after="0" w:line="240" w:lineRule="auto"/>
                  </w:pPr>
                  <w:r w:rsidRPr="0083657B">
                    <w:t>530</w:t>
                  </w:r>
                </w:p>
              </w:tc>
              <w:tc>
                <w:tcPr>
                  <w:tcW w:w="0" w:type="auto"/>
                  <w:tcBorders>
                    <w:top w:val="single" w:sz="2" w:space="0" w:color="auto"/>
                    <w:left w:val="single" w:sz="6" w:space="0" w:color="auto"/>
                    <w:bottom w:val="single" w:sz="6" w:space="0" w:color="auto"/>
                    <w:right w:val="single" w:sz="6" w:space="0" w:color="auto"/>
                  </w:tcBorders>
                  <w:vAlign w:val="bottom"/>
                  <w:hideMark/>
                </w:tcPr>
                <w:p w14:paraId="42491188" w14:textId="77777777" w:rsidR="0083657B" w:rsidRPr="0083657B" w:rsidRDefault="0083657B" w:rsidP="00D5327E">
                  <w:pPr>
                    <w:framePr w:hSpace="180" w:wrap="around" w:hAnchor="page" w:x="181" w:y="-1236"/>
                    <w:spacing w:after="0" w:line="240" w:lineRule="auto"/>
                  </w:pPr>
                  <w:r w:rsidRPr="0083657B">
                    <w:t>740</w:t>
                  </w:r>
                </w:p>
              </w:tc>
            </w:tr>
            <w:tr w:rsidR="0083657B" w:rsidRPr="0083657B" w14:paraId="3B80DC34" w14:textId="77777777" w:rsidTr="0083657B">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262B8B7" w14:textId="77777777" w:rsidR="0083657B" w:rsidRPr="0083657B" w:rsidRDefault="0083657B" w:rsidP="00D5327E">
                  <w:pPr>
                    <w:framePr w:hSpace="180" w:wrap="around" w:hAnchor="page" w:x="181" w:y="-1236"/>
                    <w:spacing w:after="0" w:line="240" w:lineRule="auto"/>
                  </w:pPr>
                  <w:r w:rsidRPr="0083657B">
                    <w:t>8</w:t>
                  </w:r>
                </w:p>
              </w:tc>
              <w:tc>
                <w:tcPr>
                  <w:tcW w:w="0" w:type="auto"/>
                  <w:tcBorders>
                    <w:top w:val="single" w:sz="2" w:space="0" w:color="auto"/>
                    <w:left w:val="single" w:sz="6" w:space="0" w:color="auto"/>
                    <w:bottom w:val="single" w:sz="6" w:space="0" w:color="auto"/>
                    <w:right w:val="single" w:sz="2" w:space="0" w:color="auto"/>
                  </w:tcBorders>
                  <w:vAlign w:val="bottom"/>
                  <w:hideMark/>
                </w:tcPr>
                <w:p w14:paraId="7054FE3F" w14:textId="77777777" w:rsidR="0083657B" w:rsidRPr="0083657B" w:rsidRDefault="0083657B" w:rsidP="00D5327E">
                  <w:pPr>
                    <w:framePr w:hSpace="180" w:wrap="around" w:hAnchor="page" w:x="181" w:y="-1236"/>
                    <w:spacing w:after="0" w:line="240" w:lineRule="auto"/>
                  </w:pPr>
                  <w:r w:rsidRPr="0083657B">
                    <w:t>550</w:t>
                  </w:r>
                </w:p>
              </w:tc>
              <w:tc>
                <w:tcPr>
                  <w:tcW w:w="0" w:type="auto"/>
                  <w:tcBorders>
                    <w:top w:val="single" w:sz="2" w:space="0" w:color="auto"/>
                    <w:left w:val="single" w:sz="6" w:space="0" w:color="auto"/>
                    <w:bottom w:val="single" w:sz="6" w:space="0" w:color="auto"/>
                    <w:right w:val="single" w:sz="6" w:space="0" w:color="auto"/>
                  </w:tcBorders>
                  <w:vAlign w:val="bottom"/>
                  <w:hideMark/>
                </w:tcPr>
                <w:p w14:paraId="07AAB8D1" w14:textId="77777777" w:rsidR="0083657B" w:rsidRPr="0083657B" w:rsidRDefault="0083657B" w:rsidP="00D5327E">
                  <w:pPr>
                    <w:framePr w:hSpace="180" w:wrap="around" w:hAnchor="page" w:x="181" w:y="-1236"/>
                    <w:spacing w:after="0" w:line="240" w:lineRule="auto"/>
                  </w:pPr>
                  <w:r w:rsidRPr="0083657B">
                    <w:t>760</w:t>
                  </w:r>
                </w:p>
              </w:tc>
            </w:tr>
          </w:tbl>
          <w:p w14:paraId="099C4945" w14:textId="77777777" w:rsidR="00571F30" w:rsidRPr="007B5FA6" w:rsidRDefault="00571F30" w:rsidP="00571F30"/>
          <w:p w14:paraId="2B97FEA3" w14:textId="77777777" w:rsidR="0083657B" w:rsidRPr="0083657B" w:rsidRDefault="0083657B" w:rsidP="0083657B">
            <w:r w:rsidRPr="0083657B">
              <w:lastRenderedPageBreak/>
              <w:t>The hospital’s objective is to minimize total costs over the 8-week horizon, including:</w:t>
            </w:r>
          </w:p>
          <w:p w14:paraId="01106CFD" w14:textId="77777777" w:rsidR="0083657B" w:rsidRPr="0083657B" w:rsidRDefault="0083657B" w:rsidP="0083657B">
            <w:pPr>
              <w:numPr>
                <w:ilvl w:val="0"/>
                <w:numId w:val="3"/>
              </w:numPr>
            </w:pPr>
            <w:r w:rsidRPr="0083657B">
              <w:t>Ordering costs (standard and bulk orders)</w:t>
            </w:r>
          </w:p>
          <w:p w14:paraId="6E31DB1B" w14:textId="77777777" w:rsidR="0083657B" w:rsidRPr="0083657B" w:rsidRDefault="0083657B" w:rsidP="0083657B">
            <w:pPr>
              <w:numPr>
                <w:ilvl w:val="0"/>
                <w:numId w:val="3"/>
              </w:numPr>
            </w:pPr>
            <w:r w:rsidRPr="0083657B">
              <w:t>Holding costs for surplus inventory</w:t>
            </w:r>
          </w:p>
          <w:p w14:paraId="09AF99AB" w14:textId="77777777" w:rsidR="0083657B" w:rsidRPr="0083657B" w:rsidRDefault="0083657B" w:rsidP="0083657B">
            <w:pPr>
              <w:numPr>
                <w:ilvl w:val="0"/>
                <w:numId w:val="3"/>
              </w:numPr>
            </w:pPr>
            <w:r w:rsidRPr="0083657B">
              <w:t>Penalty costs for unmet demand</w:t>
            </w:r>
          </w:p>
          <w:p w14:paraId="30A6E1B4" w14:textId="77777777" w:rsidR="0083657B" w:rsidRPr="0083657B" w:rsidRDefault="0083657B" w:rsidP="0083657B">
            <w:r w:rsidRPr="0083657B">
              <w:t>This involves determining:</w:t>
            </w:r>
          </w:p>
          <w:p w14:paraId="0D2D9328" w14:textId="77777777" w:rsidR="0083657B" w:rsidRPr="0083657B" w:rsidRDefault="0083657B" w:rsidP="0083657B">
            <w:pPr>
              <w:numPr>
                <w:ilvl w:val="0"/>
                <w:numId w:val="4"/>
              </w:numPr>
            </w:pPr>
            <w:r w:rsidRPr="0083657B">
              <w:t>The timing and quantity of supplies to order (standard vs. bulk orders).</w:t>
            </w:r>
          </w:p>
          <w:p w14:paraId="28731410" w14:textId="77777777" w:rsidR="0083657B" w:rsidRPr="0083657B" w:rsidRDefault="0083657B" w:rsidP="0083657B">
            <w:pPr>
              <w:numPr>
                <w:ilvl w:val="0"/>
                <w:numId w:val="4"/>
              </w:numPr>
            </w:pPr>
            <w:r w:rsidRPr="0083657B">
              <w:t>Allocation of supplies between departments to meet demand efficiently.</w:t>
            </w:r>
          </w:p>
          <w:p w14:paraId="61D57BEF" w14:textId="77777777" w:rsidR="0083657B" w:rsidRPr="0083657B" w:rsidRDefault="0083657B" w:rsidP="0083657B">
            <w:pPr>
              <w:numPr>
                <w:ilvl w:val="0"/>
                <w:numId w:val="4"/>
              </w:numPr>
            </w:pPr>
            <w:r w:rsidRPr="0083657B">
              <w:t>Strategies to balance holding costs against penalty costs.</w:t>
            </w:r>
          </w:p>
          <w:p w14:paraId="7ADBF177" w14:textId="598C8C28" w:rsidR="0083657B" w:rsidRPr="007B5FA6" w:rsidRDefault="0083657B" w:rsidP="00571F30"/>
        </w:tc>
        <w:tc>
          <w:tcPr>
            <w:tcW w:w="7546" w:type="dxa"/>
          </w:tcPr>
          <w:p w14:paraId="72885F29" w14:textId="77777777" w:rsidR="0083657B" w:rsidRPr="0083657B" w:rsidRDefault="0083657B" w:rsidP="0083657B">
            <w:pPr>
              <w:rPr>
                <w:lang w:val="en-US"/>
              </w:rPr>
            </w:pPr>
            <w:r w:rsidRPr="0083657B">
              <w:rPr>
                <w:lang w:val="en-US"/>
              </w:rPr>
              <w:lastRenderedPageBreak/>
              <w:t>Indices and Sets</w:t>
            </w:r>
          </w:p>
          <w:p w14:paraId="74B7A446" w14:textId="77777777" w:rsidR="0083657B" w:rsidRPr="0083657B" w:rsidRDefault="0083657B" w:rsidP="0083657B">
            <w:pPr>
              <w:rPr>
                <w:lang w:val="en-US"/>
              </w:rPr>
            </w:pPr>
            <w:r>
              <w:br/>
            </w:r>
            <w:r w:rsidRPr="11BF1921">
              <w:rPr>
                <w:lang w:val="en-US"/>
              </w:rPr>
              <w:t xml:space="preserve">t </w:t>
            </w:r>
            <w:commentRangeStart w:id="6"/>
            <w:r w:rsidRPr="11BF1921">
              <w:rPr>
                <w:rFonts w:ascii="Cambria Math" w:hAnsi="Cambria Math" w:cs="Cambria Math"/>
                <w:lang w:val="en-US"/>
              </w:rPr>
              <w:t>∈</w:t>
            </w:r>
            <w:commentRangeEnd w:id="6"/>
            <w:r>
              <w:rPr>
                <w:rStyle w:val="CommentReference"/>
              </w:rPr>
              <w:commentReference w:id="6"/>
            </w:r>
            <w:r w:rsidRPr="11BF1921">
              <w:rPr>
                <w:lang w:val="en-US"/>
              </w:rPr>
              <w:t xml:space="preserve"> T: Weeks in the planning horizon (T = {1, 2, ..., 8}).</w:t>
            </w:r>
            <w:r>
              <w:br/>
            </w:r>
            <w:r w:rsidRPr="11BF1921">
              <w:rPr>
                <w:lang w:val="en-US"/>
              </w:rPr>
              <w:t xml:space="preserve">d </w:t>
            </w:r>
            <w:r w:rsidRPr="11BF1921">
              <w:rPr>
                <w:rFonts w:ascii="Cambria Math" w:hAnsi="Cambria Math" w:cs="Cambria Math"/>
                <w:lang w:val="en-US"/>
              </w:rPr>
              <w:t>∈</w:t>
            </w:r>
            <w:r w:rsidRPr="11BF1921">
              <w:rPr>
                <w:lang w:val="en-US"/>
              </w:rPr>
              <w:t xml:space="preserve"> D: Departments (D = {Surgery, Emergency}).</w:t>
            </w:r>
            <w:r>
              <w:br/>
            </w:r>
            <w:r w:rsidRPr="11BF1921">
              <w:rPr>
                <w:lang w:val="en-US"/>
              </w:rPr>
              <w:t xml:space="preserve">s </w:t>
            </w:r>
            <w:r w:rsidRPr="11BF1921">
              <w:rPr>
                <w:rFonts w:ascii="Cambria Math" w:hAnsi="Cambria Math" w:cs="Cambria Math"/>
                <w:lang w:val="en-US"/>
              </w:rPr>
              <w:t>∈</w:t>
            </w:r>
            <w:r w:rsidRPr="11BF1921">
              <w:rPr>
                <w:lang w:val="en-US"/>
              </w:rPr>
              <w:t xml:space="preserve"> S: Supply types (S = {General Medical Supplies, Critical Equipment, Consumables}).</w:t>
            </w:r>
            <w:r>
              <w:br/>
            </w:r>
          </w:p>
          <w:p w14:paraId="4425FF59" w14:textId="77777777" w:rsidR="0083657B" w:rsidRPr="0083657B" w:rsidRDefault="0083657B" w:rsidP="0083657B">
            <w:pPr>
              <w:rPr>
                <w:lang w:val="en-US"/>
              </w:rPr>
            </w:pPr>
            <w:r w:rsidRPr="0083657B">
              <w:rPr>
                <w:lang w:val="en-US"/>
              </w:rPr>
              <w:t>Parameters</w:t>
            </w:r>
          </w:p>
          <w:p w14:paraId="00C1E528" w14:textId="77777777" w:rsidR="0083657B" w:rsidRPr="0083657B" w:rsidRDefault="0083657B" w:rsidP="0083657B">
            <w:pPr>
              <w:rPr>
                <w:lang w:val="en-US"/>
              </w:rPr>
            </w:pPr>
            <w:r w:rsidRPr="0083657B">
              <w:rPr>
                <w:lang w:val="en-US"/>
              </w:rPr>
              <w:br/>
              <w:t>I_{0,d,s}: Initial inventory of supply s in department d.</w:t>
            </w:r>
            <w:r w:rsidRPr="0083657B">
              <w:rPr>
                <w:lang w:val="en-US"/>
              </w:rPr>
              <w:br/>
              <w:t>d_{</w:t>
            </w:r>
            <w:proofErr w:type="spellStart"/>
            <w:r w:rsidRPr="0083657B">
              <w:rPr>
                <w:lang w:val="en-US"/>
              </w:rPr>
              <w:t>t,d,s</w:t>
            </w:r>
            <w:proofErr w:type="spellEnd"/>
            <w:r w:rsidRPr="0083657B">
              <w:rPr>
                <w:lang w:val="en-US"/>
              </w:rPr>
              <w:t>}: Weekly demand for supply s in department d during week t.</w:t>
            </w:r>
            <w:r w:rsidRPr="0083657B">
              <w:rPr>
                <w:lang w:val="en-US"/>
              </w:rPr>
              <w:br/>
            </w:r>
            <w:proofErr w:type="spellStart"/>
            <w:r w:rsidRPr="0083657B">
              <w:rPr>
                <w:lang w:val="en-US"/>
              </w:rPr>
              <w:t>c_s</w:t>
            </w:r>
            <w:proofErr w:type="spellEnd"/>
            <w:r w:rsidRPr="0083657B">
              <w:rPr>
                <w:lang w:val="en-US"/>
              </w:rPr>
              <w:t>: Standard order cost per unit of supply s.</w:t>
            </w:r>
            <w:r w:rsidRPr="0083657B">
              <w:rPr>
                <w:lang w:val="en-US"/>
              </w:rPr>
              <w:br/>
            </w:r>
            <w:proofErr w:type="spellStart"/>
            <w:r w:rsidRPr="0083657B">
              <w:rPr>
                <w:lang w:val="en-US"/>
              </w:rPr>
              <w:t>b_s</w:t>
            </w:r>
            <w:proofErr w:type="spellEnd"/>
            <w:r w:rsidRPr="0083657B">
              <w:rPr>
                <w:lang w:val="en-US"/>
              </w:rPr>
              <w:t>: Bulk order fixed cost for supply s.</w:t>
            </w:r>
            <w:r w:rsidRPr="0083657B">
              <w:rPr>
                <w:lang w:val="en-US"/>
              </w:rPr>
              <w:br/>
            </w:r>
            <w:proofErr w:type="spellStart"/>
            <w:r w:rsidRPr="0083657B">
              <w:rPr>
                <w:lang w:val="en-US"/>
              </w:rPr>
              <w:t>h_s</w:t>
            </w:r>
            <w:proofErr w:type="spellEnd"/>
            <w:r w:rsidRPr="0083657B">
              <w:rPr>
                <w:lang w:val="en-US"/>
              </w:rPr>
              <w:t>: Holding cost per unit per week for supply s.</w:t>
            </w:r>
            <w:r w:rsidRPr="0083657B">
              <w:rPr>
                <w:lang w:val="en-US"/>
              </w:rPr>
              <w:br/>
            </w:r>
            <w:proofErr w:type="spellStart"/>
            <w:r w:rsidRPr="0083657B">
              <w:rPr>
                <w:lang w:val="en-US"/>
              </w:rPr>
              <w:t>g_s</w:t>
            </w:r>
            <w:proofErr w:type="spellEnd"/>
            <w:r w:rsidRPr="0083657B">
              <w:rPr>
                <w:lang w:val="en-US"/>
              </w:rPr>
              <w:t>: Penalty cost per unit of unmet demand for supply s.</w:t>
            </w:r>
            <w:r w:rsidRPr="0083657B">
              <w:rPr>
                <w:lang w:val="en-US"/>
              </w:rPr>
              <w:br/>
            </w:r>
            <w:proofErr w:type="spellStart"/>
            <w:r w:rsidRPr="0083657B">
              <w:rPr>
                <w:lang w:val="en-US"/>
              </w:rPr>
              <w:t>q_s</w:t>
            </w:r>
            <w:proofErr w:type="spellEnd"/>
            <w:r w:rsidRPr="0083657B">
              <w:rPr>
                <w:lang w:val="en-US"/>
              </w:rPr>
              <w:t>: Bulk order minimum quantity for supply s.</w:t>
            </w:r>
            <w:r w:rsidRPr="0083657B">
              <w:rPr>
                <w:lang w:val="en-US"/>
              </w:rPr>
              <w:br/>
              <w:t>L_s: Delivery lead time for supply s (e.g., orders placed in week t are delivered in week t + L_s).</w:t>
            </w:r>
            <w:r w:rsidRPr="0083657B">
              <w:rPr>
                <w:lang w:val="en-US"/>
              </w:rPr>
              <w:br/>
            </w:r>
          </w:p>
          <w:p w14:paraId="2980F19F" w14:textId="77777777" w:rsidR="0083657B" w:rsidRPr="0083657B" w:rsidRDefault="0083657B" w:rsidP="0083657B">
            <w:pPr>
              <w:rPr>
                <w:lang w:val="en-US"/>
              </w:rPr>
            </w:pPr>
            <w:r w:rsidRPr="0083657B">
              <w:rPr>
                <w:lang w:val="en-US"/>
              </w:rPr>
              <w:t>Decision Variables</w:t>
            </w:r>
          </w:p>
          <w:p w14:paraId="52C21C2E" w14:textId="77777777" w:rsidR="0083657B" w:rsidRPr="0083657B" w:rsidRDefault="0083657B" w:rsidP="0083657B">
            <w:pPr>
              <w:rPr>
                <w:lang w:val="en-US"/>
              </w:rPr>
            </w:pPr>
            <w:r w:rsidRPr="0083657B">
              <w:rPr>
                <w:lang w:val="en-US"/>
              </w:rPr>
              <w:br/>
              <w:t>x_{</w:t>
            </w:r>
            <w:proofErr w:type="spellStart"/>
            <w:r w:rsidRPr="0083657B">
              <w:rPr>
                <w:lang w:val="en-US"/>
              </w:rPr>
              <w:t>t,d,s</w:t>
            </w:r>
            <w:proofErr w:type="spellEnd"/>
            <w:r w:rsidRPr="0083657B">
              <w:rPr>
                <w:lang w:val="en-US"/>
              </w:rPr>
              <w:t>}: Units of supply s ordered for department d in week t.</w:t>
            </w:r>
            <w:r w:rsidRPr="0083657B">
              <w:rPr>
                <w:lang w:val="en-US"/>
              </w:rPr>
              <w:br/>
              <w:t>z_{</w:t>
            </w:r>
            <w:proofErr w:type="spellStart"/>
            <w:r w:rsidRPr="0083657B">
              <w:rPr>
                <w:lang w:val="en-US"/>
              </w:rPr>
              <w:t>t,d,s</w:t>
            </w:r>
            <w:proofErr w:type="spellEnd"/>
            <w:r w:rsidRPr="0083657B">
              <w:rPr>
                <w:lang w:val="en-US"/>
              </w:rPr>
              <w:t>}: Inventory level of supply s for department d at the end of week t.</w:t>
            </w:r>
            <w:r w:rsidRPr="0083657B">
              <w:rPr>
                <w:lang w:val="en-US"/>
              </w:rPr>
              <w:br/>
            </w:r>
            <w:r w:rsidRPr="0083657B">
              <w:rPr>
                <w:lang w:val="en-US"/>
              </w:rPr>
              <w:lastRenderedPageBreak/>
              <w:t>v_{</w:t>
            </w:r>
            <w:proofErr w:type="spellStart"/>
            <w:proofErr w:type="gramStart"/>
            <w:r w:rsidRPr="0083657B">
              <w:rPr>
                <w:lang w:val="en-US"/>
              </w:rPr>
              <w:t>t,d</w:t>
            </w:r>
            <w:proofErr w:type="gramEnd"/>
            <w:r w:rsidRPr="0083657B">
              <w:rPr>
                <w:lang w:val="en-US"/>
              </w:rPr>
              <w:t>,s</w:t>
            </w:r>
            <w:proofErr w:type="spellEnd"/>
            <w:r w:rsidRPr="0083657B">
              <w:rPr>
                <w:lang w:val="en-US"/>
              </w:rPr>
              <w:t>}: Unmet demand for supply s in department d during week t.</w:t>
            </w:r>
            <w:r w:rsidRPr="0083657B">
              <w:rPr>
                <w:lang w:val="en-US"/>
              </w:rPr>
              <w:br/>
              <w:t>u_{</w:t>
            </w:r>
            <w:proofErr w:type="spellStart"/>
            <w:proofErr w:type="gramStart"/>
            <w:r w:rsidRPr="0083657B">
              <w:rPr>
                <w:lang w:val="en-US"/>
              </w:rPr>
              <w:t>t,d</w:t>
            </w:r>
            <w:proofErr w:type="gramEnd"/>
            <w:r w:rsidRPr="0083657B">
              <w:rPr>
                <w:lang w:val="en-US"/>
              </w:rPr>
              <w:t>,s</w:t>
            </w:r>
            <w:proofErr w:type="spellEnd"/>
            <w:r w:rsidRPr="0083657B">
              <w:rPr>
                <w:lang w:val="en-US"/>
              </w:rPr>
              <w:t>}: Binary variable indicating if a bulk order for supply s is placed for department d in week t.</w:t>
            </w:r>
            <w:r w:rsidRPr="0083657B">
              <w:rPr>
                <w:lang w:val="en-US"/>
              </w:rPr>
              <w:br/>
            </w:r>
          </w:p>
          <w:p w14:paraId="7BBFF79F" w14:textId="77777777" w:rsidR="0083657B" w:rsidRPr="0083657B" w:rsidRDefault="0083657B" w:rsidP="0083657B">
            <w:pPr>
              <w:rPr>
                <w:lang w:val="en-US"/>
              </w:rPr>
            </w:pPr>
            <w:r w:rsidRPr="0083657B">
              <w:rPr>
                <w:lang w:val="en-US"/>
              </w:rPr>
              <w:t>Objective Function</w:t>
            </w:r>
          </w:p>
          <w:p w14:paraId="0E8B8E4B" w14:textId="77777777" w:rsidR="0083657B" w:rsidRPr="0083657B" w:rsidRDefault="0083657B" w:rsidP="0083657B">
            <w:pPr>
              <w:rPr>
                <w:lang w:val="en-US"/>
              </w:rPr>
            </w:pPr>
            <w:r w:rsidRPr="0083657B">
              <w:rPr>
                <w:lang w:val="en-US"/>
              </w:rPr>
              <w:br/>
              <w:t>Minimize the total cost across all weeks, departments, and supply types:</w:t>
            </w:r>
            <w:r w:rsidRPr="0083657B">
              <w:rPr>
                <w:lang w:val="en-US"/>
              </w:rPr>
              <w:br/>
              <w:t xml:space="preserve">Total Cost = ∑_{t </w:t>
            </w:r>
            <w:r w:rsidRPr="0083657B">
              <w:rPr>
                <w:rFonts w:ascii="Cambria Math" w:hAnsi="Cambria Math" w:cs="Cambria Math"/>
                <w:lang w:val="en-US"/>
              </w:rPr>
              <w:t>∈</w:t>
            </w:r>
            <w:r w:rsidRPr="0083657B">
              <w:rPr>
                <w:lang w:val="en-US"/>
              </w:rPr>
              <w:t xml:space="preserve"> T} </w:t>
            </w:r>
            <w:r w:rsidRPr="0083657B">
              <w:rPr>
                <w:rFonts w:ascii="Aptos" w:hAnsi="Aptos" w:cs="Aptos"/>
                <w:lang w:val="en-US"/>
              </w:rPr>
              <w:t>∑</w:t>
            </w:r>
            <w:r w:rsidRPr="0083657B">
              <w:rPr>
                <w:lang w:val="en-US"/>
              </w:rPr>
              <w:t xml:space="preserve">_{d </w:t>
            </w:r>
            <w:r w:rsidRPr="0083657B">
              <w:rPr>
                <w:rFonts w:ascii="Cambria Math" w:hAnsi="Cambria Math" w:cs="Cambria Math"/>
                <w:lang w:val="en-US"/>
              </w:rPr>
              <w:t>∈</w:t>
            </w:r>
            <w:r w:rsidRPr="0083657B">
              <w:rPr>
                <w:lang w:val="en-US"/>
              </w:rPr>
              <w:t xml:space="preserve"> D} </w:t>
            </w:r>
            <w:r w:rsidRPr="0083657B">
              <w:rPr>
                <w:rFonts w:ascii="Aptos" w:hAnsi="Aptos" w:cs="Aptos"/>
                <w:lang w:val="en-US"/>
              </w:rPr>
              <w:t>∑</w:t>
            </w:r>
            <w:r w:rsidRPr="0083657B">
              <w:rPr>
                <w:lang w:val="en-US"/>
              </w:rPr>
              <w:t xml:space="preserve">_{s </w:t>
            </w:r>
            <w:r w:rsidRPr="0083657B">
              <w:rPr>
                <w:rFonts w:ascii="Cambria Math" w:hAnsi="Cambria Math" w:cs="Cambria Math"/>
                <w:lang w:val="en-US"/>
              </w:rPr>
              <w:t>∈</w:t>
            </w:r>
            <w:r w:rsidRPr="0083657B">
              <w:rPr>
                <w:lang w:val="en-US"/>
              </w:rPr>
              <w:t xml:space="preserve"> S} (</w:t>
            </w:r>
            <w:proofErr w:type="spellStart"/>
            <w:r w:rsidRPr="0083657B">
              <w:rPr>
                <w:lang w:val="en-US"/>
              </w:rPr>
              <w:t>c_s</w:t>
            </w:r>
            <w:proofErr w:type="spellEnd"/>
            <w:r w:rsidRPr="0083657B">
              <w:rPr>
                <w:lang w:val="en-US"/>
              </w:rPr>
              <w:t xml:space="preserve"> * x_{</w:t>
            </w:r>
            <w:proofErr w:type="spellStart"/>
            <w:r w:rsidRPr="0083657B">
              <w:rPr>
                <w:lang w:val="en-US"/>
              </w:rPr>
              <w:t>t,d,s</w:t>
            </w:r>
            <w:proofErr w:type="spellEnd"/>
            <w:r w:rsidRPr="0083657B">
              <w:rPr>
                <w:lang w:val="en-US"/>
              </w:rPr>
              <w:t xml:space="preserve">} + </w:t>
            </w:r>
            <w:proofErr w:type="spellStart"/>
            <w:r w:rsidRPr="0083657B">
              <w:rPr>
                <w:lang w:val="en-US"/>
              </w:rPr>
              <w:t>b_s</w:t>
            </w:r>
            <w:proofErr w:type="spellEnd"/>
            <w:r w:rsidRPr="0083657B">
              <w:rPr>
                <w:lang w:val="en-US"/>
              </w:rPr>
              <w:t xml:space="preserve"> * u_{</w:t>
            </w:r>
            <w:proofErr w:type="spellStart"/>
            <w:r w:rsidRPr="0083657B">
              <w:rPr>
                <w:lang w:val="en-US"/>
              </w:rPr>
              <w:t>t,d,s</w:t>
            </w:r>
            <w:proofErr w:type="spellEnd"/>
            <w:r w:rsidRPr="0083657B">
              <w:rPr>
                <w:lang w:val="en-US"/>
              </w:rPr>
              <w:t xml:space="preserve">} + </w:t>
            </w:r>
            <w:proofErr w:type="spellStart"/>
            <w:r w:rsidRPr="0083657B">
              <w:rPr>
                <w:lang w:val="en-US"/>
              </w:rPr>
              <w:t>h_s</w:t>
            </w:r>
            <w:proofErr w:type="spellEnd"/>
            <w:r w:rsidRPr="0083657B">
              <w:rPr>
                <w:lang w:val="en-US"/>
              </w:rPr>
              <w:t xml:space="preserve"> * z_{</w:t>
            </w:r>
            <w:proofErr w:type="spellStart"/>
            <w:r w:rsidRPr="0083657B">
              <w:rPr>
                <w:lang w:val="en-US"/>
              </w:rPr>
              <w:t>t,d,s</w:t>
            </w:r>
            <w:proofErr w:type="spellEnd"/>
            <w:r w:rsidRPr="0083657B">
              <w:rPr>
                <w:lang w:val="en-US"/>
              </w:rPr>
              <w:t xml:space="preserve">} + </w:t>
            </w:r>
            <w:proofErr w:type="spellStart"/>
            <w:r w:rsidRPr="0083657B">
              <w:rPr>
                <w:lang w:val="en-US"/>
              </w:rPr>
              <w:t>g_s</w:t>
            </w:r>
            <w:proofErr w:type="spellEnd"/>
            <w:r w:rsidRPr="0083657B">
              <w:rPr>
                <w:lang w:val="en-US"/>
              </w:rPr>
              <w:t xml:space="preserve"> * v_{</w:t>
            </w:r>
            <w:proofErr w:type="spellStart"/>
            <w:r w:rsidRPr="0083657B">
              <w:rPr>
                <w:lang w:val="en-US"/>
              </w:rPr>
              <w:t>t,d,s</w:t>
            </w:r>
            <w:proofErr w:type="spellEnd"/>
            <w:r w:rsidRPr="0083657B">
              <w:rPr>
                <w:lang w:val="en-US"/>
              </w:rPr>
              <w:t>})</w:t>
            </w:r>
            <w:r w:rsidRPr="0083657B">
              <w:rPr>
                <w:lang w:val="en-US"/>
              </w:rPr>
              <w:br/>
            </w:r>
          </w:p>
          <w:p w14:paraId="1ADE8CB8" w14:textId="77777777" w:rsidR="0083657B" w:rsidRPr="0083657B" w:rsidRDefault="0083657B" w:rsidP="0083657B">
            <w:pPr>
              <w:rPr>
                <w:lang w:val="en-US"/>
              </w:rPr>
            </w:pPr>
            <w:r w:rsidRPr="0083657B">
              <w:rPr>
                <w:lang w:val="en-US"/>
              </w:rPr>
              <w:t>Constraints</w:t>
            </w:r>
          </w:p>
          <w:p w14:paraId="66C92E88" w14:textId="77777777" w:rsidR="0083657B" w:rsidRPr="0083657B" w:rsidRDefault="0083657B" w:rsidP="0083657B">
            <w:pPr>
              <w:rPr>
                <w:lang w:val="en-US"/>
              </w:rPr>
            </w:pPr>
            <w:r w:rsidRPr="0083657B">
              <w:rPr>
                <w:lang w:val="en-US"/>
              </w:rPr>
              <w:t>1. Demand Satisfaction</w:t>
            </w:r>
          </w:p>
          <w:p w14:paraId="4F0B0061" w14:textId="77777777" w:rsidR="0083657B" w:rsidRPr="0083657B" w:rsidRDefault="0083657B" w:rsidP="0083657B">
            <w:pPr>
              <w:rPr>
                <w:lang w:val="en-US"/>
              </w:rPr>
            </w:pPr>
            <w:r>
              <w:br/>
            </w:r>
            <w:r w:rsidRPr="11BF1921">
              <w:rPr>
                <w:lang w:val="en-US"/>
              </w:rPr>
              <w:t>The inventory carried over, plus incoming orders, must satisfy demand and any unmet demand:</w:t>
            </w:r>
            <w:r>
              <w:br/>
            </w:r>
            <w:r w:rsidRPr="11BF1921">
              <w:rPr>
                <w:lang w:val="en-US"/>
              </w:rPr>
              <w:t>z_{t-1,d,s} + x_{t-</w:t>
            </w:r>
            <w:proofErr w:type="spellStart"/>
            <w:r w:rsidRPr="11BF1921">
              <w:rPr>
                <w:lang w:val="en-US"/>
              </w:rPr>
              <w:t>L_s,d,s</w:t>
            </w:r>
            <w:proofErr w:type="spellEnd"/>
            <w:r w:rsidRPr="11BF1921">
              <w:rPr>
                <w:lang w:val="en-US"/>
              </w:rPr>
              <w:t>} - z_{</w:t>
            </w:r>
            <w:proofErr w:type="spellStart"/>
            <w:r w:rsidRPr="11BF1921">
              <w:rPr>
                <w:lang w:val="en-US"/>
              </w:rPr>
              <w:t>t,d,s</w:t>
            </w:r>
            <w:proofErr w:type="spellEnd"/>
            <w:r w:rsidRPr="11BF1921">
              <w:rPr>
                <w:lang w:val="en-US"/>
              </w:rPr>
              <w:t>} - v_{</w:t>
            </w:r>
            <w:proofErr w:type="spellStart"/>
            <w:r w:rsidRPr="11BF1921">
              <w:rPr>
                <w:lang w:val="en-US"/>
              </w:rPr>
              <w:t>t,d,s</w:t>
            </w:r>
            <w:proofErr w:type="spellEnd"/>
            <w:r w:rsidRPr="11BF1921">
              <w:rPr>
                <w:lang w:val="en-US"/>
              </w:rPr>
              <w:t>} = d_{</w:t>
            </w:r>
            <w:proofErr w:type="spellStart"/>
            <w:r w:rsidRPr="11BF1921">
              <w:rPr>
                <w:lang w:val="en-US"/>
              </w:rPr>
              <w:t>t,d,s</w:t>
            </w:r>
            <w:proofErr w:type="spellEnd"/>
            <w:r w:rsidRPr="11BF1921">
              <w:rPr>
                <w:lang w:val="en-US"/>
              </w:rPr>
              <w:t xml:space="preserve">} </w:t>
            </w:r>
            <w:r w:rsidRPr="11BF1921">
              <w:rPr>
                <w:rFonts w:ascii="Cambria Math" w:hAnsi="Cambria Math" w:cs="Cambria Math"/>
                <w:lang w:val="en-US"/>
              </w:rPr>
              <w:t>∀</w:t>
            </w:r>
            <w:r w:rsidRPr="11BF1921">
              <w:rPr>
                <w:lang w:val="en-US"/>
              </w:rPr>
              <w:t xml:space="preserve"> t </w:t>
            </w:r>
            <w:r w:rsidRPr="11BF1921">
              <w:rPr>
                <w:rFonts w:ascii="Cambria Math" w:hAnsi="Cambria Math" w:cs="Cambria Math"/>
                <w:lang w:val="en-US"/>
              </w:rPr>
              <w:t>∈</w:t>
            </w:r>
            <w:r w:rsidRPr="11BF1921">
              <w:rPr>
                <w:lang w:val="en-US"/>
              </w:rPr>
              <w:t xml:space="preserve"> T, </w:t>
            </w:r>
            <w:r w:rsidRPr="11BF1921">
              <w:rPr>
                <w:rFonts w:ascii="Cambria Math" w:hAnsi="Cambria Math" w:cs="Cambria Math"/>
                <w:lang w:val="en-US"/>
              </w:rPr>
              <w:t>∀</w:t>
            </w:r>
            <w:r w:rsidRPr="11BF1921">
              <w:rPr>
                <w:lang w:val="en-US"/>
              </w:rPr>
              <w:t xml:space="preserve"> d </w:t>
            </w:r>
            <w:r w:rsidRPr="11BF1921">
              <w:rPr>
                <w:rFonts w:ascii="Cambria Math" w:hAnsi="Cambria Math" w:cs="Cambria Math"/>
                <w:lang w:val="en-US"/>
              </w:rPr>
              <w:t>∈</w:t>
            </w:r>
            <w:r w:rsidRPr="11BF1921">
              <w:rPr>
                <w:lang w:val="en-US"/>
              </w:rPr>
              <w:t xml:space="preserve"> D, </w:t>
            </w:r>
            <w:r w:rsidRPr="11BF1921">
              <w:rPr>
                <w:rFonts w:ascii="Cambria Math" w:hAnsi="Cambria Math" w:cs="Cambria Math"/>
                <w:lang w:val="en-US"/>
              </w:rPr>
              <w:t>∀</w:t>
            </w:r>
            <w:r w:rsidRPr="11BF1921">
              <w:rPr>
                <w:lang w:val="en-US"/>
              </w:rPr>
              <w:t xml:space="preserve"> s </w:t>
            </w:r>
            <w:r w:rsidRPr="11BF1921">
              <w:rPr>
                <w:rFonts w:ascii="Cambria Math" w:hAnsi="Cambria Math" w:cs="Cambria Math"/>
                <w:lang w:val="en-US"/>
              </w:rPr>
              <w:t>∈</w:t>
            </w:r>
            <w:r w:rsidRPr="11BF1921">
              <w:rPr>
                <w:lang w:val="en-US"/>
              </w:rPr>
              <w:t xml:space="preserve"> S</w:t>
            </w:r>
            <w:r>
              <w:br/>
            </w:r>
            <w:r w:rsidRPr="11BF1921">
              <w:rPr>
                <w:lang w:val="en-US"/>
              </w:rPr>
              <w:t xml:space="preserve">Note: </w:t>
            </w:r>
            <w:commentRangeStart w:id="7"/>
            <w:r w:rsidRPr="11BF1921">
              <w:rPr>
                <w:lang w:val="en-US"/>
              </w:rPr>
              <w:t>x_{t-</w:t>
            </w:r>
            <w:proofErr w:type="spellStart"/>
            <w:r w:rsidRPr="11BF1921">
              <w:rPr>
                <w:lang w:val="en-US"/>
              </w:rPr>
              <w:t>L_s,d,s</w:t>
            </w:r>
            <w:proofErr w:type="spellEnd"/>
            <w:r w:rsidRPr="11BF1921">
              <w:rPr>
                <w:lang w:val="en-US"/>
              </w:rPr>
              <w:t>} refers to the order placed L_s weeks ago that arrives in week t</w:t>
            </w:r>
            <w:commentRangeEnd w:id="7"/>
            <w:r>
              <w:rPr>
                <w:rStyle w:val="CommentReference"/>
              </w:rPr>
              <w:commentReference w:id="7"/>
            </w:r>
            <w:r w:rsidRPr="11BF1921">
              <w:rPr>
                <w:lang w:val="en-US"/>
              </w:rPr>
              <w:t>.</w:t>
            </w:r>
            <w:r>
              <w:br/>
            </w:r>
          </w:p>
          <w:p w14:paraId="741A756F" w14:textId="77777777" w:rsidR="0083657B" w:rsidRPr="0083657B" w:rsidRDefault="0083657B" w:rsidP="0083657B">
            <w:pPr>
              <w:rPr>
                <w:lang w:val="en-US"/>
              </w:rPr>
            </w:pPr>
            <w:r w:rsidRPr="0083657B">
              <w:rPr>
                <w:lang w:val="en-US"/>
              </w:rPr>
              <w:t>2. Initial Inventory</w:t>
            </w:r>
          </w:p>
          <w:p w14:paraId="36180841" w14:textId="77777777" w:rsidR="0083657B" w:rsidRPr="0083657B" w:rsidRDefault="0083657B" w:rsidP="0083657B">
            <w:pPr>
              <w:rPr>
                <w:lang w:val="en-US"/>
              </w:rPr>
            </w:pPr>
            <w:r w:rsidRPr="0083657B">
              <w:rPr>
                <w:lang w:val="en-US"/>
              </w:rPr>
              <w:br/>
              <w:t>The initial inventory at the start of the planning horizon is given:</w:t>
            </w:r>
            <w:r w:rsidRPr="0083657B">
              <w:rPr>
                <w:lang w:val="en-US"/>
              </w:rPr>
              <w:br/>
              <w:t>z_{</w:t>
            </w:r>
            <w:proofErr w:type="gramStart"/>
            <w:r w:rsidRPr="0083657B">
              <w:rPr>
                <w:lang w:val="en-US"/>
              </w:rPr>
              <w:t>0,d</w:t>
            </w:r>
            <w:proofErr w:type="gramEnd"/>
            <w:r w:rsidRPr="0083657B">
              <w:rPr>
                <w:lang w:val="en-US"/>
              </w:rPr>
              <w:t>,s} = I_{</w:t>
            </w:r>
            <w:proofErr w:type="gramStart"/>
            <w:r w:rsidRPr="0083657B">
              <w:rPr>
                <w:lang w:val="en-US"/>
              </w:rPr>
              <w:t>0,d</w:t>
            </w:r>
            <w:proofErr w:type="gramEnd"/>
            <w:r w:rsidRPr="0083657B">
              <w:rPr>
                <w:lang w:val="en-US"/>
              </w:rPr>
              <w:t xml:space="preserve">,s} </w:t>
            </w:r>
            <w:r w:rsidRPr="0083657B">
              <w:rPr>
                <w:rFonts w:ascii="Cambria Math" w:hAnsi="Cambria Math" w:cs="Cambria Math"/>
                <w:lang w:val="en-US"/>
              </w:rPr>
              <w:t>∀</w:t>
            </w:r>
            <w:r w:rsidRPr="0083657B">
              <w:rPr>
                <w:lang w:val="en-US"/>
              </w:rPr>
              <w:t xml:space="preserve"> d </w:t>
            </w:r>
            <w:r w:rsidRPr="0083657B">
              <w:rPr>
                <w:rFonts w:ascii="Cambria Math" w:hAnsi="Cambria Math" w:cs="Cambria Math"/>
                <w:lang w:val="en-US"/>
              </w:rPr>
              <w:t>∈</w:t>
            </w:r>
            <w:r w:rsidRPr="0083657B">
              <w:rPr>
                <w:lang w:val="en-US"/>
              </w:rPr>
              <w:t xml:space="preserve"> D, </w:t>
            </w:r>
            <w:r w:rsidRPr="0083657B">
              <w:rPr>
                <w:rFonts w:ascii="Cambria Math" w:hAnsi="Cambria Math" w:cs="Cambria Math"/>
                <w:lang w:val="en-US"/>
              </w:rPr>
              <w:t>∀</w:t>
            </w:r>
            <w:r w:rsidRPr="0083657B">
              <w:rPr>
                <w:lang w:val="en-US"/>
              </w:rPr>
              <w:t xml:space="preserve"> s </w:t>
            </w:r>
            <w:r w:rsidRPr="0083657B">
              <w:rPr>
                <w:rFonts w:ascii="Cambria Math" w:hAnsi="Cambria Math" w:cs="Cambria Math"/>
                <w:lang w:val="en-US"/>
              </w:rPr>
              <w:t>∈</w:t>
            </w:r>
            <w:r w:rsidRPr="0083657B">
              <w:rPr>
                <w:lang w:val="en-US"/>
              </w:rPr>
              <w:t xml:space="preserve"> S</w:t>
            </w:r>
            <w:r w:rsidRPr="0083657B">
              <w:rPr>
                <w:lang w:val="en-US"/>
              </w:rPr>
              <w:br/>
            </w:r>
          </w:p>
          <w:p w14:paraId="530172DD" w14:textId="77777777" w:rsidR="0083657B" w:rsidRPr="0083657B" w:rsidRDefault="0083657B" w:rsidP="0083657B">
            <w:pPr>
              <w:rPr>
                <w:lang w:val="en-US"/>
              </w:rPr>
            </w:pPr>
            <w:r w:rsidRPr="0083657B">
              <w:rPr>
                <w:lang w:val="en-US"/>
              </w:rPr>
              <w:t>3. Bulk Order Activation</w:t>
            </w:r>
          </w:p>
          <w:p w14:paraId="79A06C89" w14:textId="77777777" w:rsidR="0083657B" w:rsidRPr="0083657B" w:rsidRDefault="0083657B" w:rsidP="0083657B">
            <w:pPr>
              <w:rPr>
                <w:lang w:val="en-US"/>
              </w:rPr>
            </w:pPr>
            <w:r w:rsidRPr="0083657B">
              <w:rPr>
                <w:lang w:val="en-US"/>
              </w:rPr>
              <w:br/>
              <w:t>A bulk order is placed only if the minimum quantity for bulk orders is met:</w:t>
            </w:r>
            <w:r w:rsidRPr="0083657B">
              <w:rPr>
                <w:lang w:val="en-US"/>
              </w:rPr>
              <w:br/>
              <w:t>x_{</w:t>
            </w:r>
            <w:proofErr w:type="spellStart"/>
            <w:proofErr w:type="gramStart"/>
            <w:r w:rsidRPr="0083657B">
              <w:rPr>
                <w:lang w:val="en-US"/>
              </w:rPr>
              <w:t>t,d</w:t>
            </w:r>
            <w:proofErr w:type="gramEnd"/>
            <w:r w:rsidRPr="0083657B">
              <w:rPr>
                <w:lang w:val="en-US"/>
              </w:rPr>
              <w:t>,s</w:t>
            </w:r>
            <w:proofErr w:type="spellEnd"/>
            <w:r w:rsidRPr="0083657B">
              <w:rPr>
                <w:lang w:val="en-US"/>
              </w:rPr>
              <w:t xml:space="preserve">} ≥ </w:t>
            </w:r>
            <w:proofErr w:type="spellStart"/>
            <w:r w:rsidRPr="0083657B">
              <w:rPr>
                <w:lang w:val="en-US"/>
              </w:rPr>
              <w:t>q_s</w:t>
            </w:r>
            <w:proofErr w:type="spellEnd"/>
            <w:r w:rsidRPr="0083657B">
              <w:rPr>
                <w:lang w:val="en-US"/>
              </w:rPr>
              <w:t xml:space="preserve"> * u_{</w:t>
            </w:r>
            <w:proofErr w:type="spellStart"/>
            <w:proofErr w:type="gramStart"/>
            <w:r w:rsidRPr="0083657B">
              <w:rPr>
                <w:lang w:val="en-US"/>
              </w:rPr>
              <w:t>t,d</w:t>
            </w:r>
            <w:proofErr w:type="gramEnd"/>
            <w:r w:rsidRPr="0083657B">
              <w:rPr>
                <w:lang w:val="en-US"/>
              </w:rPr>
              <w:t>,s</w:t>
            </w:r>
            <w:proofErr w:type="spellEnd"/>
            <w:r w:rsidRPr="0083657B">
              <w:rPr>
                <w:lang w:val="en-US"/>
              </w:rPr>
              <w:t xml:space="preserve">} </w:t>
            </w:r>
            <w:r w:rsidRPr="0083657B">
              <w:rPr>
                <w:rFonts w:ascii="Cambria Math" w:hAnsi="Cambria Math" w:cs="Cambria Math"/>
                <w:lang w:val="en-US"/>
              </w:rPr>
              <w:t>∀</w:t>
            </w:r>
            <w:r w:rsidRPr="0083657B">
              <w:rPr>
                <w:lang w:val="en-US"/>
              </w:rPr>
              <w:t xml:space="preserve"> t </w:t>
            </w:r>
            <w:r w:rsidRPr="0083657B">
              <w:rPr>
                <w:rFonts w:ascii="Cambria Math" w:hAnsi="Cambria Math" w:cs="Cambria Math"/>
                <w:lang w:val="en-US"/>
              </w:rPr>
              <w:t>∈</w:t>
            </w:r>
            <w:r w:rsidRPr="0083657B">
              <w:rPr>
                <w:lang w:val="en-US"/>
              </w:rPr>
              <w:t xml:space="preserve"> T, </w:t>
            </w:r>
            <w:r w:rsidRPr="0083657B">
              <w:rPr>
                <w:rFonts w:ascii="Cambria Math" w:hAnsi="Cambria Math" w:cs="Cambria Math"/>
                <w:lang w:val="en-US"/>
              </w:rPr>
              <w:t>∀</w:t>
            </w:r>
            <w:r w:rsidRPr="0083657B">
              <w:rPr>
                <w:lang w:val="en-US"/>
              </w:rPr>
              <w:t xml:space="preserve"> d </w:t>
            </w:r>
            <w:r w:rsidRPr="0083657B">
              <w:rPr>
                <w:rFonts w:ascii="Cambria Math" w:hAnsi="Cambria Math" w:cs="Cambria Math"/>
                <w:lang w:val="en-US"/>
              </w:rPr>
              <w:t>∈</w:t>
            </w:r>
            <w:r w:rsidRPr="0083657B">
              <w:rPr>
                <w:lang w:val="en-US"/>
              </w:rPr>
              <w:t xml:space="preserve"> D, </w:t>
            </w:r>
            <w:r w:rsidRPr="0083657B">
              <w:rPr>
                <w:rFonts w:ascii="Cambria Math" w:hAnsi="Cambria Math" w:cs="Cambria Math"/>
                <w:lang w:val="en-US"/>
              </w:rPr>
              <w:t>∀</w:t>
            </w:r>
            <w:r w:rsidRPr="0083657B">
              <w:rPr>
                <w:lang w:val="en-US"/>
              </w:rPr>
              <w:t xml:space="preserve"> s </w:t>
            </w:r>
            <w:r w:rsidRPr="0083657B">
              <w:rPr>
                <w:rFonts w:ascii="Cambria Math" w:hAnsi="Cambria Math" w:cs="Cambria Math"/>
                <w:lang w:val="en-US"/>
              </w:rPr>
              <w:t>∈</w:t>
            </w:r>
            <w:r w:rsidRPr="0083657B">
              <w:rPr>
                <w:lang w:val="en-US"/>
              </w:rPr>
              <w:t xml:space="preserve"> S</w:t>
            </w:r>
            <w:r w:rsidRPr="0083657B">
              <w:rPr>
                <w:lang w:val="en-US"/>
              </w:rPr>
              <w:br/>
            </w:r>
          </w:p>
          <w:p w14:paraId="1A70C553" w14:textId="77777777" w:rsidR="0083657B" w:rsidRPr="0083657B" w:rsidRDefault="0083657B" w:rsidP="0083657B">
            <w:pPr>
              <w:rPr>
                <w:lang w:val="en-US"/>
              </w:rPr>
            </w:pPr>
            <w:r w:rsidRPr="0083657B">
              <w:rPr>
                <w:lang w:val="en-US"/>
              </w:rPr>
              <w:t>4. Non-Negativity and Binary Constraints</w:t>
            </w:r>
          </w:p>
          <w:p w14:paraId="734EB6E0" w14:textId="77777777" w:rsidR="0083657B" w:rsidRPr="0083657B" w:rsidRDefault="0083657B" w:rsidP="0083657B">
            <w:pPr>
              <w:rPr>
                <w:lang w:val="en-US"/>
              </w:rPr>
            </w:pPr>
            <w:r w:rsidRPr="0083657B">
              <w:rPr>
                <w:lang w:val="en-US"/>
              </w:rPr>
              <w:br/>
              <w:t>The decision variables must be non-negative, and u_{</w:t>
            </w:r>
            <w:proofErr w:type="spellStart"/>
            <w:r w:rsidRPr="0083657B">
              <w:rPr>
                <w:lang w:val="en-US"/>
              </w:rPr>
              <w:t>t,d,s</w:t>
            </w:r>
            <w:proofErr w:type="spellEnd"/>
            <w:r w:rsidRPr="0083657B">
              <w:rPr>
                <w:lang w:val="en-US"/>
              </w:rPr>
              <w:t>} must be binary:</w:t>
            </w:r>
            <w:r w:rsidRPr="0083657B">
              <w:rPr>
                <w:lang w:val="en-US"/>
              </w:rPr>
              <w:br/>
              <w:t>x_{</w:t>
            </w:r>
            <w:proofErr w:type="spellStart"/>
            <w:r w:rsidRPr="0083657B">
              <w:rPr>
                <w:lang w:val="en-US"/>
              </w:rPr>
              <w:t>t,d,s</w:t>
            </w:r>
            <w:proofErr w:type="spellEnd"/>
            <w:r w:rsidRPr="0083657B">
              <w:rPr>
                <w:lang w:val="en-US"/>
              </w:rPr>
              <w:t>}, z_{</w:t>
            </w:r>
            <w:proofErr w:type="spellStart"/>
            <w:r w:rsidRPr="0083657B">
              <w:rPr>
                <w:lang w:val="en-US"/>
              </w:rPr>
              <w:t>t,d,s</w:t>
            </w:r>
            <w:proofErr w:type="spellEnd"/>
            <w:r w:rsidRPr="0083657B">
              <w:rPr>
                <w:lang w:val="en-US"/>
              </w:rPr>
              <w:t>}, v_{</w:t>
            </w:r>
            <w:proofErr w:type="spellStart"/>
            <w:r w:rsidRPr="0083657B">
              <w:rPr>
                <w:lang w:val="en-US"/>
              </w:rPr>
              <w:t>t,d,s</w:t>
            </w:r>
            <w:proofErr w:type="spellEnd"/>
            <w:r w:rsidRPr="0083657B">
              <w:rPr>
                <w:lang w:val="en-US"/>
              </w:rPr>
              <w:t>} ≥ 0, u_{</w:t>
            </w:r>
            <w:proofErr w:type="spellStart"/>
            <w:r w:rsidRPr="0083657B">
              <w:rPr>
                <w:lang w:val="en-US"/>
              </w:rPr>
              <w:t>t,d,s</w:t>
            </w:r>
            <w:proofErr w:type="spellEnd"/>
            <w:r w:rsidRPr="0083657B">
              <w:rPr>
                <w:lang w:val="en-US"/>
              </w:rPr>
              <w:t xml:space="preserve">} </w:t>
            </w:r>
            <w:r w:rsidRPr="0083657B">
              <w:rPr>
                <w:rFonts w:ascii="Cambria Math" w:hAnsi="Cambria Math" w:cs="Cambria Math"/>
                <w:lang w:val="en-US"/>
              </w:rPr>
              <w:t>∈</w:t>
            </w:r>
            <w:r w:rsidRPr="0083657B">
              <w:rPr>
                <w:lang w:val="en-US"/>
              </w:rPr>
              <w:t xml:space="preserve"> {0, 1} </w:t>
            </w:r>
            <w:r w:rsidRPr="0083657B">
              <w:rPr>
                <w:rFonts w:ascii="Cambria Math" w:hAnsi="Cambria Math" w:cs="Cambria Math"/>
                <w:lang w:val="en-US"/>
              </w:rPr>
              <w:t>∀</w:t>
            </w:r>
            <w:r w:rsidRPr="0083657B">
              <w:rPr>
                <w:lang w:val="en-US"/>
              </w:rPr>
              <w:t xml:space="preserve"> t </w:t>
            </w:r>
            <w:r w:rsidRPr="0083657B">
              <w:rPr>
                <w:rFonts w:ascii="Cambria Math" w:hAnsi="Cambria Math" w:cs="Cambria Math"/>
                <w:lang w:val="en-US"/>
              </w:rPr>
              <w:t>∈</w:t>
            </w:r>
            <w:r w:rsidRPr="0083657B">
              <w:rPr>
                <w:lang w:val="en-US"/>
              </w:rPr>
              <w:t xml:space="preserve"> T, </w:t>
            </w:r>
            <w:r w:rsidRPr="0083657B">
              <w:rPr>
                <w:rFonts w:ascii="Cambria Math" w:hAnsi="Cambria Math" w:cs="Cambria Math"/>
                <w:lang w:val="en-US"/>
              </w:rPr>
              <w:t>∀</w:t>
            </w:r>
            <w:r w:rsidRPr="0083657B">
              <w:rPr>
                <w:lang w:val="en-US"/>
              </w:rPr>
              <w:t xml:space="preserve"> d </w:t>
            </w:r>
            <w:r w:rsidRPr="0083657B">
              <w:rPr>
                <w:rFonts w:ascii="Cambria Math" w:hAnsi="Cambria Math" w:cs="Cambria Math"/>
                <w:lang w:val="en-US"/>
              </w:rPr>
              <w:t>∈</w:t>
            </w:r>
            <w:r w:rsidRPr="0083657B">
              <w:rPr>
                <w:lang w:val="en-US"/>
              </w:rPr>
              <w:t xml:space="preserve"> D, </w:t>
            </w:r>
            <w:r w:rsidRPr="0083657B">
              <w:rPr>
                <w:rFonts w:ascii="Cambria Math" w:hAnsi="Cambria Math" w:cs="Cambria Math"/>
                <w:lang w:val="en-US"/>
              </w:rPr>
              <w:t>∀</w:t>
            </w:r>
            <w:r w:rsidRPr="0083657B">
              <w:rPr>
                <w:lang w:val="en-US"/>
              </w:rPr>
              <w:t xml:space="preserve"> s </w:t>
            </w:r>
            <w:r w:rsidRPr="0083657B">
              <w:rPr>
                <w:rFonts w:ascii="Cambria Math" w:hAnsi="Cambria Math" w:cs="Cambria Math"/>
                <w:lang w:val="en-US"/>
              </w:rPr>
              <w:t>∈</w:t>
            </w:r>
            <w:r w:rsidRPr="0083657B">
              <w:rPr>
                <w:lang w:val="en-US"/>
              </w:rPr>
              <w:t xml:space="preserve"> S</w:t>
            </w:r>
            <w:r w:rsidRPr="0083657B">
              <w:rPr>
                <w:lang w:val="en-US"/>
              </w:rPr>
              <w:br/>
            </w:r>
          </w:p>
          <w:p w14:paraId="2DCA9248" w14:textId="77777777" w:rsidR="0083657B" w:rsidRPr="0083657B" w:rsidRDefault="0083657B" w:rsidP="0083657B">
            <w:pPr>
              <w:rPr>
                <w:lang w:val="en-US"/>
              </w:rPr>
            </w:pPr>
            <w:r w:rsidRPr="0083657B">
              <w:rPr>
                <w:lang w:val="en-US"/>
              </w:rPr>
              <w:t>5. Order Arrival Constraint</w:t>
            </w:r>
          </w:p>
          <w:p w14:paraId="62CB4D00" w14:textId="4F5AA501" w:rsidR="00571F30" w:rsidRPr="007B5FA6" w:rsidRDefault="0083657B" w:rsidP="0083657B">
            <w:r w:rsidRPr="007B5FA6">
              <w:rPr>
                <w:lang w:val="en-US"/>
              </w:rPr>
              <w:lastRenderedPageBreak/>
              <w:br/>
              <w:t>Orders cannot arrive earlier than their lead time allows. For t - L_s &lt; 1, assume no orders arrive:</w:t>
            </w:r>
            <w:r w:rsidRPr="007B5FA6">
              <w:rPr>
                <w:lang w:val="en-US"/>
              </w:rPr>
              <w:br/>
              <w:t>x_{t-</w:t>
            </w:r>
            <w:proofErr w:type="spellStart"/>
            <w:r w:rsidRPr="007B5FA6">
              <w:rPr>
                <w:lang w:val="en-US"/>
              </w:rPr>
              <w:t>L_</w:t>
            </w:r>
            <w:proofErr w:type="gramStart"/>
            <w:r w:rsidRPr="007B5FA6">
              <w:rPr>
                <w:lang w:val="en-US"/>
              </w:rPr>
              <w:t>s,d</w:t>
            </w:r>
            <w:proofErr w:type="gramEnd"/>
            <w:r w:rsidRPr="007B5FA6">
              <w:rPr>
                <w:lang w:val="en-US"/>
              </w:rPr>
              <w:t>,s</w:t>
            </w:r>
            <w:proofErr w:type="spellEnd"/>
            <w:r w:rsidRPr="007B5FA6">
              <w:rPr>
                <w:lang w:val="en-US"/>
              </w:rPr>
              <w:t xml:space="preserve">} = 0 </w:t>
            </w:r>
            <w:r w:rsidRPr="007B5FA6">
              <w:rPr>
                <w:rFonts w:ascii="Cambria Math" w:hAnsi="Cambria Math" w:cs="Cambria Math"/>
                <w:lang w:val="en-US"/>
              </w:rPr>
              <w:t>∀</w:t>
            </w:r>
            <w:r w:rsidRPr="007B5FA6">
              <w:rPr>
                <w:lang w:val="en-US"/>
              </w:rPr>
              <w:t xml:space="preserve"> t </w:t>
            </w:r>
            <w:r w:rsidRPr="007B5FA6">
              <w:rPr>
                <w:rFonts w:ascii="Cambria Math" w:hAnsi="Cambria Math" w:cs="Cambria Math"/>
                <w:lang w:val="en-US"/>
              </w:rPr>
              <w:t>∈</w:t>
            </w:r>
            <w:r w:rsidRPr="007B5FA6">
              <w:rPr>
                <w:lang w:val="en-US"/>
              </w:rPr>
              <w:t xml:space="preserve"> T, </w:t>
            </w:r>
            <w:r w:rsidRPr="007B5FA6">
              <w:rPr>
                <w:rFonts w:ascii="Cambria Math" w:hAnsi="Cambria Math" w:cs="Cambria Math"/>
                <w:lang w:val="en-US"/>
              </w:rPr>
              <w:t>∀</w:t>
            </w:r>
            <w:r w:rsidRPr="007B5FA6">
              <w:rPr>
                <w:lang w:val="en-US"/>
              </w:rPr>
              <w:t xml:space="preserve"> d </w:t>
            </w:r>
            <w:r w:rsidRPr="007B5FA6">
              <w:rPr>
                <w:rFonts w:ascii="Cambria Math" w:hAnsi="Cambria Math" w:cs="Cambria Math"/>
                <w:lang w:val="en-US"/>
              </w:rPr>
              <w:t>∈</w:t>
            </w:r>
            <w:r w:rsidRPr="007B5FA6">
              <w:rPr>
                <w:lang w:val="en-US"/>
              </w:rPr>
              <w:t xml:space="preserve"> D, </w:t>
            </w:r>
            <w:r w:rsidRPr="007B5FA6">
              <w:rPr>
                <w:rFonts w:ascii="Cambria Math" w:hAnsi="Cambria Math" w:cs="Cambria Math"/>
                <w:lang w:val="en-US"/>
              </w:rPr>
              <w:t>∀</w:t>
            </w:r>
            <w:r w:rsidRPr="007B5FA6">
              <w:rPr>
                <w:lang w:val="en-US"/>
              </w:rPr>
              <w:t xml:space="preserve"> s </w:t>
            </w:r>
            <w:r w:rsidRPr="007B5FA6">
              <w:rPr>
                <w:rFonts w:ascii="Cambria Math" w:hAnsi="Cambria Math" w:cs="Cambria Math"/>
                <w:lang w:val="en-US"/>
              </w:rPr>
              <w:t>∈</w:t>
            </w:r>
            <w:r w:rsidRPr="007B5FA6">
              <w:rPr>
                <w:lang w:val="en-US"/>
              </w:rPr>
              <w:t xml:space="preserve"> S where t - L_s &lt; 1</w:t>
            </w:r>
            <w:r w:rsidRPr="007B5FA6">
              <w:rPr>
                <w:lang w:val="en-US"/>
              </w:rPr>
              <w:br/>
            </w:r>
          </w:p>
        </w:tc>
      </w:tr>
      <w:tr w:rsidR="00571F30" w:rsidRPr="007B5FA6" w14:paraId="25F60911" w14:textId="77777777" w:rsidTr="1D064B76">
        <w:trPr>
          <w:trHeight w:val="369"/>
        </w:trPr>
        <w:tc>
          <w:tcPr>
            <w:tcW w:w="8872" w:type="dxa"/>
          </w:tcPr>
          <w:p w14:paraId="239A32D9" w14:textId="77777777" w:rsidR="00D463C2" w:rsidRPr="007B5FA6" w:rsidRDefault="0083657B" w:rsidP="00D463C2">
            <w:r w:rsidRPr="007B5FA6">
              <w:lastRenderedPageBreak/>
              <w:t xml:space="preserve">3 Production Planning: </w:t>
            </w:r>
            <w:r w:rsidR="00D463C2" w:rsidRPr="007B5FA6">
              <w:t>A renewable energy company is planning its energy production and distribution over the next 9 months to meet regional electricity demands while optimizing costs and adhering to environmental regulations. The company operates three types of renewable energy plants: Wind Farms, Solar Power Plants, and Hydroelectric Stations.</w:t>
            </w:r>
          </w:p>
          <w:p w14:paraId="6D9D83E0" w14:textId="77777777" w:rsidR="00D463C2" w:rsidRPr="00D463C2" w:rsidRDefault="00D463C2" w:rsidP="00D463C2">
            <w:r w:rsidRPr="00D463C2">
              <w:t>Each plant type has different production capacities, costs, and operational constraints. At the beginning of month 1, the company has the following initial stored energy levels in each type of plant:</w:t>
            </w:r>
          </w:p>
          <w:p w14:paraId="4ED9086F" w14:textId="77777777" w:rsidR="00D463C2" w:rsidRPr="00D463C2" w:rsidRDefault="00D463C2" w:rsidP="00D463C2">
            <w:pPr>
              <w:numPr>
                <w:ilvl w:val="0"/>
                <w:numId w:val="5"/>
              </w:numPr>
            </w:pPr>
            <w:r w:rsidRPr="00D463C2">
              <w:t>Initial Energy Storage Levels (the amount of energy already stored at the start of the planning horizon):</w:t>
            </w:r>
          </w:p>
          <w:p w14:paraId="77255F11" w14:textId="77777777" w:rsidR="00D463C2" w:rsidRPr="00D463C2" w:rsidRDefault="00D463C2" w:rsidP="00D463C2">
            <w:pPr>
              <w:numPr>
                <w:ilvl w:val="1"/>
                <w:numId w:val="5"/>
              </w:numPr>
            </w:pPr>
            <w:r w:rsidRPr="00D463C2">
              <w:t>Wind: 2,000 MWh</w:t>
            </w:r>
          </w:p>
          <w:p w14:paraId="6FBCF9B9" w14:textId="77777777" w:rsidR="00D463C2" w:rsidRPr="00D463C2" w:rsidRDefault="00D463C2" w:rsidP="00D463C2">
            <w:pPr>
              <w:numPr>
                <w:ilvl w:val="1"/>
                <w:numId w:val="5"/>
              </w:numPr>
            </w:pPr>
            <w:r w:rsidRPr="00D463C2">
              <w:t>Solar: 1,500 MWh</w:t>
            </w:r>
          </w:p>
          <w:p w14:paraId="3FC5136F" w14:textId="77777777" w:rsidR="00D463C2" w:rsidRPr="00D463C2" w:rsidRDefault="00D463C2" w:rsidP="00D463C2">
            <w:pPr>
              <w:numPr>
                <w:ilvl w:val="1"/>
                <w:numId w:val="5"/>
              </w:numPr>
            </w:pPr>
            <w:r w:rsidRPr="00D463C2">
              <w:t>Hydro: 3,000 MWh</w:t>
            </w:r>
          </w:p>
          <w:p w14:paraId="06877274" w14:textId="77777777" w:rsidR="00D463C2" w:rsidRPr="00D463C2" w:rsidRDefault="00D463C2" w:rsidP="00D463C2">
            <w:r w:rsidRPr="00D463C2">
              <w:t>These storage levels represent the energy already stored, which the company can use to meet immediate demand.</w:t>
            </w:r>
          </w:p>
          <w:p w14:paraId="153E798D" w14:textId="77777777" w:rsidR="00D463C2" w:rsidRPr="00D463C2" w:rsidRDefault="00D463C2" w:rsidP="00D463C2">
            <w:r w:rsidRPr="00D463C2">
              <w:t>The company must decide on the production levels, energy storage management, and whether to participate in the energy spot market for additional profit.</w:t>
            </w:r>
          </w:p>
          <w:p w14:paraId="18C9CC8C" w14:textId="77777777" w:rsidR="00D463C2" w:rsidRPr="00D463C2" w:rsidRDefault="00D5327E" w:rsidP="00D463C2">
            <w:del w:id="8" w:author="Jyotheesh Gaddam" w:date="2025-01-21T23:06:00Z" w16du:dateUtc="2025-01-21T12:06:00Z">
              <w:r>
                <w:rPr>
                  <w:noProof/>
                </w:rPr>
              </w:r>
              <w:r w:rsidR="00D5327E">
                <w:rPr>
                  <w:noProof/>
                </w:rPr>
                <w:pict w14:anchorId="2F0D7433">
                  <v:rect id="_x0000_i1027" alt="" style="width:451.3pt;height:191pt;mso-width-percent:0;mso-height-percent:0;mso-width-percent:0;mso-height-percent:0" o:hralign="center" o:hrstd="t" o:hrnoshade="t" o:hr="t" fillcolor="#ececec" stroked="f"/>
                </w:pict>
              </w:r>
            </w:del>
          </w:p>
          <w:p w14:paraId="10B8E4CA" w14:textId="77777777" w:rsidR="00D463C2" w:rsidRPr="00D463C2" w:rsidRDefault="00D463C2" w:rsidP="00D463C2">
            <w:r w:rsidRPr="00D463C2">
              <w:t>Costs and Prices:</w:t>
            </w:r>
          </w:p>
          <w:p w14:paraId="202DC944" w14:textId="77777777" w:rsidR="00D463C2" w:rsidRPr="00D463C2" w:rsidRDefault="00D463C2" w:rsidP="00D463C2">
            <w:pPr>
              <w:numPr>
                <w:ilvl w:val="0"/>
                <w:numId w:val="6"/>
              </w:numPr>
            </w:pPr>
            <w:r w:rsidRPr="00D463C2">
              <w:t>Production Costs ($ per MWh):</w:t>
            </w:r>
          </w:p>
          <w:p w14:paraId="178EEBCE" w14:textId="77777777" w:rsidR="00D463C2" w:rsidRPr="00D463C2" w:rsidRDefault="00D463C2" w:rsidP="00D463C2">
            <w:pPr>
              <w:numPr>
                <w:ilvl w:val="1"/>
                <w:numId w:val="6"/>
              </w:numPr>
            </w:pPr>
            <w:r w:rsidRPr="00D463C2">
              <w:t>Wind: $20</w:t>
            </w:r>
          </w:p>
          <w:p w14:paraId="60F8F6DB" w14:textId="77777777" w:rsidR="00D463C2" w:rsidRPr="00D463C2" w:rsidRDefault="00D463C2" w:rsidP="00D463C2">
            <w:pPr>
              <w:numPr>
                <w:ilvl w:val="1"/>
                <w:numId w:val="6"/>
              </w:numPr>
            </w:pPr>
            <w:r w:rsidRPr="00D463C2">
              <w:t>Solar: $15</w:t>
            </w:r>
          </w:p>
          <w:p w14:paraId="4A23122A" w14:textId="77777777" w:rsidR="00D463C2" w:rsidRPr="00D463C2" w:rsidRDefault="00D463C2" w:rsidP="00D463C2">
            <w:pPr>
              <w:numPr>
                <w:ilvl w:val="1"/>
                <w:numId w:val="6"/>
              </w:numPr>
            </w:pPr>
            <w:r w:rsidRPr="00D463C2">
              <w:t>Hydro: $10</w:t>
            </w:r>
          </w:p>
          <w:p w14:paraId="3E7CB099" w14:textId="77777777" w:rsidR="00D463C2" w:rsidRPr="00D463C2" w:rsidRDefault="00D463C2" w:rsidP="00D463C2">
            <w:pPr>
              <w:numPr>
                <w:ilvl w:val="0"/>
                <w:numId w:val="6"/>
              </w:numPr>
            </w:pPr>
            <w:r w:rsidRPr="00D463C2">
              <w:t>Maintenance Costs ($):</w:t>
            </w:r>
          </w:p>
          <w:p w14:paraId="508FA12B" w14:textId="77777777" w:rsidR="00D463C2" w:rsidRPr="00D463C2" w:rsidRDefault="00D463C2" w:rsidP="00D463C2">
            <w:pPr>
              <w:numPr>
                <w:ilvl w:val="1"/>
                <w:numId w:val="6"/>
              </w:numPr>
            </w:pPr>
            <w:r w:rsidRPr="00D463C2">
              <w:t>Wind: $50,000 per maintenance event</w:t>
            </w:r>
          </w:p>
          <w:p w14:paraId="3126C251" w14:textId="77777777" w:rsidR="00D463C2" w:rsidRPr="00D463C2" w:rsidRDefault="00D463C2" w:rsidP="00D463C2">
            <w:pPr>
              <w:numPr>
                <w:ilvl w:val="1"/>
                <w:numId w:val="6"/>
              </w:numPr>
            </w:pPr>
            <w:r w:rsidRPr="00D463C2">
              <w:t>Solar: $40,000 per maintenance event</w:t>
            </w:r>
          </w:p>
          <w:p w14:paraId="36F97325" w14:textId="77777777" w:rsidR="00D463C2" w:rsidRPr="00D463C2" w:rsidRDefault="00D463C2" w:rsidP="00D463C2">
            <w:pPr>
              <w:numPr>
                <w:ilvl w:val="1"/>
                <w:numId w:val="6"/>
              </w:numPr>
            </w:pPr>
            <w:r w:rsidRPr="00D463C2">
              <w:t>Hydro: $60,000 per maintenance event</w:t>
            </w:r>
          </w:p>
          <w:p w14:paraId="1AC3247E" w14:textId="77777777" w:rsidR="00D463C2" w:rsidRPr="00D463C2" w:rsidRDefault="00D463C2" w:rsidP="00D463C2">
            <w:pPr>
              <w:numPr>
                <w:ilvl w:val="0"/>
                <w:numId w:val="6"/>
              </w:numPr>
            </w:pPr>
            <w:r w:rsidRPr="00D463C2">
              <w:t>Spot Market Prices ($ per MWh): Given in the table below for each month.</w:t>
            </w:r>
          </w:p>
          <w:p w14:paraId="4B5BA547" w14:textId="77777777" w:rsidR="00D463C2" w:rsidRPr="00D463C2" w:rsidRDefault="00D5327E" w:rsidP="00D463C2">
            <w:del w:id="9" w:author="Jyotheesh Gaddam" w:date="2025-01-21T23:06:00Z" w16du:dateUtc="2025-01-21T12:06:00Z">
              <w:r>
                <w:rPr>
                  <w:noProof/>
                </w:rPr>
              </w:r>
              <w:r w:rsidR="00D5327E">
                <w:rPr>
                  <w:noProof/>
                </w:rPr>
                <w:pict w14:anchorId="5B398ABC">
                  <v:rect id="_x0000_i1028" alt="" style="width:451.3pt;height:191pt;mso-width-percent:0;mso-height-percent:0;mso-width-percent:0;mso-height-percent:0" o:hralign="center" o:hrstd="t" o:hrnoshade="t" o:hr="t" fillcolor="#ececec" stroked="f"/>
                </w:pict>
              </w:r>
            </w:del>
          </w:p>
          <w:p w14:paraId="15E074C7" w14:textId="77777777" w:rsidR="00D463C2" w:rsidRPr="00D463C2" w:rsidRDefault="00D463C2" w:rsidP="00D463C2">
            <w:r w:rsidRPr="00D463C2">
              <w:t>Capacity Limits (MWh):</w:t>
            </w:r>
          </w:p>
          <w:p w14:paraId="5EECC3EB" w14:textId="77777777" w:rsidR="00D463C2" w:rsidRPr="00D463C2" w:rsidRDefault="00D463C2" w:rsidP="00D463C2">
            <w:pPr>
              <w:numPr>
                <w:ilvl w:val="0"/>
                <w:numId w:val="7"/>
              </w:numPr>
            </w:pPr>
            <w:r w:rsidRPr="00D463C2">
              <w:lastRenderedPageBreak/>
              <w:t>Maximum Production Capacity (MWh per month):</w:t>
            </w:r>
          </w:p>
          <w:p w14:paraId="3C24EF1B" w14:textId="77777777" w:rsidR="00D463C2" w:rsidRPr="00D463C2" w:rsidRDefault="00D463C2" w:rsidP="00D463C2">
            <w:pPr>
              <w:numPr>
                <w:ilvl w:val="1"/>
                <w:numId w:val="7"/>
              </w:numPr>
            </w:pPr>
            <w:r w:rsidRPr="00D463C2">
              <w:t>Wind: 5,000 MWh/month</w:t>
            </w:r>
          </w:p>
          <w:p w14:paraId="6FF5A563" w14:textId="77777777" w:rsidR="00D463C2" w:rsidRPr="00D463C2" w:rsidRDefault="00D463C2" w:rsidP="00D463C2">
            <w:pPr>
              <w:numPr>
                <w:ilvl w:val="1"/>
                <w:numId w:val="7"/>
              </w:numPr>
            </w:pPr>
            <w:r w:rsidRPr="00D463C2">
              <w:t>Solar: 4,500 MWh/month</w:t>
            </w:r>
          </w:p>
          <w:p w14:paraId="3DD6CB37" w14:textId="77777777" w:rsidR="00D463C2" w:rsidRPr="00D463C2" w:rsidRDefault="00D463C2" w:rsidP="00D463C2">
            <w:pPr>
              <w:numPr>
                <w:ilvl w:val="1"/>
                <w:numId w:val="7"/>
              </w:numPr>
            </w:pPr>
            <w:r w:rsidRPr="00D463C2">
              <w:t>Hydro: 6,000 MWh/month</w:t>
            </w:r>
          </w:p>
          <w:p w14:paraId="743EC762" w14:textId="77777777" w:rsidR="00D463C2" w:rsidRPr="00D463C2" w:rsidRDefault="00D463C2" w:rsidP="00D463C2">
            <w:pPr>
              <w:numPr>
                <w:ilvl w:val="0"/>
                <w:numId w:val="7"/>
              </w:numPr>
            </w:pPr>
            <w:r w:rsidRPr="00D463C2">
              <w:t>Maximum Storage Capacity (the maximum amount of energy that can be stored in each type of plant):</w:t>
            </w:r>
          </w:p>
          <w:p w14:paraId="2773E29B" w14:textId="77777777" w:rsidR="00D463C2" w:rsidRPr="00D463C2" w:rsidRDefault="00D463C2" w:rsidP="00D463C2">
            <w:pPr>
              <w:numPr>
                <w:ilvl w:val="1"/>
                <w:numId w:val="7"/>
              </w:numPr>
            </w:pPr>
            <w:r w:rsidRPr="00D463C2">
              <w:t>Wind: 1,000 MWh</w:t>
            </w:r>
          </w:p>
          <w:p w14:paraId="23C90C48" w14:textId="77777777" w:rsidR="00D463C2" w:rsidRPr="00D463C2" w:rsidRDefault="00D463C2" w:rsidP="00D463C2">
            <w:pPr>
              <w:numPr>
                <w:ilvl w:val="1"/>
                <w:numId w:val="7"/>
              </w:numPr>
            </w:pPr>
            <w:r w:rsidRPr="00D463C2">
              <w:t>Solar: 800 MWh</w:t>
            </w:r>
          </w:p>
          <w:p w14:paraId="72E8F3EE" w14:textId="77777777" w:rsidR="00D463C2" w:rsidRPr="00D463C2" w:rsidRDefault="00D463C2" w:rsidP="00D463C2">
            <w:pPr>
              <w:numPr>
                <w:ilvl w:val="1"/>
                <w:numId w:val="7"/>
              </w:numPr>
            </w:pPr>
            <w:r w:rsidRPr="00D463C2">
              <w:t>Hydro: 1,500 MWh</w:t>
            </w:r>
          </w:p>
          <w:p w14:paraId="6DE2E021" w14:textId="77777777" w:rsidR="00D463C2" w:rsidRPr="00D463C2" w:rsidRDefault="00D5327E" w:rsidP="00D463C2">
            <w:del w:id="10" w:author="Jyotheesh Gaddam" w:date="2025-01-21T23:06:00Z" w16du:dateUtc="2025-01-21T12:06:00Z">
              <w:r>
                <w:rPr>
                  <w:noProof/>
                </w:rPr>
              </w:r>
              <w:r w:rsidR="00D5327E">
                <w:rPr>
                  <w:noProof/>
                </w:rPr>
                <w:pict w14:anchorId="0A40C195">
                  <v:rect id="_x0000_i1029" alt="" style="width:451.3pt;height:191pt;mso-width-percent:0;mso-height-percent:0;mso-width-percent:0;mso-height-percent:0" o:hralign="center" o:hrstd="t" o:hrnoshade="t" o:hr="t" fillcolor="#ececec" stroked="f"/>
                </w:pict>
              </w:r>
            </w:del>
          </w:p>
          <w:p w14:paraId="33BD36C5" w14:textId="77777777" w:rsidR="00D463C2" w:rsidRPr="00D463C2" w:rsidRDefault="00D463C2" w:rsidP="00D463C2">
            <w:r w:rsidRPr="00D463C2">
              <w:t>Demand and Contracts (MWh):</w:t>
            </w:r>
          </w:p>
          <w:p w14:paraId="7CEAE2E1" w14:textId="77777777" w:rsidR="00D463C2" w:rsidRPr="00D463C2" w:rsidRDefault="00D463C2" w:rsidP="00D463C2">
            <w:r w:rsidRPr="00D463C2">
              <w:t>The company has committed to delivering a minimum amount of energy each month according to the following table:</w:t>
            </w:r>
          </w:p>
          <w:tbl>
            <w:tblPr>
              <w:tblW w:w="787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4"/>
              <w:gridCol w:w="3825"/>
              <w:gridCol w:w="3146"/>
            </w:tblGrid>
            <w:tr w:rsidR="00D463C2" w:rsidRPr="00D463C2" w14:paraId="1EB837FC" w14:textId="77777777" w:rsidTr="00D463C2">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5A0EBE3C" w14:textId="77777777" w:rsidR="00D463C2" w:rsidRPr="00D463C2" w:rsidRDefault="00D463C2" w:rsidP="00D5327E">
                  <w:pPr>
                    <w:framePr w:hSpace="180" w:wrap="around" w:hAnchor="page" w:x="181" w:y="-1236"/>
                    <w:spacing w:after="0" w:line="240" w:lineRule="auto"/>
                  </w:pPr>
                  <w:r w:rsidRPr="00D463C2">
                    <w:t>Month</w:t>
                  </w:r>
                </w:p>
              </w:tc>
              <w:tc>
                <w:tcPr>
                  <w:tcW w:w="0" w:type="auto"/>
                  <w:tcBorders>
                    <w:top w:val="single" w:sz="6" w:space="0" w:color="auto"/>
                    <w:left w:val="single" w:sz="6" w:space="0" w:color="auto"/>
                    <w:bottom w:val="single" w:sz="6" w:space="0" w:color="auto"/>
                    <w:right w:val="single" w:sz="2" w:space="0" w:color="auto"/>
                  </w:tcBorders>
                  <w:vAlign w:val="bottom"/>
                  <w:hideMark/>
                </w:tcPr>
                <w:p w14:paraId="02A4DE3D" w14:textId="77777777" w:rsidR="00D463C2" w:rsidRPr="00D463C2" w:rsidRDefault="00D463C2" w:rsidP="00D5327E">
                  <w:pPr>
                    <w:framePr w:hSpace="180" w:wrap="around" w:hAnchor="page" w:x="181" w:y="-1236"/>
                    <w:spacing w:after="0" w:line="240" w:lineRule="auto"/>
                  </w:pPr>
                  <w:r w:rsidRPr="00D463C2">
                    <w:t>Spot Market Price ($ per MWh)</w:t>
                  </w:r>
                </w:p>
              </w:tc>
              <w:tc>
                <w:tcPr>
                  <w:tcW w:w="0" w:type="auto"/>
                  <w:tcBorders>
                    <w:top w:val="single" w:sz="6" w:space="0" w:color="auto"/>
                    <w:left w:val="single" w:sz="6" w:space="0" w:color="auto"/>
                    <w:bottom w:val="single" w:sz="6" w:space="0" w:color="auto"/>
                    <w:right w:val="single" w:sz="6" w:space="0" w:color="auto"/>
                  </w:tcBorders>
                  <w:vAlign w:val="bottom"/>
                  <w:hideMark/>
                </w:tcPr>
                <w:p w14:paraId="09EE86DB" w14:textId="77777777" w:rsidR="00D463C2" w:rsidRPr="00D463C2" w:rsidRDefault="00D463C2" w:rsidP="00D5327E">
                  <w:pPr>
                    <w:framePr w:hSpace="180" w:wrap="around" w:hAnchor="page" w:x="181" w:y="-1236"/>
                    <w:spacing w:after="0" w:line="240" w:lineRule="auto"/>
                  </w:pPr>
                  <w:r w:rsidRPr="00D463C2">
                    <w:t>Contract Delivery (MWh)</w:t>
                  </w:r>
                </w:p>
              </w:tc>
            </w:tr>
            <w:tr w:rsidR="00D463C2" w:rsidRPr="00D463C2" w14:paraId="76398FDB" w14:textId="77777777" w:rsidTr="00D463C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C488067" w14:textId="77777777" w:rsidR="00D463C2" w:rsidRPr="00D463C2" w:rsidRDefault="00D463C2" w:rsidP="00D5327E">
                  <w:pPr>
                    <w:framePr w:hSpace="180" w:wrap="around" w:hAnchor="page" w:x="181" w:y="-1236"/>
                    <w:spacing w:after="0" w:line="240" w:lineRule="auto"/>
                  </w:pPr>
                  <w:r w:rsidRPr="00D463C2">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2472AD0C" w14:textId="77777777" w:rsidR="00D463C2" w:rsidRPr="00D463C2" w:rsidRDefault="00D463C2" w:rsidP="00D5327E">
                  <w:pPr>
                    <w:framePr w:hSpace="180" w:wrap="around" w:hAnchor="page" w:x="181" w:y="-1236"/>
                    <w:spacing w:after="0" w:line="240" w:lineRule="auto"/>
                  </w:pPr>
                  <w:r w:rsidRPr="00D463C2">
                    <w:t>$50</w:t>
                  </w:r>
                </w:p>
              </w:tc>
              <w:tc>
                <w:tcPr>
                  <w:tcW w:w="0" w:type="auto"/>
                  <w:tcBorders>
                    <w:top w:val="single" w:sz="2" w:space="0" w:color="auto"/>
                    <w:left w:val="single" w:sz="6" w:space="0" w:color="auto"/>
                    <w:bottom w:val="single" w:sz="6" w:space="0" w:color="auto"/>
                    <w:right w:val="single" w:sz="6" w:space="0" w:color="auto"/>
                  </w:tcBorders>
                  <w:vAlign w:val="bottom"/>
                  <w:hideMark/>
                </w:tcPr>
                <w:p w14:paraId="5E657B57" w14:textId="77777777" w:rsidR="00D463C2" w:rsidRPr="00D463C2" w:rsidRDefault="00D463C2" w:rsidP="00D5327E">
                  <w:pPr>
                    <w:framePr w:hSpace="180" w:wrap="around" w:hAnchor="page" w:x="181" w:y="-1236"/>
                    <w:spacing w:after="0" w:line="240" w:lineRule="auto"/>
                  </w:pPr>
                  <w:r w:rsidRPr="00D463C2">
                    <w:t>10,000</w:t>
                  </w:r>
                </w:p>
              </w:tc>
            </w:tr>
            <w:tr w:rsidR="00D463C2" w:rsidRPr="00D463C2" w14:paraId="4006B16C" w14:textId="77777777" w:rsidTr="00D463C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950C596" w14:textId="77777777" w:rsidR="00D463C2" w:rsidRPr="00D463C2" w:rsidRDefault="00D463C2" w:rsidP="00D5327E">
                  <w:pPr>
                    <w:framePr w:hSpace="180" w:wrap="around" w:hAnchor="page" w:x="181" w:y="-1236"/>
                    <w:spacing w:after="0" w:line="240" w:lineRule="auto"/>
                  </w:pPr>
                  <w:r w:rsidRPr="00D463C2">
                    <w:t>2</w:t>
                  </w:r>
                </w:p>
              </w:tc>
              <w:tc>
                <w:tcPr>
                  <w:tcW w:w="0" w:type="auto"/>
                  <w:tcBorders>
                    <w:top w:val="single" w:sz="2" w:space="0" w:color="auto"/>
                    <w:left w:val="single" w:sz="6" w:space="0" w:color="auto"/>
                    <w:bottom w:val="single" w:sz="6" w:space="0" w:color="auto"/>
                    <w:right w:val="single" w:sz="2" w:space="0" w:color="auto"/>
                  </w:tcBorders>
                  <w:vAlign w:val="bottom"/>
                  <w:hideMark/>
                </w:tcPr>
                <w:p w14:paraId="4AB8DD3D" w14:textId="77777777" w:rsidR="00D463C2" w:rsidRPr="00D463C2" w:rsidRDefault="00D463C2" w:rsidP="00D5327E">
                  <w:pPr>
                    <w:framePr w:hSpace="180" w:wrap="around" w:hAnchor="page" w:x="181" w:y="-1236"/>
                    <w:spacing w:after="0" w:line="240" w:lineRule="auto"/>
                  </w:pPr>
                  <w:r w:rsidRPr="00D463C2">
                    <w:t>$55</w:t>
                  </w:r>
                </w:p>
              </w:tc>
              <w:tc>
                <w:tcPr>
                  <w:tcW w:w="0" w:type="auto"/>
                  <w:tcBorders>
                    <w:top w:val="single" w:sz="2" w:space="0" w:color="auto"/>
                    <w:left w:val="single" w:sz="6" w:space="0" w:color="auto"/>
                    <w:bottom w:val="single" w:sz="6" w:space="0" w:color="auto"/>
                    <w:right w:val="single" w:sz="6" w:space="0" w:color="auto"/>
                  </w:tcBorders>
                  <w:vAlign w:val="bottom"/>
                  <w:hideMark/>
                </w:tcPr>
                <w:p w14:paraId="310C4D85" w14:textId="77777777" w:rsidR="00D463C2" w:rsidRPr="00D463C2" w:rsidRDefault="00D463C2" w:rsidP="00D5327E">
                  <w:pPr>
                    <w:framePr w:hSpace="180" w:wrap="around" w:hAnchor="page" w:x="181" w:y="-1236"/>
                    <w:spacing w:after="0" w:line="240" w:lineRule="auto"/>
                  </w:pPr>
                  <w:r w:rsidRPr="00D463C2">
                    <w:t>10,500</w:t>
                  </w:r>
                </w:p>
              </w:tc>
            </w:tr>
            <w:tr w:rsidR="00D463C2" w:rsidRPr="00D463C2" w14:paraId="269E6CDE" w14:textId="77777777" w:rsidTr="00D463C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BD1485C" w14:textId="77777777" w:rsidR="00D463C2" w:rsidRPr="00D463C2" w:rsidRDefault="00D463C2" w:rsidP="00D5327E">
                  <w:pPr>
                    <w:framePr w:hSpace="180" w:wrap="around" w:hAnchor="page" w:x="181" w:y="-1236"/>
                    <w:spacing w:after="0" w:line="240" w:lineRule="auto"/>
                  </w:pPr>
                  <w:r w:rsidRPr="00D463C2">
                    <w:t>3</w:t>
                  </w:r>
                </w:p>
              </w:tc>
              <w:tc>
                <w:tcPr>
                  <w:tcW w:w="0" w:type="auto"/>
                  <w:tcBorders>
                    <w:top w:val="single" w:sz="2" w:space="0" w:color="auto"/>
                    <w:left w:val="single" w:sz="6" w:space="0" w:color="auto"/>
                    <w:bottom w:val="single" w:sz="6" w:space="0" w:color="auto"/>
                    <w:right w:val="single" w:sz="2" w:space="0" w:color="auto"/>
                  </w:tcBorders>
                  <w:vAlign w:val="bottom"/>
                  <w:hideMark/>
                </w:tcPr>
                <w:p w14:paraId="06D1E03F" w14:textId="77777777" w:rsidR="00D463C2" w:rsidRPr="00D463C2" w:rsidRDefault="00D463C2" w:rsidP="00D5327E">
                  <w:pPr>
                    <w:framePr w:hSpace="180" w:wrap="around" w:hAnchor="page" w:x="181" w:y="-1236"/>
                    <w:spacing w:after="0" w:line="240" w:lineRule="auto"/>
                  </w:pPr>
                  <w:r w:rsidRPr="00D463C2">
                    <w:t>$53</w:t>
                  </w:r>
                </w:p>
              </w:tc>
              <w:tc>
                <w:tcPr>
                  <w:tcW w:w="0" w:type="auto"/>
                  <w:tcBorders>
                    <w:top w:val="single" w:sz="2" w:space="0" w:color="auto"/>
                    <w:left w:val="single" w:sz="6" w:space="0" w:color="auto"/>
                    <w:bottom w:val="single" w:sz="6" w:space="0" w:color="auto"/>
                    <w:right w:val="single" w:sz="6" w:space="0" w:color="auto"/>
                  </w:tcBorders>
                  <w:vAlign w:val="bottom"/>
                  <w:hideMark/>
                </w:tcPr>
                <w:p w14:paraId="3C9476CD" w14:textId="77777777" w:rsidR="00D463C2" w:rsidRPr="00D463C2" w:rsidRDefault="00D463C2" w:rsidP="00D5327E">
                  <w:pPr>
                    <w:framePr w:hSpace="180" w:wrap="around" w:hAnchor="page" w:x="181" w:y="-1236"/>
                    <w:spacing w:after="0" w:line="240" w:lineRule="auto"/>
                  </w:pPr>
                  <w:r w:rsidRPr="00D463C2">
                    <w:t>11,000</w:t>
                  </w:r>
                </w:p>
              </w:tc>
            </w:tr>
            <w:tr w:rsidR="00D463C2" w:rsidRPr="00D463C2" w14:paraId="67F77D09" w14:textId="77777777" w:rsidTr="00D463C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6C344AF" w14:textId="77777777" w:rsidR="00D463C2" w:rsidRPr="00D463C2" w:rsidRDefault="00D463C2" w:rsidP="00D5327E">
                  <w:pPr>
                    <w:framePr w:hSpace="180" w:wrap="around" w:hAnchor="page" w:x="181" w:y="-1236"/>
                    <w:spacing w:after="0" w:line="240" w:lineRule="auto"/>
                  </w:pPr>
                  <w:r w:rsidRPr="00D463C2">
                    <w:t>4</w:t>
                  </w:r>
                </w:p>
              </w:tc>
              <w:tc>
                <w:tcPr>
                  <w:tcW w:w="0" w:type="auto"/>
                  <w:tcBorders>
                    <w:top w:val="single" w:sz="2" w:space="0" w:color="auto"/>
                    <w:left w:val="single" w:sz="6" w:space="0" w:color="auto"/>
                    <w:bottom w:val="single" w:sz="6" w:space="0" w:color="auto"/>
                    <w:right w:val="single" w:sz="2" w:space="0" w:color="auto"/>
                  </w:tcBorders>
                  <w:vAlign w:val="bottom"/>
                  <w:hideMark/>
                </w:tcPr>
                <w:p w14:paraId="2C2EC4B8" w14:textId="77777777" w:rsidR="00D463C2" w:rsidRPr="00D463C2" w:rsidRDefault="00D463C2" w:rsidP="00D5327E">
                  <w:pPr>
                    <w:framePr w:hSpace="180" w:wrap="around" w:hAnchor="page" w:x="181" w:y="-1236"/>
                    <w:spacing w:after="0" w:line="240" w:lineRule="auto"/>
                  </w:pPr>
                  <w:r w:rsidRPr="00D463C2">
                    <w:t>$58</w:t>
                  </w:r>
                </w:p>
              </w:tc>
              <w:tc>
                <w:tcPr>
                  <w:tcW w:w="0" w:type="auto"/>
                  <w:tcBorders>
                    <w:top w:val="single" w:sz="2" w:space="0" w:color="auto"/>
                    <w:left w:val="single" w:sz="6" w:space="0" w:color="auto"/>
                    <w:bottom w:val="single" w:sz="6" w:space="0" w:color="auto"/>
                    <w:right w:val="single" w:sz="6" w:space="0" w:color="auto"/>
                  </w:tcBorders>
                  <w:vAlign w:val="bottom"/>
                  <w:hideMark/>
                </w:tcPr>
                <w:p w14:paraId="193D83D7" w14:textId="77777777" w:rsidR="00D463C2" w:rsidRPr="00D463C2" w:rsidRDefault="00D463C2" w:rsidP="00D5327E">
                  <w:pPr>
                    <w:framePr w:hSpace="180" w:wrap="around" w:hAnchor="page" w:x="181" w:y="-1236"/>
                    <w:spacing w:after="0" w:line="240" w:lineRule="auto"/>
                  </w:pPr>
                  <w:r w:rsidRPr="00D463C2">
                    <w:t>11,500</w:t>
                  </w:r>
                </w:p>
              </w:tc>
            </w:tr>
            <w:tr w:rsidR="00D463C2" w:rsidRPr="00D463C2" w14:paraId="41919C09" w14:textId="77777777" w:rsidTr="00D463C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C84A960" w14:textId="77777777" w:rsidR="00D463C2" w:rsidRPr="00D463C2" w:rsidRDefault="00D463C2" w:rsidP="00D5327E">
                  <w:pPr>
                    <w:framePr w:hSpace="180" w:wrap="around" w:hAnchor="page" w:x="181" w:y="-1236"/>
                    <w:spacing w:after="0" w:line="240" w:lineRule="auto"/>
                  </w:pPr>
                  <w:r w:rsidRPr="00D463C2">
                    <w:t>5</w:t>
                  </w:r>
                </w:p>
              </w:tc>
              <w:tc>
                <w:tcPr>
                  <w:tcW w:w="0" w:type="auto"/>
                  <w:tcBorders>
                    <w:top w:val="single" w:sz="2" w:space="0" w:color="auto"/>
                    <w:left w:val="single" w:sz="6" w:space="0" w:color="auto"/>
                    <w:bottom w:val="single" w:sz="6" w:space="0" w:color="auto"/>
                    <w:right w:val="single" w:sz="2" w:space="0" w:color="auto"/>
                  </w:tcBorders>
                  <w:vAlign w:val="bottom"/>
                  <w:hideMark/>
                </w:tcPr>
                <w:p w14:paraId="286278F4" w14:textId="77777777" w:rsidR="00D463C2" w:rsidRPr="00D463C2" w:rsidRDefault="00D463C2" w:rsidP="00D5327E">
                  <w:pPr>
                    <w:framePr w:hSpace="180" w:wrap="around" w:hAnchor="page" w:x="181" w:y="-1236"/>
                    <w:spacing w:after="0" w:line="240" w:lineRule="auto"/>
                  </w:pPr>
                  <w:r w:rsidRPr="00D463C2">
                    <w:t>$60</w:t>
                  </w:r>
                </w:p>
              </w:tc>
              <w:tc>
                <w:tcPr>
                  <w:tcW w:w="0" w:type="auto"/>
                  <w:tcBorders>
                    <w:top w:val="single" w:sz="2" w:space="0" w:color="auto"/>
                    <w:left w:val="single" w:sz="6" w:space="0" w:color="auto"/>
                    <w:bottom w:val="single" w:sz="6" w:space="0" w:color="auto"/>
                    <w:right w:val="single" w:sz="6" w:space="0" w:color="auto"/>
                  </w:tcBorders>
                  <w:vAlign w:val="bottom"/>
                  <w:hideMark/>
                </w:tcPr>
                <w:p w14:paraId="64C70181" w14:textId="77777777" w:rsidR="00D463C2" w:rsidRPr="00D463C2" w:rsidRDefault="00D463C2" w:rsidP="00D5327E">
                  <w:pPr>
                    <w:framePr w:hSpace="180" w:wrap="around" w:hAnchor="page" w:x="181" w:y="-1236"/>
                    <w:spacing w:after="0" w:line="240" w:lineRule="auto"/>
                  </w:pPr>
                  <w:r w:rsidRPr="00D463C2">
                    <w:t>12,000</w:t>
                  </w:r>
                </w:p>
              </w:tc>
            </w:tr>
            <w:tr w:rsidR="00D463C2" w:rsidRPr="00D463C2" w14:paraId="0CD42F3F" w14:textId="77777777" w:rsidTr="00D463C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A1BEDDF" w14:textId="77777777" w:rsidR="00D463C2" w:rsidRPr="00D463C2" w:rsidRDefault="00D463C2" w:rsidP="00D5327E">
                  <w:pPr>
                    <w:framePr w:hSpace="180" w:wrap="around" w:hAnchor="page" w:x="181" w:y="-1236"/>
                    <w:spacing w:after="0" w:line="240" w:lineRule="auto"/>
                  </w:pPr>
                  <w:r w:rsidRPr="00D463C2">
                    <w:t>6</w:t>
                  </w:r>
                </w:p>
              </w:tc>
              <w:tc>
                <w:tcPr>
                  <w:tcW w:w="0" w:type="auto"/>
                  <w:tcBorders>
                    <w:top w:val="single" w:sz="2" w:space="0" w:color="auto"/>
                    <w:left w:val="single" w:sz="6" w:space="0" w:color="auto"/>
                    <w:bottom w:val="single" w:sz="6" w:space="0" w:color="auto"/>
                    <w:right w:val="single" w:sz="2" w:space="0" w:color="auto"/>
                  </w:tcBorders>
                  <w:vAlign w:val="bottom"/>
                  <w:hideMark/>
                </w:tcPr>
                <w:p w14:paraId="6C814D5D" w14:textId="77777777" w:rsidR="00D463C2" w:rsidRPr="00D463C2" w:rsidRDefault="00D463C2" w:rsidP="00D5327E">
                  <w:pPr>
                    <w:framePr w:hSpace="180" w:wrap="around" w:hAnchor="page" w:x="181" w:y="-1236"/>
                    <w:spacing w:after="0" w:line="240" w:lineRule="auto"/>
                  </w:pPr>
                  <w:r w:rsidRPr="00D463C2">
                    <w:t>$62</w:t>
                  </w:r>
                </w:p>
              </w:tc>
              <w:tc>
                <w:tcPr>
                  <w:tcW w:w="0" w:type="auto"/>
                  <w:tcBorders>
                    <w:top w:val="single" w:sz="2" w:space="0" w:color="auto"/>
                    <w:left w:val="single" w:sz="6" w:space="0" w:color="auto"/>
                    <w:bottom w:val="single" w:sz="6" w:space="0" w:color="auto"/>
                    <w:right w:val="single" w:sz="6" w:space="0" w:color="auto"/>
                  </w:tcBorders>
                  <w:vAlign w:val="bottom"/>
                  <w:hideMark/>
                </w:tcPr>
                <w:p w14:paraId="3781E252" w14:textId="77777777" w:rsidR="00D463C2" w:rsidRPr="00D463C2" w:rsidRDefault="00D463C2" w:rsidP="00D5327E">
                  <w:pPr>
                    <w:framePr w:hSpace="180" w:wrap="around" w:hAnchor="page" w:x="181" w:y="-1236"/>
                    <w:spacing w:after="0" w:line="240" w:lineRule="auto"/>
                  </w:pPr>
                  <w:r w:rsidRPr="00D463C2">
                    <w:t>12,500</w:t>
                  </w:r>
                </w:p>
              </w:tc>
            </w:tr>
            <w:tr w:rsidR="00D463C2" w:rsidRPr="00D463C2" w14:paraId="2264DF4B" w14:textId="77777777" w:rsidTr="00D463C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32533FE" w14:textId="77777777" w:rsidR="00D463C2" w:rsidRPr="00D463C2" w:rsidRDefault="00D463C2" w:rsidP="00D5327E">
                  <w:pPr>
                    <w:framePr w:hSpace="180" w:wrap="around" w:hAnchor="page" w:x="181" w:y="-1236"/>
                    <w:spacing w:after="0" w:line="240" w:lineRule="auto"/>
                  </w:pPr>
                  <w:r w:rsidRPr="00D463C2">
                    <w:t>7</w:t>
                  </w:r>
                </w:p>
              </w:tc>
              <w:tc>
                <w:tcPr>
                  <w:tcW w:w="0" w:type="auto"/>
                  <w:tcBorders>
                    <w:top w:val="single" w:sz="2" w:space="0" w:color="auto"/>
                    <w:left w:val="single" w:sz="6" w:space="0" w:color="auto"/>
                    <w:bottom w:val="single" w:sz="6" w:space="0" w:color="auto"/>
                    <w:right w:val="single" w:sz="2" w:space="0" w:color="auto"/>
                  </w:tcBorders>
                  <w:vAlign w:val="bottom"/>
                  <w:hideMark/>
                </w:tcPr>
                <w:p w14:paraId="05486248" w14:textId="77777777" w:rsidR="00D463C2" w:rsidRPr="00D463C2" w:rsidRDefault="00D463C2" w:rsidP="00D5327E">
                  <w:pPr>
                    <w:framePr w:hSpace="180" w:wrap="around" w:hAnchor="page" w:x="181" w:y="-1236"/>
                    <w:spacing w:after="0" w:line="240" w:lineRule="auto"/>
                  </w:pPr>
                  <w:r w:rsidRPr="00D463C2">
                    <w:t>$65</w:t>
                  </w:r>
                </w:p>
              </w:tc>
              <w:tc>
                <w:tcPr>
                  <w:tcW w:w="0" w:type="auto"/>
                  <w:tcBorders>
                    <w:top w:val="single" w:sz="2" w:space="0" w:color="auto"/>
                    <w:left w:val="single" w:sz="6" w:space="0" w:color="auto"/>
                    <w:bottom w:val="single" w:sz="6" w:space="0" w:color="auto"/>
                    <w:right w:val="single" w:sz="6" w:space="0" w:color="auto"/>
                  </w:tcBorders>
                  <w:vAlign w:val="bottom"/>
                  <w:hideMark/>
                </w:tcPr>
                <w:p w14:paraId="44EF10D0" w14:textId="77777777" w:rsidR="00D463C2" w:rsidRPr="00D463C2" w:rsidRDefault="00D463C2" w:rsidP="00D5327E">
                  <w:pPr>
                    <w:framePr w:hSpace="180" w:wrap="around" w:hAnchor="page" w:x="181" w:y="-1236"/>
                    <w:spacing w:after="0" w:line="240" w:lineRule="auto"/>
                  </w:pPr>
                  <w:r w:rsidRPr="00D463C2">
                    <w:t>13,000</w:t>
                  </w:r>
                </w:p>
              </w:tc>
            </w:tr>
            <w:tr w:rsidR="00D463C2" w:rsidRPr="00D463C2" w14:paraId="39D2057F" w14:textId="77777777" w:rsidTr="00D463C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2D71106" w14:textId="77777777" w:rsidR="00D463C2" w:rsidRPr="00D463C2" w:rsidRDefault="00D463C2" w:rsidP="00D5327E">
                  <w:pPr>
                    <w:framePr w:hSpace="180" w:wrap="around" w:hAnchor="page" w:x="181" w:y="-1236"/>
                    <w:spacing w:after="0" w:line="240" w:lineRule="auto"/>
                  </w:pPr>
                  <w:r w:rsidRPr="00D463C2">
                    <w:t>8</w:t>
                  </w:r>
                </w:p>
              </w:tc>
              <w:tc>
                <w:tcPr>
                  <w:tcW w:w="0" w:type="auto"/>
                  <w:tcBorders>
                    <w:top w:val="single" w:sz="2" w:space="0" w:color="auto"/>
                    <w:left w:val="single" w:sz="6" w:space="0" w:color="auto"/>
                    <w:bottom w:val="single" w:sz="6" w:space="0" w:color="auto"/>
                    <w:right w:val="single" w:sz="2" w:space="0" w:color="auto"/>
                  </w:tcBorders>
                  <w:vAlign w:val="bottom"/>
                  <w:hideMark/>
                </w:tcPr>
                <w:p w14:paraId="5FB4BF50" w14:textId="77777777" w:rsidR="00D463C2" w:rsidRPr="00D463C2" w:rsidRDefault="00D463C2" w:rsidP="00D5327E">
                  <w:pPr>
                    <w:framePr w:hSpace="180" w:wrap="around" w:hAnchor="page" w:x="181" w:y="-1236"/>
                    <w:spacing w:after="0" w:line="240" w:lineRule="auto"/>
                  </w:pPr>
                  <w:r w:rsidRPr="00D463C2">
                    <w:t>$63</w:t>
                  </w:r>
                </w:p>
              </w:tc>
              <w:tc>
                <w:tcPr>
                  <w:tcW w:w="0" w:type="auto"/>
                  <w:tcBorders>
                    <w:top w:val="single" w:sz="2" w:space="0" w:color="auto"/>
                    <w:left w:val="single" w:sz="6" w:space="0" w:color="auto"/>
                    <w:bottom w:val="single" w:sz="6" w:space="0" w:color="auto"/>
                    <w:right w:val="single" w:sz="6" w:space="0" w:color="auto"/>
                  </w:tcBorders>
                  <w:vAlign w:val="bottom"/>
                  <w:hideMark/>
                </w:tcPr>
                <w:p w14:paraId="341C3961" w14:textId="77777777" w:rsidR="00D463C2" w:rsidRPr="00D463C2" w:rsidRDefault="00D463C2" w:rsidP="00D5327E">
                  <w:pPr>
                    <w:framePr w:hSpace="180" w:wrap="around" w:hAnchor="page" w:x="181" w:y="-1236"/>
                    <w:spacing w:after="0" w:line="240" w:lineRule="auto"/>
                  </w:pPr>
                  <w:r w:rsidRPr="00D463C2">
                    <w:t>13,500</w:t>
                  </w:r>
                </w:p>
              </w:tc>
            </w:tr>
            <w:tr w:rsidR="00D463C2" w:rsidRPr="00D463C2" w14:paraId="5D395F83" w14:textId="77777777" w:rsidTr="00D463C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929A903" w14:textId="77777777" w:rsidR="00D463C2" w:rsidRPr="00D463C2" w:rsidRDefault="00D463C2" w:rsidP="00D5327E">
                  <w:pPr>
                    <w:framePr w:hSpace="180" w:wrap="around" w:hAnchor="page" w:x="181" w:y="-1236"/>
                    <w:spacing w:after="0" w:line="240" w:lineRule="auto"/>
                  </w:pPr>
                  <w:r w:rsidRPr="00D463C2">
                    <w:t>9</w:t>
                  </w:r>
                </w:p>
              </w:tc>
              <w:tc>
                <w:tcPr>
                  <w:tcW w:w="0" w:type="auto"/>
                  <w:tcBorders>
                    <w:top w:val="single" w:sz="2" w:space="0" w:color="auto"/>
                    <w:left w:val="single" w:sz="6" w:space="0" w:color="auto"/>
                    <w:bottom w:val="single" w:sz="6" w:space="0" w:color="auto"/>
                    <w:right w:val="single" w:sz="2" w:space="0" w:color="auto"/>
                  </w:tcBorders>
                  <w:vAlign w:val="bottom"/>
                  <w:hideMark/>
                </w:tcPr>
                <w:p w14:paraId="5E45A3B1" w14:textId="77777777" w:rsidR="00D463C2" w:rsidRPr="00D463C2" w:rsidRDefault="00D463C2" w:rsidP="00D5327E">
                  <w:pPr>
                    <w:framePr w:hSpace="180" w:wrap="around" w:hAnchor="page" w:x="181" w:y="-1236"/>
                    <w:spacing w:after="0" w:line="240" w:lineRule="auto"/>
                  </w:pPr>
                  <w:r w:rsidRPr="00D463C2">
                    <w:t>$68</w:t>
                  </w:r>
                </w:p>
              </w:tc>
              <w:tc>
                <w:tcPr>
                  <w:tcW w:w="0" w:type="auto"/>
                  <w:tcBorders>
                    <w:top w:val="single" w:sz="2" w:space="0" w:color="auto"/>
                    <w:left w:val="single" w:sz="6" w:space="0" w:color="auto"/>
                    <w:bottom w:val="single" w:sz="6" w:space="0" w:color="auto"/>
                    <w:right w:val="single" w:sz="6" w:space="0" w:color="auto"/>
                  </w:tcBorders>
                  <w:vAlign w:val="bottom"/>
                  <w:hideMark/>
                </w:tcPr>
                <w:p w14:paraId="30A5A1B5" w14:textId="77777777" w:rsidR="00D463C2" w:rsidRPr="00D463C2" w:rsidRDefault="00D463C2" w:rsidP="00D5327E">
                  <w:pPr>
                    <w:framePr w:hSpace="180" w:wrap="around" w:hAnchor="page" w:x="181" w:y="-1236"/>
                    <w:spacing w:after="0" w:line="240" w:lineRule="auto"/>
                  </w:pPr>
                  <w:r w:rsidRPr="00D463C2">
                    <w:t>14,000</w:t>
                  </w:r>
                </w:p>
              </w:tc>
            </w:tr>
          </w:tbl>
          <w:p w14:paraId="7D121EB8" w14:textId="77777777" w:rsidR="00D463C2" w:rsidRPr="00D463C2" w:rsidRDefault="00D5327E" w:rsidP="00D463C2">
            <w:del w:id="11" w:author="Jyotheesh Gaddam" w:date="2025-01-21T23:06:00Z" w16du:dateUtc="2025-01-21T12:06:00Z">
              <w:r>
                <w:rPr>
                  <w:noProof/>
                </w:rPr>
              </w:r>
              <w:r w:rsidR="00D5327E">
                <w:rPr>
                  <w:noProof/>
                </w:rPr>
                <w:pict w14:anchorId="2B20922B">
                  <v:rect id="_x0000_i1030" alt="" style="width:451.3pt;height:191pt;mso-width-percent:0;mso-height-percent:0;mso-width-percent:0;mso-height-percent:0" o:hralign="center" o:hrstd="t" o:hrnoshade="t" o:hr="t" fillcolor="#ececec" stroked="f"/>
                </w:pict>
              </w:r>
            </w:del>
          </w:p>
          <w:p w14:paraId="3B317BE5" w14:textId="77777777" w:rsidR="00D463C2" w:rsidRPr="00D463C2" w:rsidRDefault="00D463C2" w:rsidP="00D463C2">
            <w:r w:rsidRPr="00D463C2">
              <w:t>Other Constraints:</w:t>
            </w:r>
          </w:p>
          <w:p w14:paraId="746ACE30" w14:textId="77777777" w:rsidR="00D463C2" w:rsidRPr="00D463C2" w:rsidRDefault="00D463C2" w:rsidP="00D463C2">
            <w:pPr>
              <w:numPr>
                <w:ilvl w:val="0"/>
                <w:numId w:val="8"/>
              </w:numPr>
            </w:pPr>
            <w:r w:rsidRPr="00D463C2">
              <w:t>Maintenance Scheduling:</w:t>
            </w:r>
          </w:p>
          <w:p w14:paraId="40750B03" w14:textId="77777777" w:rsidR="00D463C2" w:rsidRPr="00D463C2" w:rsidRDefault="00D463C2" w:rsidP="00D463C2">
            <w:pPr>
              <w:numPr>
                <w:ilvl w:val="1"/>
                <w:numId w:val="8"/>
              </w:numPr>
            </w:pPr>
            <w:r w:rsidRPr="00D463C2">
              <w:t>Each plant type must undergo maintenance once during the 9 months, requiring the plant to be offline for 1 month.</w:t>
            </w:r>
          </w:p>
          <w:p w14:paraId="65344A6E" w14:textId="77777777" w:rsidR="00D463C2" w:rsidRPr="00D463C2" w:rsidRDefault="00D463C2" w:rsidP="00D463C2">
            <w:pPr>
              <w:numPr>
                <w:ilvl w:val="0"/>
                <w:numId w:val="8"/>
              </w:numPr>
            </w:pPr>
            <w:r w:rsidRPr="00D463C2">
              <w:t>Environmental Regulations:</w:t>
            </w:r>
          </w:p>
          <w:p w14:paraId="22183DB9" w14:textId="77777777" w:rsidR="00D463C2" w:rsidRPr="00D463C2" w:rsidRDefault="00D463C2" w:rsidP="00D463C2">
            <w:pPr>
              <w:numPr>
                <w:ilvl w:val="1"/>
                <w:numId w:val="8"/>
              </w:numPr>
            </w:pPr>
            <w:r w:rsidRPr="00D463C2">
              <w:t>Hydroelectric production is limited by both the plant's production capacity and environmental constraints:</w:t>
            </w:r>
          </w:p>
          <w:p w14:paraId="17049AEE" w14:textId="77777777" w:rsidR="00D463C2" w:rsidRPr="00D463C2" w:rsidRDefault="00D463C2" w:rsidP="00D463C2">
            <w:pPr>
              <w:numPr>
                <w:ilvl w:val="2"/>
                <w:numId w:val="8"/>
              </w:numPr>
            </w:pPr>
            <w:r w:rsidRPr="00D463C2">
              <w:t>The maximum production capacity for hydroelectric plants is 6,000 MWh per month.</w:t>
            </w:r>
          </w:p>
          <w:p w14:paraId="26B86332" w14:textId="77777777" w:rsidR="00D463C2" w:rsidRPr="00D463C2" w:rsidRDefault="00D463C2" w:rsidP="00D463C2">
            <w:pPr>
              <w:numPr>
                <w:ilvl w:val="2"/>
                <w:numId w:val="8"/>
              </w:numPr>
            </w:pPr>
            <w:r w:rsidRPr="00D463C2">
              <w:t>However, due to environmental regulations aimed at preserving aquatic ecosystems, hydroelectric production cannot exceed 4,000 MWh per month. This is a hard cap, and any production beyond this amount is prohibited.</w:t>
            </w:r>
          </w:p>
          <w:p w14:paraId="0AC23AA0" w14:textId="77777777" w:rsidR="00D463C2" w:rsidRPr="00D463C2" w:rsidRDefault="00D5327E" w:rsidP="00D463C2">
            <w:del w:id="12" w:author="Jyotheesh Gaddam" w:date="2025-01-21T23:06:00Z" w16du:dateUtc="2025-01-21T12:06:00Z">
              <w:r>
                <w:rPr>
                  <w:noProof/>
                </w:rPr>
                <w:lastRenderedPageBreak/>
              </w:r>
              <w:r w:rsidR="00D5327E">
                <w:rPr>
                  <w:noProof/>
                </w:rPr>
                <w:pict w14:anchorId="20DE99DD">
                  <v:rect id="_x0000_i1031" alt="" style="width:451.3pt;height:191pt;mso-width-percent:0;mso-height-percent:0;mso-width-percent:0;mso-height-percent:0" o:hralign="center" o:hrstd="t" o:hrnoshade="t" o:hr="t" fillcolor="#ececec" stroked="f"/>
                </w:pict>
              </w:r>
            </w:del>
          </w:p>
          <w:p w14:paraId="584FCE36" w14:textId="0E8B8DC8" w:rsidR="00D463C2" w:rsidRPr="00D463C2" w:rsidRDefault="00D463C2" w:rsidP="00D463C2"/>
          <w:p w14:paraId="0C4ABE62" w14:textId="053283E4" w:rsidR="00D463C2" w:rsidRPr="00D463C2" w:rsidRDefault="00D463C2" w:rsidP="00D463C2">
            <w:pPr>
              <w:tabs>
                <w:tab w:val="num" w:pos="720"/>
              </w:tabs>
            </w:pPr>
            <w:r w:rsidRPr="00D463C2">
              <w:t>The company aims to</w:t>
            </w:r>
            <w:r w:rsidRPr="007B5FA6">
              <w:t xml:space="preserve"> </w:t>
            </w:r>
            <w:r w:rsidRPr="00D463C2">
              <w:t>Minimize total costs which include production costs, maintenance costs, and spot market transactions.</w:t>
            </w:r>
            <w:r w:rsidRPr="007B5FA6">
              <w:t xml:space="preserve"> </w:t>
            </w:r>
            <w:r w:rsidRPr="00D463C2">
              <w:t>Ensure compliance with environmental regulations and meet committed contract deliveries each month.</w:t>
            </w:r>
          </w:p>
          <w:p w14:paraId="785A5C2A" w14:textId="2A767C53" w:rsidR="00571F30" w:rsidRPr="007B5FA6" w:rsidRDefault="00571F30" w:rsidP="00571F30"/>
        </w:tc>
        <w:tc>
          <w:tcPr>
            <w:tcW w:w="7546" w:type="dxa"/>
          </w:tcPr>
          <w:p w14:paraId="606D471D" w14:textId="77777777" w:rsidR="00D463C2" w:rsidRPr="00D463C2" w:rsidRDefault="00D463C2" w:rsidP="00D463C2">
            <w:pPr>
              <w:rPr>
                <w:lang w:val="en-US"/>
              </w:rPr>
            </w:pPr>
            <w:r w:rsidRPr="00D463C2">
              <w:rPr>
                <w:lang w:val="en-US"/>
              </w:rPr>
              <w:lastRenderedPageBreak/>
              <w:t>Indices and Sets</w:t>
            </w:r>
          </w:p>
          <w:p w14:paraId="5B4E1CFE" w14:textId="77777777" w:rsidR="00D463C2" w:rsidRPr="00D463C2" w:rsidRDefault="00D463C2" w:rsidP="00D463C2">
            <w:pPr>
              <w:rPr>
                <w:lang w:val="en-US"/>
              </w:rPr>
            </w:pPr>
            <w:r w:rsidRPr="00D463C2">
              <w:rPr>
                <w:lang w:val="en-US"/>
              </w:rPr>
              <w:br/>
              <w:t xml:space="preserve">t </w:t>
            </w:r>
            <w:r w:rsidRPr="00D463C2">
              <w:rPr>
                <w:rFonts w:ascii="Cambria Math" w:hAnsi="Cambria Math" w:cs="Cambria Math"/>
                <w:lang w:val="en-US"/>
              </w:rPr>
              <w:t>∈</w:t>
            </w:r>
            <w:r w:rsidRPr="00D463C2">
              <w:rPr>
                <w:lang w:val="en-US"/>
              </w:rPr>
              <w:t xml:space="preserve"> T: Months in the planning horizon (T = {1, 2, ..., 9}).</w:t>
            </w:r>
            <w:r w:rsidRPr="00D463C2">
              <w:rPr>
                <w:lang w:val="en-US"/>
              </w:rPr>
              <w:br/>
              <w:t xml:space="preserve">p </w:t>
            </w:r>
            <w:r w:rsidRPr="00D463C2">
              <w:rPr>
                <w:rFonts w:ascii="Cambria Math" w:hAnsi="Cambria Math" w:cs="Cambria Math"/>
                <w:lang w:val="en-US"/>
              </w:rPr>
              <w:t>∈</w:t>
            </w:r>
            <w:r w:rsidRPr="00D463C2">
              <w:rPr>
                <w:lang w:val="en-US"/>
              </w:rPr>
              <w:t xml:space="preserve"> P: Plant types (P = {Wind, Solar, Hydro}).</w:t>
            </w:r>
            <w:r w:rsidRPr="00D463C2">
              <w:rPr>
                <w:lang w:val="en-US"/>
              </w:rPr>
              <w:br/>
            </w:r>
          </w:p>
          <w:p w14:paraId="5EBB26F8" w14:textId="77777777" w:rsidR="00D463C2" w:rsidRPr="00D463C2" w:rsidRDefault="00D463C2" w:rsidP="00D463C2">
            <w:pPr>
              <w:rPr>
                <w:lang w:val="en-US"/>
              </w:rPr>
            </w:pPr>
            <w:r w:rsidRPr="00D463C2">
              <w:rPr>
                <w:lang w:val="en-US"/>
              </w:rPr>
              <w:t>Parameters</w:t>
            </w:r>
          </w:p>
          <w:p w14:paraId="4CD2EB1C" w14:textId="77777777" w:rsidR="00D463C2" w:rsidRPr="00D463C2" w:rsidRDefault="00D463C2" w:rsidP="00D463C2">
            <w:pPr>
              <w:rPr>
                <w:lang w:val="en-US"/>
              </w:rPr>
            </w:pPr>
            <w:r w:rsidRPr="00D463C2">
              <w:rPr>
                <w:lang w:val="en-US"/>
              </w:rPr>
              <w:br/>
              <w:t>S_{0,p}: Initial storage level of plant type p (MWh).</w:t>
            </w:r>
            <w:r w:rsidRPr="00D463C2">
              <w:rPr>
                <w:lang w:val="en-US"/>
              </w:rPr>
              <w:br/>
            </w:r>
            <w:r w:rsidRPr="00D463C2">
              <w:rPr>
                <w:lang w:val="en-US"/>
              </w:rPr>
              <w:br/>
            </w:r>
            <w:proofErr w:type="spellStart"/>
            <w:r w:rsidRPr="00D463C2">
              <w:rPr>
                <w:lang w:val="en-US"/>
              </w:rPr>
              <w:t>c_p</w:t>
            </w:r>
            <w:proofErr w:type="spellEnd"/>
            <w:r w:rsidRPr="00D463C2">
              <w:rPr>
                <w:lang w:val="en-US"/>
              </w:rPr>
              <w:t>: Production cost per MWh for plant type p ($).</w:t>
            </w:r>
            <w:r w:rsidRPr="00D463C2">
              <w:rPr>
                <w:lang w:val="en-US"/>
              </w:rPr>
              <w:br/>
            </w:r>
            <w:r w:rsidRPr="00D463C2">
              <w:rPr>
                <w:lang w:val="en-US"/>
              </w:rPr>
              <w:br/>
            </w:r>
            <w:proofErr w:type="spellStart"/>
            <w:r w:rsidRPr="00D463C2">
              <w:rPr>
                <w:lang w:val="en-US"/>
              </w:rPr>
              <w:t>m_p</w:t>
            </w:r>
            <w:proofErr w:type="spellEnd"/>
            <w:r w:rsidRPr="00D463C2">
              <w:rPr>
                <w:lang w:val="en-US"/>
              </w:rPr>
              <w:t>: Maintenance cost for plant type p ($ per maintenance event).</w:t>
            </w:r>
            <w:r w:rsidRPr="00D463C2">
              <w:rPr>
                <w:lang w:val="en-US"/>
              </w:rPr>
              <w:br/>
            </w:r>
            <w:r w:rsidRPr="00D463C2">
              <w:rPr>
                <w:lang w:val="en-US"/>
              </w:rPr>
              <w:br/>
            </w:r>
            <w:proofErr w:type="spellStart"/>
            <w:r w:rsidRPr="00D463C2">
              <w:rPr>
                <w:lang w:val="en-US"/>
              </w:rPr>
              <w:t>r_t</w:t>
            </w:r>
            <w:proofErr w:type="spellEnd"/>
            <w:r w:rsidRPr="00D463C2">
              <w:rPr>
                <w:lang w:val="en-US"/>
              </w:rPr>
              <w:t>: Spot market price per MWh in month t ($).</w:t>
            </w:r>
            <w:r w:rsidRPr="00D463C2">
              <w:rPr>
                <w:lang w:val="en-US"/>
              </w:rPr>
              <w:br/>
            </w:r>
            <w:r w:rsidRPr="00D463C2">
              <w:rPr>
                <w:lang w:val="en-US"/>
              </w:rPr>
              <w:br/>
              <w:t>P_{</w:t>
            </w:r>
            <w:proofErr w:type="spellStart"/>
            <w:r w:rsidRPr="00D463C2">
              <w:rPr>
                <w:lang w:val="en-US"/>
              </w:rPr>
              <w:t>max,p</w:t>
            </w:r>
            <w:proofErr w:type="spellEnd"/>
            <w:r w:rsidRPr="00D463C2">
              <w:rPr>
                <w:lang w:val="en-US"/>
              </w:rPr>
              <w:t>}: Maximum production capacity for plant type p (MWh per month).</w:t>
            </w:r>
            <w:r w:rsidRPr="00D463C2">
              <w:rPr>
                <w:lang w:val="en-US"/>
              </w:rPr>
              <w:br/>
            </w:r>
            <w:r w:rsidRPr="00D463C2">
              <w:rPr>
                <w:lang w:val="en-US"/>
              </w:rPr>
              <w:br/>
              <w:t>S_{</w:t>
            </w:r>
            <w:proofErr w:type="spellStart"/>
            <w:r w:rsidRPr="00D463C2">
              <w:rPr>
                <w:lang w:val="en-US"/>
              </w:rPr>
              <w:t>max,p</w:t>
            </w:r>
            <w:proofErr w:type="spellEnd"/>
            <w:r w:rsidRPr="00D463C2">
              <w:rPr>
                <w:lang w:val="en-US"/>
              </w:rPr>
              <w:t>}: Maximum storage capacity for plant type p (MWh).</w:t>
            </w:r>
            <w:r w:rsidRPr="00D463C2">
              <w:rPr>
                <w:lang w:val="en-US"/>
              </w:rPr>
              <w:br/>
            </w:r>
            <w:r w:rsidRPr="00D463C2">
              <w:rPr>
                <w:lang w:val="en-US"/>
              </w:rPr>
              <w:br/>
            </w:r>
            <w:proofErr w:type="spellStart"/>
            <w:r w:rsidRPr="00D463C2">
              <w:rPr>
                <w:lang w:val="en-US"/>
              </w:rPr>
              <w:t>d_t</w:t>
            </w:r>
            <w:proofErr w:type="spellEnd"/>
            <w:r w:rsidRPr="00D463C2">
              <w:rPr>
                <w:lang w:val="en-US"/>
              </w:rPr>
              <w:t>: Committed contract delivery in month t (MWh).</w:t>
            </w:r>
            <w:r w:rsidRPr="00D463C2">
              <w:rPr>
                <w:lang w:val="en-US"/>
              </w:rPr>
              <w:br/>
            </w:r>
            <w:r w:rsidRPr="00D463C2">
              <w:rPr>
                <w:lang w:val="en-US"/>
              </w:rPr>
              <w:br/>
              <w:t>Environmental Constraint: Maximum hydroelectric production: 4,000 MWh per month.</w:t>
            </w:r>
            <w:r w:rsidRPr="00D463C2">
              <w:rPr>
                <w:lang w:val="en-US"/>
              </w:rPr>
              <w:br/>
            </w:r>
          </w:p>
          <w:p w14:paraId="5292640B" w14:textId="77777777" w:rsidR="00D463C2" w:rsidRPr="00D463C2" w:rsidRDefault="00D463C2" w:rsidP="00D463C2">
            <w:pPr>
              <w:rPr>
                <w:lang w:val="en-US"/>
              </w:rPr>
            </w:pPr>
            <w:r w:rsidRPr="00D463C2">
              <w:rPr>
                <w:lang w:val="en-US"/>
              </w:rPr>
              <w:t>Decision Variables</w:t>
            </w:r>
          </w:p>
          <w:p w14:paraId="5514CFCA" w14:textId="77777777" w:rsidR="00D463C2" w:rsidRPr="00D463C2" w:rsidRDefault="00D463C2" w:rsidP="00D463C2">
            <w:pPr>
              <w:rPr>
                <w:lang w:val="en-US"/>
              </w:rPr>
            </w:pPr>
            <w:r w:rsidRPr="00D463C2">
              <w:rPr>
                <w:lang w:val="en-US"/>
              </w:rPr>
              <w:br/>
              <w:t>x_{</w:t>
            </w:r>
            <w:proofErr w:type="spellStart"/>
            <w:r w:rsidRPr="00D463C2">
              <w:rPr>
                <w:lang w:val="en-US"/>
              </w:rPr>
              <w:t>t,p</w:t>
            </w:r>
            <w:proofErr w:type="spellEnd"/>
            <w:r w:rsidRPr="00D463C2">
              <w:rPr>
                <w:lang w:val="en-US"/>
              </w:rPr>
              <w:t xml:space="preserve">}: Energy produced by plant type </w:t>
            </w:r>
            <w:proofErr w:type="spellStart"/>
            <w:r w:rsidRPr="00D463C2">
              <w:rPr>
                <w:lang w:val="en-US"/>
              </w:rPr>
              <w:t>p in</w:t>
            </w:r>
            <w:proofErr w:type="spellEnd"/>
            <w:r w:rsidRPr="00D463C2">
              <w:rPr>
                <w:lang w:val="en-US"/>
              </w:rPr>
              <w:t xml:space="preserve"> month t (MWh).</w:t>
            </w:r>
            <w:r w:rsidRPr="00D463C2">
              <w:rPr>
                <w:lang w:val="en-US"/>
              </w:rPr>
              <w:br/>
            </w:r>
            <w:r w:rsidRPr="00D463C2">
              <w:rPr>
                <w:lang w:val="en-US"/>
              </w:rPr>
              <w:br/>
              <w:t>z_{</w:t>
            </w:r>
            <w:proofErr w:type="spellStart"/>
            <w:r w:rsidRPr="00D463C2">
              <w:rPr>
                <w:lang w:val="en-US"/>
              </w:rPr>
              <w:t>t,p</w:t>
            </w:r>
            <w:proofErr w:type="spellEnd"/>
            <w:r w:rsidRPr="00D463C2">
              <w:rPr>
                <w:lang w:val="en-US"/>
              </w:rPr>
              <w:t>}: Energy stored by plant type p at the end of month t (MWh).</w:t>
            </w:r>
            <w:r w:rsidRPr="00D463C2">
              <w:rPr>
                <w:lang w:val="en-US"/>
              </w:rPr>
              <w:br/>
            </w:r>
            <w:r w:rsidRPr="00D463C2">
              <w:rPr>
                <w:lang w:val="en-US"/>
              </w:rPr>
              <w:lastRenderedPageBreak/>
              <w:br/>
              <w:t>s_{</w:t>
            </w:r>
            <w:proofErr w:type="spellStart"/>
            <w:r w:rsidRPr="00D463C2">
              <w:rPr>
                <w:lang w:val="en-US"/>
              </w:rPr>
              <w:t>t,p</w:t>
            </w:r>
            <w:proofErr w:type="spellEnd"/>
            <w:r w:rsidRPr="00D463C2">
              <w:rPr>
                <w:lang w:val="en-US"/>
              </w:rPr>
              <w:t xml:space="preserve">}: Energy sold in the spot market by plant type </w:t>
            </w:r>
            <w:proofErr w:type="spellStart"/>
            <w:r w:rsidRPr="00D463C2">
              <w:rPr>
                <w:lang w:val="en-US"/>
              </w:rPr>
              <w:t>p in</w:t>
            </w:r>
            <w:proofErr w:type="spellEnd"/>
            <w:r w:rsidRPr="00D463C2">
              <w:rPr>
                <w:lang w:val="en-US"/>
              </w:rPr>
              <w:t xml:space="preserve"> month t (MWh).</w:t>
            </w:r>
            <w:r w:rsidRPr="00D463C2">
              <w:rPr>
                <w:lang w:val="en-US"/>
              </w:rPr>
              <w:br/>
            </w:r>
            <w:r w:rsidRPr="00D463C2">
              <w:rPr>
                <w:lang w:val="en-US"/>
              </w:rPr>
              <w:br/>
              <w:t>u_{</w:t>
            </w:r>
            <w:proofErr w:type="spellStart"/>
            <w:r w:rsidRPr="00D463C2">
              <w:rPr>
                <w:lang w:val="en-US"/>
              </w:rPr>
              <w:t>t,p</w:t>
            </w:r>
            <w:proofErr w:type="spellEnd"/>
            <w:r w:rsidRPr="00D463C2">
              <w:rPr>
                <w:lang w:val="en-US"/>
              </w:rPr>
              <w:t>}: Binary variable indicating if plant type p is under maintenance in month t.</w:t>
            </w:r>
            <w:r w:rsidRPr="00D463C2">
              <w:rPr>
                <w:lang w:val="en-US"/>
              </w:rPr>
              <w:br/>
            </w:r>
          </w:p>
          <w:p w14:paraId="1A745166" w14:textId="77777777" w:rsidR="00D463C2" w:rsidRPr="00D463C2" w:rsidRDefault="00D463C2" w:rsidP="00D463C2">
            <w:pPr>
              <w:rPr>
                <w:lang w:val="en-US"/>
              </w:rPr>
            </w:pPr>
            <w:r w:rsidRPr="00D463C2">
              <w:rPr>
                <w:lang w:val="en-US"/>
              </w:rPr>
              <w:t>Objective Function</w:t>
            </w:r>
          </w:p>
          <w:p w14:paraId="7B6387CC" w14:textId="77777777" w:rsidR="00D463C2" w:rsidRPr="00D463C2" w:rsidRDefault="00D463C2" w:rsidP="00D463C2">
            <w:pPr>
              <w:rPr>
                <w:lang w:val="en-US"/>
              </w:rPr>
            </w:pPr>
            <w:r w:rsidRPr="00D463C2">
              <w:rPr>
                <w:lang w:val="en-US"/>
              </w:rPr>
              <w:br/>
              <w:t>Maximize total profit, including:</w:t>
            </w:r>
            <w:r w:rsidRPr="00D463C2">
              <w:rPr>
                <w:lang w:val="en-US"/>
              </w:rPr>
              <w:br/>
            </w:r>
            <w:r w:rsidRPr="00D463C2">
              <w:rPr>
                <w:lang w:val="en-US"/>
              </w:rPr>
              <w:br/>
              <w:t>1. Revenue from Spot Market Sales:</w:t>
            </w:r>
            <w:r w:rsidRPr="00D463C2">
              <w:rPr>
                <w:lang w:val="en-US"/>
              </w:rPr>
              <w:br/>
              <w:t xml:space="preserve">   ∑</w:t>
            </w:r>
            <w:proofErr w:type="gramStart"/>
            <w:r w:rsidRPr="00D463C2">
              <w:rPr>
                <w:lang w:val="en-US"/>
              </w:rPr>
              <w:t>_{</w:t>
            </w:r>
            <w:proofErr w:type="gramEnd"/>
            <w:r w:rsidRPr="00D463C2">
              <w:rPr>
                <w:lang w:val="en-US"/>
              </w:rPr>
              <w:t xml:space="preserve">t </w:t>
            </w:r>
            <w:r w:rsidRPr="00D463C2">
              <w:rPr>
                <w:rFonts w:ascii="Cambria Math" w:hAnsi="Cambria Math" w:cs="Cambria Math"/>
                <w:lang w:val="en-US"/>
              </w:rPr>
              <w:t>∈</w:t>
            </w:r>
            <w:r w:rsidRPr="00D463C2">
              <w:rPr>
                <w:lang w:val="en-US"/>
              </w:rPr>
              <w:t xml:space="preserve"> T} </w:t>
            </w:r>
            <w:r w:rsidRPr="00D463C2">
              <w:rPr>
                <w:rFonts w:ascii="Aptos" w:hAnsi="Aptos" w:cs="Aptos"/>
                <w:lang w:val="en-US"/>
              </w:rPr>
              <w:t>∑</w:t>
            </w:r>
            <w:proofErr w:type="gramStart"/>
            <w:r w:rsidRPr="00D463C2">
              <w:rPr>
                <w:lang w:val="en-US"/>
              </w:rPr>
              <w:t>_{</w:t>
            </w:r>
            <w:proofErr w:type="gramEnd"/>
            <w:r w:rsidRPr="00D463C2">
              <w:rPr>
                <w:lang w:val="en-US"/>
              </w:rPr>
              <w:t xml:space="preserve">p </w:t>
            </w:r>
            <w:r w:rsidRPr="00D463C2">
              <w:rPr>
                <w:rFonts w:ascii="Cambria Math" w:hAnsi="Cambria Math" w:cs="Cambria Math"/>
                <w:lang w:val="en-US"/>
              </w:rPr>
              <w:t>∈</w:t>
            </w:r>
            <w:r w:rsidRPr="00D463C2">
              <w:rPr>
                <w:lang w:val="en-US"/>
              </w:rPr>
              <w:t xml:space="preserve"> P} </w:t>
            </w:r>
            <w:proofErr w:type="spellStart"/>
            <w:r w:rsidRPr="00D463C2">
              <w:rPr>
                <w:lang w:val="en-US"/>
              </w:rPr>
              <w:t>r_t</w:t>
            </w:r>
            <w:proofErr w:type="spellEnd"/>
            <w:r w:rsidRPr="00D463C2">
              <w:rPr>
                <w:lang w:val="en-US"/>
              </w:rPr>
              <w:t xml:space="preserve"> * s_{</w:t>
            </w:r>
            <w:proofErr w:type="spellStart"/>
            <w:proofErr w:type="gramStart"/>
            <w:r w:rsidRPr="00D463C2">
              <w:rPr>
                <w:lang w:val="en-US"/>
              </w:rPr>
              <w:t>t,p</w:t>
            </w:r>
            <w:proofErr w:type="spellEnd"/>
            <w:proofErr w:type="gramEnd"/>
            <w:r w:rsidRPr="00D463C2">
              <w:rPr>
                <w:lang w:val="en-US"/>
              </w:rPr>
              <w:t>}</w:t>
            </w:r>
            <w:r w:rsidRPr="00D463C2">
              <w:rPr>
                <w:lang w:val="en-US"/>
              </w:rPr>
              <w:br/>
            </w:r>
            <w:r w:rsidRPr="00D463C2">
              <w:rPr>
                <w:lang w:val="en-US"/>
              </w:rPr>
              <w:br/>
              <w:t>2. Subtract Production Costs:</w:t>
            </w:r>
            <w:r w:rsidRPr="00D463C2">
              <w:rPr>
                <w:lang w:val="en-US"/>
              </w:rPr>
              <w:br/>
              <w:t xml:space="preserve">   </w:t>
            </w:r>
            <w:r w:rsidRPr="00D463C2">
              <w:rPr>
                <w:rFonts w:ascii="Aptos" w:hAnsi="Aptos" w:cs="Aptos"/>
                <w:lang w:val="en-US"/>
              </w:rPr>
              <w:t>∑</w:t>
            </w:r>
            <w:proofErr w:type="gramStart"/>
            <w:r w:rsidRPr="00D463C2">
              <w:rPr>
                <w:lang w:val="en-US"/>
              </w:rPr>
              <w:t>_{</w:t>
            </w:r>
            <w:proofErr w:type="gramEnd"/>
            <w:r w:rsidRPr="00D463C2">
              <w:rPr>
                <w:lang w:val="en-US"/>
              </w:rPr>
              <w:t xml:space="preserve">t </w:t>
            </w:r>
            <w:r w:rsidRPr="00D463C2">
              <w:rPr>
                <w:rFonts w:ascii="Cambria Math" w:hAnsi="Cambria Math" w:cs="Cambria Math"/>
                <w:lang w:val="en-US"/>
              </w:rPr>
              <w:t>∈</w:t>
            </w:r>
            <w:r w:rsidRPr="00D463C2">
              <w:rPr>
                <w:lang w:val="en-US"/>
              </w:rPr>
              <w:t xml:space="preserve"> T} </w:t>
            </w:r>
            <w:r w:rsidRPr="00D463C2">
              <w:rPr>
                <w:rFonts w:ascii="Aptos" w:hAnsi="Aptos" w:cs="Aptos"/>
                <w:lang w:val="en-US"/>
              </w:rPr>
              <w:t>∑</w:t>
            </w:r>
            <w:proofErr w:type="gramStart"/>
            <w:r w:rsidRPr="00D463C2">
              <w:rPr>
                <w:lang w:val="en-US"/>
              </w:rPr>
              <w:t>_{</w:t>
            </w:r>
            <w:proofErr w:type="gramEnd"/>
            <w:r w:rsidRPr="00D463C2">
              <w:rPr>
                <w:lang w:val="en-US"/>
              </w:rPr>
              <w:t xml:space="preserve">p </w:t>
            </w:r>
            <w:r w:rsidRPr="00D463C2">
              <w:rPr>
                <w:rFonts w:ascii="Cambria Math" w:hAnsi="Cambria Math" w:cs="Cambria Math"/>
                <w:lang w:val="en-US"/>
              </w:rPr>
              <w:t>∈</w:t>
            </w:r>
            <w:r w:rsidRPr="00D463C2">
              <w:rPr>
                <w:lang w:val="en-US"/>
              </w:rPr>
              <w:t xml:space="preserve"> P} </w:t>
            </w:r>
            <w:proofErr w:type="spellStart"/>
            <w:r w:rsidRPr="00D463C2">
              <w:rPr>
                <w:lang w:val="en-US"/>
              </w:rPr>
              <w:t>c_p</w:t>
            </w:r>
            <w:proofErr w:type="spellEnd"/>
            <w:r w:rsidRPr="00D463C2">
              <w:rPr>
                <w:lang w:val="en-US"/>
              </w:rPr>
              <w:t xml:space="preserve"> * x_{</w:t>
            </w:r>
            <w:proofErr w:type="spellStart"/>
            <w:proofErr w:type="gramStart"/>
            <w:r w:rsidRPr="00D463C2">
              <w:rPr>
                <w:lang w:val="en-US"/>
              </w:rPr>
              <w:t>t,p</w:t>
            </w:r>
            <w:proofErr w:type="spellEnd"/>
            <w:proofErr w:type="gramEnd"/>
            <w:r w:rsidRPr="00D463C2">
              <w:rPr>
                <w:lang w:val="en-US"/>
              </w:rPr>
              <w:t>}</w:t>
            </w:r>
            <w:r w:rsidRPr="00D463C2">
              <w:rPr>
                <w:lang w:val="en-US"/>
              </w:rPr>
              <w:br/>
            </w:r>
            <w:r w:rsidRPr="00D463C2">
              <w:rPr>
                <w:lang w:val="en-US"/>
              </w:rPr>
              <w:br/>
              <w:t>3. Subtract Maintenance Costs:</w:t>
            </w:r>
            <w:r w:rsidRPr="00D463C2">
              <w:rPr>
                <w:lang w:val="en-US"/>
              </w:rPr>
              <w:br/>
              <w:t xml:space="preserve">   </w:t>
            </w:r>
            <w:r w:rsidRPr="00D463C2">
              <w:rPr>
                <w:rFonts w:ascii="Aptos" w:hAnsi="Aptos" w:cs="Aptos"/>
                <w:lang w:val="en-US"/>
              </w:rPr>
              <w:t>∑</w:t>
            </w:r>
            <w:proofErr w:type="gramStart"/>
            <w:r w:rsidRPr="00D463C2">
              <w:rPr>
                <w:lang w:val="en-US"/>
              </w:rPr>
              <w:t>_{</w:t>
            </w:r>
            <w:proofErr w:type="gramEnd"/>
            <w:r w:rsidRPr="00D463C2">
              <w:rPr>
                <w:lang w:val="en-US"/>
              </w:rPr>
              <w:t xml:space="preserve">t </w:t>
            </w:r>
            <w:r w:rsidRPr="00D463C2">
              <w:rPr>
                <w:rFonts w:ascii="Cambria Math" w:hAnsi="Cambria Math" w:cs="Cambria Math"/>
                <w:lang w:val="en-US"/>
              </w:rPr>
              <w:t>∈</w:t>
            </w:r>
            <w:r w:rsidRPr="00D463C2">
              <w:rPr>
                <w:lang w:val="en-US"/>
              </w:rPr>
              <w:t xml:space="preserve"> T} </w:t>
            </w:r>
            <w:r w:rsidRPr="00D463C2">
              <w:rPr>
                <w:rFonts w:ascii="Aptos" w:hAnsi="Aptos" w:cs="Aptos"/>
                <w:lang w:val="en-US"/>
              </w:rPr>
              <w:t>∑</w:t>
            </w:r>
            <w:proofErr w:type="gramStart"/>
            <w:r w:rsidRPr="00D463C2">
              <w:rPr>
                <w:lang w:val="en-US"/>
              </w:rPr>
              <w:t>_{</w:t>
            </w:r>
            <w:proofErr w:type="gramEnd"/>
            <w:r w:rsidRPr="00D463C2">
              <w:rPr>
                <w:lang w:val="en-US"/>
              </w:rPr>
              <w:t xml:space="preserve">p </w:t>
            </w:r>
            <w:r w:rsidRPr="00D463C2">
              <w:rPr>
                <w:rFonts w:ascii="Cambria Math" w:hAnsi="Cambria Math" w:cs="Cambria Math"/>
                <w:lang w:val="en-US"/>
              </w:rPr>
              <w:t>∈</w:t>
            </w:r>
            <w:r w:rsidRPr="00D463C2">
              <w:rPr>
                <w:lang w:val="en-US"/>
              </w:rPr>
              <w:t xml:space="preserve"> P} </w:t>
            </w:r>
            <w:proofErr w:type="spellStart"/>
            <w:r w:rsidRPr="00D463C2">
              <w:rPr>
                <w:lang w:val="en-US"/>
              </w:rPr>
              <w:t>m_p</w:t>
            </w:r>
            <w:proofErr w:type="spellEnd"/>
            <w:r w:rsidRPr="00D463C2">
              <w:rPr>
                <w:lang w:val="en-US"/>
              </w:rPr>
              <w:t xml:space="preserve"> * u_{</w:t>
            </w:r>
            <w:proofErr w:type="spellStart"/>
            <w:proofErr w:type="gramStart"/>
            <w:r w:rsidRPr="00D463C2">
              <w:rPr>
                <w:lang w:val="en-US"/>
              </w:rPr>
              <w:t>t,p</w:t>
            </w:r>
            <w:proofErr w:type="spellEnd"/>
            <w:proofErr w:type="gramEnd"/>
            <w:r w:rsidRPr="00D463C2">
              <w:rPr>
                <w:lang w:val="en-US"/>
              </w:rPr>
              <w:t>}</w:t>
            </w:r>
            <w:r w:rsidRPr="00D463C2">
              <w:rPr>
                <w:lang w:val="en-US"/>
              </w:rPr>
              <w:br/>
            </w:r>
            <w:r w:rsidRPr="00D463C2">
              <w:rPr>
                <w:lang w:val="en-US"/>
              </w:rPr>
              <w:br/>
              <w:t>Objective Function:</w:t>
            </w:r>
            <w:r w:rsidRPr="00D463C2">
              <w:rPr>
                <w:lang w:val="en-US"/>
              </w:rPr>
              <w:br/>
              <w:t>Maximize Total Profit</w:t>
            </w:r>
            <w:r w:rsidRPr="00D463C2">
              <w:rPr>
                <w:lang w:val="en-US"/>
              </w:rPr>
              <w:br/>
            </w:r>
          </w:p>
          <w:p w14:paraId="345DA3D5" w14:textId="77777777" w:rsidR="00D463C2" w:rsidRPr="00D463C2" w:rsidRDefault="00D463C2" w:rsidP="00D463C2">
            <w:pPr>
              <w:rPr>
                <w:lang w:val="en-US"/>
              </w:rPr>
            </w:pPr>
            <w:r w:rsidRPr="00D463C2">
              <w:rPr>
                <w:lang w:val="en-US"/>
              </w:rPr>
              <w:t>Constraints</w:t>
            </w:r>
          </w:p>
          <w:p w14:paraId="0762ECA3" w14:textId="77777777" w:rsidR="00D463C2" w:rsidRPr="00D463C2" w:rsidRDefault="00D463C2" w:rsidP="00D463C2">
            <w:pPr>
              <w:rPr>
                <w:lang w:val="en-US"/>
              </w:rPr>
            </w:pPr>
            <w:r w:rsidRPr="00D463C2">
              <w:rPr>
                <w:lang w:val="en-US"/>
              </w:rPr>
              <w:t>1. Energy Balance</w:t>
            </w:r>
          </w:p>
          <w:p w14:paraId="791CDCEA" w14:textId="77777777" w:rsidR="00D463C2" w:rsidRPr="00D463C2" w:rsidRDefault="00D463C2" w:rsidP="00D463C2">
            <w:pPr>
              <w:rPr>
                <w:lang w:val="en-US"/>
              </w:rPr>
            </w:pPr>
            <w:r w:rsidRPr="00D463C2">
              <w:rPr>
                <w:lang w:val="en-US"/>
              </w:rPr>
              <w:br/>
              <w:t>z_{t-</w:t>
            </w:r>
            <w:proofErr w:type="gramStart"/>
            <w:r w:rsidRPr="00D463C2">
              <w:rPr>
                <w:lang w:val="en-US"/>
              </w:rPr>
              <w:t>1,p</w:t>
            </w:r>
            <w:proofErr w:type="gramEnd"/>
            <w:r w:rsidRPr="00D463C2">
              <w:rPr>
                <w:lang w:val="en-US"/>
              </w:rPr>
              <w:t>} + x_{</w:t>
            </w:r>
            <w:proofErr w:type="spellStart"/>
            <w:proofErr w:type="gramStart"/>
            <w:r w:rsidRPr="00D463C2">
              <w:rPr>
                <w:lang w:val="en-US"/>
              </w:rPr>
              <w:t>t,p</w:t>
            </w:r>
            <w:proofErr w:type="spellEnd"/>
            <w:proofErr w:type="gramEnd"/>
            <w:r w:rsidRPr="00D463C2">
              <w:rPr>
                <w:lang w:val="en-US"/>
              </w:rPr>
              <w:t>} - s_{</w:t>
            </w:r>
            <w:proofErr w:type="spellStart"/>
            <w:proofErr w:type="gramStart"/>
            <w:r w:rsidRPr="00D463C2">
              <w:rPr>
                <w:lang w:val="en-US"/>
              </w:rPr>
              <w:t>t,p</w:t>
            </w:r>
            <w:proofErr w:type="spellEnd"/>
            <w:proofErr w:type="gramEnd"/>
            <w:r w:rsidRPr="00D463C2">
              <w:rPr>
                <w:lang w:val="en-US"/>
              </w:rPr>
              <w:t>} - z_{</w:t>
            </w:r>
            <w:proofErr w:type="spellStart"/>
            <w:proofErr w:type="gramStart"/>
            <w:r w:rsidRPr="00D463C2">
              <w:rPr>
                <w:lang w:val="en-US"/>
              </w:rPr>
              <w:t>t,p</w:t>
            </w:r>
            <w:proofErr w:type="spellEnd"/>
            <w:proofErr w:type="gramEnd"/>
            <w:r w:rsidRPr="00D463C2">
              <w:rPr>
                <w:lang w:val="en-US"/>
              </w:rPr>
              <w:t xml:space="preserve">} ≥ </w:t>
            </w:r>
            <w:proofErr w:type="spellStart"/>
            <w:r w:rsidRPr="00D463C2">
              <w:rPr>
                <w:lang w:val="en-US"/>
              </w:rPr>
              <w:t>d_t</w:t>
            </w:r>
            <w:proofErr w:type="spellEnd"/>
            <w:r w:rsidRPr="00D463C2">
              <w:rPr>
                <w:lang w:val="en-US"/>
              </w:rPr>
              <w:t xml:space="preserve"> </w:t>
            </w:r>
            <w:r w:rsidRPr="00D463C2">
              <w:rPr>
                <w:rFonts w:ascii="Cambria Math" w:hAnsi="Cambria Math" w:cs="Cambria Math"/>
                <w:lang w:val="en-US"/>
              </w:rPr>
              <w:t>∀</w:t>
            </w:r>
            <w:r w:rsidRPr="00D463C2">
              <w:rPr>
                <w:lang w:val="en-US"/>
              </w:rPr>
              <w:t xml:space="preserve"> t </w:t>
            </w:r>
            <w:r w:rsidRPr="00D463C2">
              <w:rPr>
                <w:rFonts w:ascii="Cambria Math" w:hAnsi="Cambria Math" w:cs="Cambria Math"/>
                <w:lang w:val="en-US"/>
              </w:rPr>
              <w:t>∈</w:t>
            </w:r>
            <w:r w:rsidRPr="00D463C2">
              <w:rPr>
                <w:lang w:val="en-US"/>
              </w:rPr>
              <w:t xml:space="preserve"> T, </w:t>
            </w:r>
            <w:r w:rsidRPr="00D463C2">
              <w:rPr>
                <w:rFonts w:ascii="Cambria Math" w:hAnsi="Cambria Math" w:cs="Cambria Math"/>
                <w:lang w:val="en-US"/>
              </w:rPr>
              <w:t>∀</w:t>
            </w:r>
            <w:r w:rsidRPr="00D463C2">
              <w:rPr>
                <w:lang w:val="en-US"/>
              </w:rPr>
              <w:t xml:space="preserve"> p </w:t>
            </w:r>
            <w:r w:rsidRPr="00D463C2">
              <w:rPr>
                <w:rFonts w:ascii="Cambria Math" w:hAnsi="Cambria Math" w:cs="Cambria Math"/>
                <w:lang w:val="en-US"/>
              </w:rPr>
              <w:t>∈</w:t>
            </w:r>
            <w:r w:rsidRPr="00D463C2">
              <w:rPr>
                <w:lang w:val="en-US"/>
              </w:rPr>
              <w:t xml:space="preserve"> P</w:t>
            </w:r>
            <w:r w:rsidRPr="00D463C2">
              <w:rPr>
                <w:lang w:val="en-US"/>
              </w:rPr>
              <w:br/>
            </w:r>
          </w:p>
          <w:p w14:paraId="6353E395" w14:textId="77777777" w:rsidR="00D463C2" w:rsidRPr="00D463C2" w:rsidRDefault="00D463C2" w:rsidP="00D463C2">
            <w:pPr>
              <w:rPr>
                <w:lang w:val="en-US"/>
              </w:rPr>
            </w:pPr>
            <w:r w:rsidRPr="00D463C2">
              <w:rPr>
                <w:lang w:val="en-US"/>
              </w:rPr>
              <w:t>2. Production Capacity</w:t>
            </w:r>
          </w:p>
          <w:p w14:paraId="244EBE98" w14:textId="77777777" w:rsidR="00D463C2" w:rsidRPr="00D463C2" w:rsidRDefault="00D463C2" w:rsidP="00D463C2">
            <w:pPr>
              <w:rPr>
                <w:lang w:val="en-US"/>
              </w:rPr>
            </w:pPr>
            <w:r w:rsidRPr="00D463C2">
              <w:rPr>
                <w:lang w:val="en-US"/>
              </w:rPr>
              <w:br/>
              <w:t>x_{</w:t>
            </w:r>
            <w:proofErr w:type="spellStart"/>
            <w:proofErr w:type="gramStart"/>
            <w:r w:rsidRPr="00D463C2">
              <w:rPr>
                <w:lang w:val="en-US"/>
              </w:rPr>
              <w:t>t,p</w:t>
            </w:r>
            <w:proofErr w:type="spellEnd"/>
            <w:proofErr w:type="gramEnd"/>
            <w:r w:rsidRPr="00D463C2">
              <w:rPr>
                <w:lang w:val="en-US"/>
              </w:rPr>
              <w:t>} ≤ P_{</w:t>
            </w:r>
            <w:proofErr w:type="spellStart"/>
            <w:proofErr w:type="gramStart"/>
            <w:r w:rsidRPr="00D463C2">
              <w:rPr>
                <w:lang w:val="en-US"/>
              </w:rPr>
              <w:t>max,p</w:t>
            </w:r>
            <w:proofErr w:type="spellEnd"/>
            <w:r w:rsidRPr="00D463C2">
              <w:rPr>
                <w:lang w:val="en-US"/>
              </w:rPr>
              <w:t>}(</w:t>
            </w:r>
            <w:proofErr w:type="gramEnd"/>
            <w:r w:rsidRPr="00D463C2">
              <w:rPr>
                <w:lang w:val="en-US"/>
              </w:rPr>
              <w:t>1 - u_{</w:t>
            </w:r>
            <w:proofErr w:type="spellStart"/>
            <w:proofErr w:type="gramStart"/>
            <w:r w:rsidRPr="00D463C2">
              <w:rPr>
                <w:lang w:val="en-US"/>
              </w:rPr>
              <w:t>t,p</w:t>
            </w:r>
            <w:proofErr w:type="spellEnd"/>
            <w:proofErr w:type="gramEnd"/>
            <w:r w:rsidRPr="00D463C2">
              <w:rPr>
                <w:lang w:val="en-US"/>
              </w:rPr>
              <w:t xml:space="preserve">}) </w:t>
            </w:r>
            <w:r w:rsidRPr="00D463C2">
              <w:rPr>
                <w:rFonts w:ascii="Cambria Math" w:hAnsi="Cambria Math" w:cs="Cambria Math"/>
                <w:lang w:val="en-US"/>
              </w:rPr>
              <w:t>∀</w:t>
            </w:r>
            <w:r w:rsidRPr="00D463C2">
              <w:rPr>
                <w:lang w:val="en-US"/>
              </w:rPr>
              <w:t xml:space="preserve"> t </w:t>
            </w:r>
            <w:r w:rsidRPr="00D463C2">
              <w:rPr>
                <w:rFonts w:ascii="Cambria Math" w:hAnsi="Cambria Math" w:cs="Cambria Math"/>
                <w:lang w:val="en-US"/>
              </w:rPr>
              <w:t>∈</w:t>
            </w:r>
            <w:r w:rsidRPr="00D463C2">
              <w:rPr>
                <w:lang w:val="en-US"/>
              </w:rPr>
              <w:t xml:space="preserve"> T, </w:t>
            </w:r>
            <w:r w:rsidRPr="00D463C2">
              <w:rPr>
                <w:rFonts w:ascii="Cambria Math" w:hAnsi="Cambria Math" w:cs="Cambria Math"/>
                <w:lang w:val="en-US"/>
              </w:rPr>
              <w:t>∀</w:t>
            </w:r>
            <w:r w:rsidRPr="00D463C2">
              <w:rPr>
                <w:lang w:val="en-US"/>
              </w:rPr>
              <w:t xml:space="preserve"> p </w:t>
            </w:r>
            <w:r w:rsidRPr="00D463C2">
              <w:rPr>
                <w:rFonts w:ascii="Cambria Math" w:hAnsi="Cambria Math" w:cs="Cambria Math"/>
                <w:lang w:val="en-US"/>
              </w:rPr>
              <w:t>∈</w:t>
            </w:r>
            <w:r w:rsidRPr="00D463C2">
              <w:rPr>
                <w:lang w:val="en-US"/>
              </w:rPr>
              <w:t xml:space="preserve"> P</w:t>
            </w:r>
            <w:r w:rsidRPr="00D463C2">
              <w:rPr>
                <w:lang w:val="en-US"/>
              </w:rPr>
              <w:br/>
            </w:r>
          </w:p>
          <w:p w14:paraId="7BF2A388" w14:textId="77777777" w:rsidR="00D463C2" w:rsidRPr="00D463C2" w:rsidRDefault="00D463C2" w:rsidP="00D463C2">
            <w:pPr>
              <w:rPr>
                <w:lang w:val="en-US"/>
              </w:rPr>
            </w:pPr>
            <w:r w:rsidRPr="00D463C2">
              <w:rPr>
                <w:lang w:val="en-US"/>
              </w:rPr>
              <w:t>3. Storage Capacity</w:t>
            </w:r>
          </w:p>
          <w:p w14:paraId="2678A234" w14:textId="77777777" w:rsidR="00D463C2" w:rsidRPr="00D463C2" w:rsidRDefault="00D463C2" w:rsidP="00D463C2">
            <w:pPr>
              <w:rPr>
                <w:lang w:val="en-US"/>
              </w:rPr>
            </w:pPr>
            <w:r w:rsidRPr="00D463C2">
              <w:rPr>
                <w:lang w:val="en-US"/>
              </w:rPr>
              <w:br/>
              <w:t>z_{</w:t>
            </w:r>
            <w:proofErr w:type="spellStart"/>
            <w:proofErr w:type="gramStart"/>
            <w:r w:rsidRPr="00D463C2">
              <w:rPr>
                <w:lang w:val="en-US"/>
              </w:rPr>
              <w:t>t,p</w:t>
            </w:r>
            <w:proofErr w:type="spellEnd"/>
            <w:proofErr w:type="gramEnd"/>
            <w:r w:rsidRPr="00D463C2">
              <w:rPr>
                <w:lang w:val="en-US"/>
              </w:rPr>
              <w:t>} ≤ S_{</w:t>
            </w:r>
            <w:proofErr w:type="spellStart"/>
            <w:proofErr w:type="gramStart"/>
            <w:r w:rsidRPr="00D463C2">
              <w:rPr>
                <w:lang w:val="en-US"/>
              </w:rPr>
              <w:t>max,p</w:t>
            </w:r>
            <w:proofErr w:type="spellEnd"/>
            <w:proofErr w:type="gramEnd"/>
            <w:r w:rsidRPr="00D463C2">
              <w:rPr>
                <w:lang w:val="en-US"/>
              </w:rPr>
              <w:t xml:space="preserve">} </w:t>
            </w:r>
            <w:r w:rsidRPr="00D463C2">
              <w:rPr>
                <w:rFonts w:ascii="Cambria Math" w:hAnsi="Cambria Math" w:cs="Cambria Math"/>
                <w:lang w:val="en-US"/>
              </w:rPr>
              <w:t>∀</w:t>
            </w:r>
            <w:r w:rsidRPr="00D463C2">
              <w:rPr>
                <w:lang w:val="en-US"/>
              </w:rPr>
              <w:t xml:space="preserve"> t </w:t>
            </w:r>
            <w:r w:rsidRPr="00D463C2">
              <w:rPr>
                <w:rFonts w:ascii="Cambria Math" w:hAnsi="Cambria Math" w:cs="Cambria Math"/>
                <w:lang w:val="en-US"/>
              </w:rPr>
              <w:t>∈</w:t>
            </w:r>
            <w:r w:rsidRPr="00D463C2">
              <w:rPr>
                <w:lang w:val="en-US"/>
              </w:rPr>
              <w:t xml:space="preserve"> T, </w:t>
            </w:r>
            <w:r w:rsidRPr="00D463C2">
              <w:rPr>
                <w:rFonts w:ascii="Cambria Math" w:hAnsi="Cambria Math" w:cs="Cambria Math"/>
                <w:lang w:val="en-US"/>
              </w:rPr>
              <w:t>∀</w:t>
            </w:r>
            <w:r w:rsidRPr="00D463C2">
              <w:rPr>
                <w:lang w:val="en-US"/>
              </w:rPr>
              <w:t xml:space="preserve"> p </w:t>
            </w:r>
            <w:r w:rsidRPr="00D463C2">
              <w:rPr>
                <w:rFonts w:ascii="Cambria Math" w:hAnsi="Cambria Math" w:cs="Cambria Math"/>
                <w:lang w:val="en-US"/>
              </w:rPr>
              <w:t>∈</w:t>
            </w:r>
            <w:r w:rsidRPr="00D463C2">
              <w:rPr>
                <w:lang w:val="en-US"/>
              </w:rPr>
              <w:t xml:space="preserve"> P</w:t>
            </w:r>
            <w:r w:rsidRPr="00D463C2">
              <w:rPr>
                <w:lang w:val="en-US"/>
              </w:rPr>
              <w:br/>
            </w:r>
          </w:p>
          <w:p w14:paraId="7CF359DD" w14:textId="77777777" w:rsidR="00D463C2" w:rsidRPr="00D463C2" w:rsidRDefault="00D463C2" w:rsidP="00D463C2">
            <w:pPr>
              <w:rPr>
                <w:lang w:val="en-US"/>
              </w:rPr>
            </w:pPr>
            <w:r w:rsidRPr="00D463C2">
              <w:rPr>
                <w:lang w:val="en-US"/>
              </w:rPr>
              <w:t>4. Initial Storage</w:t>
            </w:r>
          </w:p>
          <w:p w14:paraId="1ECB5D3C" w14:textId="77777777" w:rsidR="00D463C2" w:rsidRPr="00D463C2" w:rsidRDefault="00D463C2" w:rsidP="00D463C2">
            <w:pPr>
              <w:rPr>
                <w:lang w:val="en-US"/>
              </w:rPr>
            </w:pPr>
            <w:r w:rsidRPr="00D463C2">
              <w:rPr>
                <w:lang w:val="en-US"/>
              </w:rPr>
              <w:br/>
              <w:t>z_{</w:t>
            </w:r>
            <w:proofErr w:type="gramStart"/>
            <w:r w:rsidRPr="00D463C2">
              <w:rPr>
                <w:lang w:val="en-US"/>
              </w:rPr>
              <w:t>0,p</w:t>
            </w:r>
            <w:proofErr w:type="gramEnd"/>
            <w:r w:rsidRPr="00D463C2">
              <w:rPr>
                <w:lang w:val="en-US"/>
              </w:rPr>
              <w:t>} = S_{</w:t>
            </w:r>
            <w:proofErr w:type="gramStart"/>
            <w:r w:rsidRPr="00D463C2">
              <w:rPr>
                <w:lang w:val="en-US"/>
              </w:rPr>
              <w:t>0,p</w:t>
            </w:r>
            <w:proofErr w:type="gramEnd"/>
            <w:r w:rsidRPr="00D463C2">
              <w:rPr>
                <w:lang w:val="en-US"/>
              </w:rPr>
              <w:t xml:space="preserve">} </w:t>
            </w:r>
            <w:r w:rsidRPr="00D463C2">
              <w:rPr>
                <w:rFonts w:ascii="Cambria Math" w:hAnsi="Cambria Math" w:cs="Cambria Math"/>
                <w:lang w:val="en-US"/>
              </w:rPr>
              <w:t>∀</w:t>
            </w:r>
            <w:r w:rsidRPr="00D463C2">
              <w:rPr>
                <w:lang w:val="en-US"/>
              </w:rPr>
              <w:t xml:space="preserve"> p </w:t>
            </w:r>
            <w:r w:rsidRPr="00D463C2">
              <w:rPr>
                <w:rFonts w:ascii="Cambria Math" w:hAnsi="Cambria Math" w:cs="Cambria Math"/>
                <w:lang w:val="en-US"/>
              </w:rPr>
              <w:t>∈</w:t>
            </w:r>
            <w:r w:rsidRPr="00D463C2">
              <w:rPr>
                <w:lang w:val="en-US"/>
              </w:rPr>
              <w:t xml:space="preserve"> P</w:t>
            </w:r>
            <w:r w:rsidRPr="00D463C2">
              <w:rPr>
                <w:lang w:val="en-US"/>
              </w:rPr>
              <w:br/>
            </w:r>
          </w:p>
          <w:p w14:paraId="7AC49AA3" w14:textId="77777777" w:rsidR="00D463C2" w:rsidRPr="00D463C2" w:rsidRDefault="00D463C2" w:rsidP="00D463C2">
            <w:pPr>
              <w:rPr>
                <w:lang w:val="en-US"/>
              </w:rPr>
            </w:pPr>
            <w:r w:rsidRPr="00D463C2">
              <w:rPr>
                <w:lang w:val="en-US"/>
              </w:rPr>
              <w:t>5. Contractual Delivery</w:t>
            </w:r>
          </w:p>
          <w:p w14:paraId="636D693B" w14:textId="77777777" w:rsidR="00D463C2" w:rsidRPr="00D463C2" w:rsidRDefault="00D463C2" w:rsidP="00D463C2">
            <w:pPr>
              <w:rPr>
                <w:lang w:val="en-US"/>
              </w:rPr>
            </w:pPr>
            <w:r w:rsidRPr="00D463C2">
              <w:rPr>
                <w:lang w:val="en-US"/>
              </w:rPr>
              <w:lastRenderedPageBreak/>
              <w:br/>
              <w:t>∑</w:t>
            </w:r>
            <w:proofErr w:type="gramStart"/>
            <w:r w:rsidRPr="00D463C2">
              <w:rPr>
                <w:lang w:val="en-US"/>
              </w:rPr>
              <w:t>_{</w:t>
            </w:r>
            <w:proofErr w:type="gramEnd"/>
            <w:r w:rsidRPr="00D463C2">
              <w:rPr>
                <w:lang w:val="en-US"/>
              </w:rPr>
              <w:t xml:space="preserve">p </w:t>
            </w:r>
            <w:r w:rsidRPr="00D463C2">
              <w:rPr>
                <w:rFonts w:ascii="Cambria Math" w:hAnsi="Cambria Math" w:cs="Cambria Math"/>
                <w:lang w:val="en-US"/>
              </w:rPr>
              <w:t>∈</w:t>
            </w:r>
            <w:r w:rsidRPr="00D463C2">
              <w:rPr>
                <w:lang w:val="en-US"/>
              </w:rPr>
              <w:t xml:space="preserve"> P} x_{</w:t>
            </w:r>
            <w:proofErr w:type="spellStart"/>
            <w:proofErr w:type="gramStart"/>
            <w:r w:rsidRPr="00D463C2">
              <w:rPr>
                <w:lang w:val="en-US"/>
              </w:rPr>
              <w:t>t,p</w:t>
            </w:r>
            <w:proofErr w:type="spellEnd"/>
            <w:proofErr w:type="gramEnd"/>
            <w:r w:rsidRPr="00D463C2">
              <w:rPr>
                <w:lang w:val="en-US"/>
              </w:rPr>
              <w:t xml:space="preserve">} </w:t>
            </w:r>
            <w:r w:rsidRPr="00D463C2">
              <w:rPr>
                <w:rFonts w:ascii="Aptos" w:hAnsi="Aptos" w:cs="Aptos"/>
                <w:lang w:val="en-US"/>
              </w:rPr>
              <w:t>≥</w:t>
            </w:r>
            <w:r w:rsidRPr="00D463C2">
              <w:rPr>
                <w:lang w:val="en-US"/>
              </w:rPr>
              <w:t xml:space="preserve"> </w:t>
            </w:r>
            <w:proofErr w:type="spellStart"/>
            <w:r w:rsidRPr="00D463C2">
              <w:rPr>
                <w:lang w:val="en-US"/>
              </w:rPr>
              <w:t>d_t</w:t>
            </w:r>
            <w:proofErr w:type="spellEnd"/>
            <w:r w:rsidRPr="00D463C2">
              <w:rPr>
                <w:lang w:val="en-US"/>
              </w:rPr>
              <w:t xml:space="preserve"> </w:t>
            </w:r>
            <w:r w:rsidRPr="00D463C2">
              <w:rPr>
                <w:rFonts w:ascii="Cambria Math" w:hAnsi="Cambria Math" w:cs="Cambria Math"/>
                <w:lang w:val="en-US"/>
              </w:rPr>
              <w:t>∀</w:t>
            </w:r>
            <w:r w:rsidRPr="00D463C2">
              <w:rPr>
                <w:lang w:val="en-US"/>
              </w:rPr>
              <w:t xml:space="preserve"> t </w:t>
            </w:r>
            <w:r w:rsidRPr="00D463C2">
              <w:rPr>
                <w:rFonts w:ascii="Cambria Math" w:hAnsi="Cambria Math" w:cs="Cambria Math"/>
                <w:lang w:val="en-US"/>
              </w:rPr>
              <w:t>∈</w:t>
            </w:r>
            <w:r w:rsidRPr="00D463C2">
              <w:rPr>
                <w:lang w:val="en-US"/>
              </w:rPr>
              <w:t xml:space="preserve"> T</w:t>
            </w:r>
            <w:r w:rsidRPr="00D463C2">
              <w:rPr>
                <w:lang w:val="en-US"/>
              </w:rPr>
              <w:br/>
            </w:r>
          </w:p>
          <w:p w14:paraId="776AECBF" w14:textId="77777777" w:rsidR="00D463C2" w:rsidRPr="00D463C2" w:rsidRDefault="00D463C2" w:rsidP="00D463C2">
            <w:pPr>
              <w:rPr>
                <w:lang w:val="en-US"/>
              </w:rPr>
            </w:pPr>
            <w:r w:rsidRPr="00D463C2">
              <w:rPr>
                <w:lang w:val="en-US"/>
              </w:rPr>
              <w:t>6. Hydroelectric Environmental Regulation</w:t>
            </w:r>
          </w:p>
          <w:p w14:paraId="5C09664D" w14:textId="77777777" w:rsidR="00D463C2" w:rsidRPr="00D463C2" w:rsidRDefault="00D463C2" w:rsidP="00D463C2">
            <w:pPr>
              <w:rPr>
                <w:lang w:val="en-US"/>
              </w:rPr>
            </w:pPr>
            <w:r w:rsidRPr="00D463C2">
              <w:rPr>
                <w:lang w:val="en-US"/>
              </w:rPr>
              <w:br/>
              <w:t>x_{</w:t>
            </w:r>
            <w:proofErr w:type="spellStart"/>
            <w:proofErr w:type="gramStart"/>
            <w:r w:rsidRPr="00D463C2">
              <w:rPr>
                <w:lang w:val="en-US"/>
              </w:rPr>
              <w:t>t,Hydro</w:t>
            </w:r>
            <w:proofErr w:type="spellEnd"/>
            <w:proofErr w:type="gramEnd"/>
            <w:r w:rsidRPr="00D463C2">
              <w:rPr>
                <w:lang w:val="en-US"/>
              </w:rPr>
              <w:t xml:space="preserve">} ≤ 4,000 </w:t>
            </w:r>
            <w:r w:rsidRPr="00D463C2">
              <w:rPr>
                <w:rFonts w:ascii="Cambria Math" w:hAnsi="Cambria Math" w:cs="Cambria Math"/>
                <w:lang w:val="en-US"/>
              </w:rPr>
              <w:t>∀</w:t>
            </w:r>
            <w:r w:rsidRPr="00D463C2">
              <w:rPr>
                <w:lang w:val="en-US"/>
              </w:rPr>
              <w:t xml:space="preserve"> t </w:t>
            </w:r>
            <w:r w:rsidRPr="00D463C2">
              <w:rPr>
                <w:rFonts w:ascii="Cambria Math" w:hAnsi="Cambria Math" w:cs="Cambria Math"/>
                <w:lang w:val="en-US"/>
              </w:rPr>
              <w:t>∈</w:t>
            </w:r>
            <w:r w:rsidRPr="00D463C2">
              <w:rPr>
                <w:lang w:val="en-US"/>
              </w:rPr>
              <w:t xml:space="preserve"> T</w:t>
            </w:r>
            <w:r w:rsidRPr="00D463C2">
              <w:rPr>
                <w:lang w:val="en-US"/>
              </w:rPr>
              <w:br/>
            </w:r>
          </w:p>
          <w:p w14:paraId="6FA68F2E" w14:textId="77777777" w:rsidR="00D463C2" w:rsidRPr="00D463C2" w:rsidRDefault="00D463C2" w:rsidP="00D463C2">
            <w:pPr>
              <w:rPr>
                <w:lang w:val="en-US"/>
              </w:rPr>
            </w:pPr>
            <w:r w:rsidRPr="00D463C2">
              <w:rPr>
                <w:lang w:val="en-US"/>
              </w:rPr>
              <w:t>7. Maintenance Scheduling</w:t>
            </w:r>
          </w:p>
          <w:p w14:paraId="63CFD789" w14:textId="77777777" w:rsidR="00D463C2" w:rsidRPr="00D463C2" w:rsidRDefault="00D463C2" w:rsidP="00D463C2">
            <w:pPr>
              <w:rPr>
                <w:lang w:val="en-US"/>
              </w:rPr>
            </w:pPr>
            <w:r w:rsidRPr="00D463C2">
              <w:rPr>
                <w:lang w:val="en-US"/>
              </w:rPr>
              <w:br/>
              <w:t>∑</w:t>
            </w:r>
            <w:proofErr w:type="gramStart"/>
            <w:r w:rsidRPr="00D463C2">
              <w:rPr>
                <w:lang w:val="en-US"/>
              </w:rPr>
              <w:t>_{</w:t>
            </w:r>
            <w:proofErr w:type="gramEnd"/>
            <w:r w:rsidRPr="00D463C2">
              <w:rPr>
                <w:lang w:val="en-US"/>
              </w:rPr>
              <w:t xml:space="preserve">t </w:t>
            </w:r>
            <w:r w:rsidRPr="00D463C2">
              <w:rPr>
                <w:rFonts w:ascii="Cambria Math" w:hAnsi="Cambria Math" w:cs="Cambria Math"/>
                <w:lang w:val="en-US"/>
              </w:rPr>
              <w:t>∈</w:t>
            </w:r>
            <w:r w:rsidRPr="00D463C2">
              <w:rPr>
                <w:lang w:val="en-US"/>
              </w:rPr>
              <w:t xml:space="preserve"> T} u_{</w:t>
            </w:r>
            <w:proofErr w:type="spellStart"/>
            <w:proofErr w:type="gramStart"/>
            <w:r w:rsidRPr="00D463C2">
              <w:rPr>
                <w:lang w:val="en-US"/>
              </w:rPr>
              <w:t>t,p</w:t>
            </w:r>
            <w:proofErr w:type="spellEnd"/>
            <w:proofErr w:type="gramEnd"/>
            <w:r w:rsidRPr="00D463C2">
              <w:rPr>
                <w:lang w:val="en-US"/>
              </w:rPr>
              <w:t xml:space="preserve">} = 1 </w:t>
            </w:r>
            <w:r w:rsidRPr="00D463C2">
              <w:rPr>
                <w:rFonts w:ascii="Cambria Math" w:hAnsi="Cambria Math" w:cs="Cambria Math"/>
                <w:lang w:val="en-US"/>
              </w:rPr>
              <w:t>∀</w:t>
            </w:r>
            <w:r w:rsidRPr="00D463C2">
              <w:rPr>
                <w:lang w:val="en-US"/>
              </w:rPr>
              <w:t xml:space="preserve"> p </w:t>
            </w:r>
            <w:r w:rsidRPr="00D463C2">
              <w:rPr>
                <w:rFonts w:ascii="Cambria Math" w:hAnsi="Cambria Math" w:cs="Cambria Math"/>
                <w:lang w:val="en-US"/>
              </w:rPr>
              <w:t>∈</w:t>
            </w:r>
            <w:r w:rsidRPr="00D463C2">
              <w:rPr>
                <w:lang w:val="en-US"/>
              </w:rPr>
              <w:t xml:space="preserve"> P</w:t>
            </w:r>
            <w:r w:rsidRPr="00D463C2">
              <w:rPr>
                <w:lang w:val="en-US"/>
              </w:rPr>
              <w:br/>
            </w:r>
          </w:p>
          <w:p w14:paraId="378C9E7A" w14:textId="77777777" w:rsidR="00D463C2" w:rsidRPr="00D463C2" w:rsidRDefault="00D463C2" w:rsidP="00D463C2">
            <w:pPr>
              <w:rPr>
                <w:lang w:val="en-US"/>
              </w:rPr>
            </w:pPr>
            <w:r w:rsidRPr="00D463C2">
              <w:rPr>
                <w:lang w:val="en-US"/>
              </w:rPr>
              <w:t>8. Non-Negativity and Binary Constraints</w:t>
            </w:r>
          </w:p>
          <w:p w14:paraId="3D8EAFAB" w14:textId="28A883E4" w:rsidR="00571F30" w:rsidRPr="007B5FA6" w:rsidRDefault="00D463C2" w:rsidP="00D463C2">
            <w:r w:rsidRPr="007B5FA6">
              <w:rPr>
                <w:lang w:val="en-US"/>
              </w:rPr>
              <w:br/>
              <w:t>x_{</w:t>
            </w:r>
            <w:proofErr w:type="spellStart"/>
            <w:proofErr w:type="gramStart"/>
            <w:r w:rsidRPr="007B5FA6">
              <w:rPr>
                <w:lang w:val="en-US"/>
              </w:rPr>
              <w:t>t,p</w:t>
            </w:r>
            <w:proofErr w:type="spellEnd"/>
            <w:proofErr w:type="gramEnd"/>
            <w:r w:rsidRPr="007B5FA6">
              <w:rPr>
                <w:lang w:val="en-US"/>
              </w:rPr>
              <w:t>}, z_{</w:t>
            </w:r>
            <w:proofErr w:type="spellStart"/>
            <w:proofErr w:type="gramStart"/>
            <w:r w:rsidRPr="007B5FA6">
              <w:rPr>
                <w:lang w:val="en-US"/>
              </w:rPr>
              <w:t>t,p</w:t>
            </w:r>
            <w:proofErr w:type="spellEnd"/>
            <w:proofErr w:type="gramEnd"/>
            <w:r w:rsidRPr="007B5FA6">
              <w:rPr>
                <w:lang w:val="en-US"/>
              </w:rPr>
              <w:t>}, s_{</w:t>
            </w:r>
            <w:proofErr w:type="spellStart"/>
            <w:proofErr w:type="gramStart"/>
            <w:r w:rsidRPr="007B5FA6">
              <w:rPr>
                <w:lang w:val="en-US"/>
              </w:rPr>
              <w:t>t,p</w:t>
            </w:r>
            <w:proofErr w:type="spellEnd"/>
            <w:proofErr w:type="gramEnd"/>
            <w:r w:rsidRPr="007B5FA6">
              <w:rPr>
                <w:lang w:val="en-US"/>
              </w:rPr>
              <w:t>} ≥ 0, u_{</w:t>
            </w:r>
            <w:proofErr w:type="spellStart"/>
            <w:proofErr w:type="gramStart"/>
            <w:r w:rsidRPr="007B5FA6">
              <w:rPr>
                <w:lang w:val="en-US"/>
              </w:rPr>
              <w:t>t,p</w:t>
            </w:r>
            <w:proofErr w:type="spellEnd"/>
            <w:proofErr w:type="gramEnd"/>
            <w:r w:rsidRPr="007B5FA6">
              <w:rPr>
                <w:lang w:val="en-US"/>
              </w:rPr>
              <w:t xml:space="preserve">} </w:t>
            </w:r>
            <w:r w:rsidRPr="007B5FA6">
              <w:rPr>
                <w:rFonts w:ascii="Cambria Math" w:hAnsi="Cambria Math" w:cs="Cambria Math"/>
                <w:lang w:val="en-US"/>
              </w:rPr>
              <w:t>∈</w:t>
            </w:r>
            <w:r w:rsidRPr="007B5FA6">
              <w:rPr>
                <w:lang w:val="en-US"/>
              </w:rPr>
              <w:t xml:space="preserve"> {0, 1} </w:t>
            </w:r>
            <w:r w:rsidRPr="007B5FA6">
              <w:rPr>
                <w:rFonts w:ascii="Cambria Math" w:hAnsi="Cambria Math" w:cs="Cambria Math"/>
                <w:lang w:val="en-US"/>
              </w:rPr>
              <w:t>∀</w:t>
            </w:r>
            <w:r w:rsidRPr="007B5FA6">
              <w:rPr>
                <w:lang w:val="en-US"/>
              </w:rPr>
              <w:t xml:space="preserve"> t </w:t>
            </w:r>
            <w:r w:rsidRPr="007B5FA6">
              <w:rPr>
                <w:rFonts w:ascii="Cambria Math" w:hAnsi="Cambria Math" w:cs="Cambria Math"/>
                <w:lang w:val="en-US"/>
              </w:rPr>
              <w:t>∈</w:t>
            </w:r>
            <w:r w:rsidRPr="007B5FA6">
              <w:rPr>
                <w:lang w:val="en-US"/>
              </w:rPr>
              <w:t xml:space="preserve"> T, </w:t>
            </w:r>
            <w:r w:rsidRPr="007B5FA6">
              <w:rPr>
                <w:rFonts w:ascii="Cambria Math" w:hAnsi="Cambria Math" w:cs="Cambria Math"/>
                <w:lang w:val="en-US"/>
              </w:rPr>
              <w:t>∀</w:t>
            </w:r>
            <w:r w:rsidRPr="007B5FA6">
              <w:rPr>
                <w:lang w:val="en-US"/>
              </w:rPr>
              <w:t xml:space="preserve"> p </w:t>
            </w:r>
            <w:r w:rsidRPr="007B5FA6">
              <w:rPr>
                <w:rFonts w:ascii="Cambria Math" w:hAnsi="Cambria Math" w:cs="Cambria Math"/>
                <w:lang w:val="en-US"/>
              </w:rPr>
              <w:t>∈</w:t>
            </w:r>
            <w:r w:rsidRPr="007B5FA6">
              <w:rPr>
                <w:lang w:val="en-US"/>
              </w:rPr>
              <w:t xml:space="preserve"> P</w:t>
            </w:r>
          </w:p>
        </w:tc>
      </w:tr>
    </w:tbl>
    <w:p w14:paraId="04610894" w14:textId="68C258B9" w:rsidR="002B7BB7" w:rsidRPr="007B5FA6" w:rsidRDefault="002B7BB7"/>
    <w:p w14:paraId="2CE4DB13" w14:textId="10678103" w:rsidR="00AA5018" w:rsidRPr="007B5FA6" w:rsidRDefault="002B7BB7">
      <w:r w:rsidRPr="007B5FA6">
        <w:br w:type="page"/>
      </w:r>
    </w:p>
    <w:tbl>
      <w:tblPr>
        <w:tblStyle w:val="TableGrid"/>
        <w:tblpPr w:leftFromText="180" w:rightFromText="180" w:vertAnchor="text" w:horzAnchor="margin" w:tblpXSpec="center" w:tblpY="757"/>
        <w:tblW w:w="16358" w:type="dxa"/>
        <w:tblLook w:val="04A0" w:firstRow="1" w:lastRow="0" w:firstColumn="1" w:lastColumn="0" w:noHBand="0" w:noVBand="1"/>
      </w:tblPr>
      <w:tblGrid>
        <w:gridCol w:w="9278"/>
        <w:gridCol w:w="7080"/>
      </w:tblGrid>
      <w:tr w:rsidR="00677EFA" w:rsidRPr="007B5FA6" w14:paraId="23771832" w14:textId="77777777" w:rsidTr="105023C3">
        <w:trPr>
          <w:trHeight w:val="330"/>
        </w:trPr>
        <w:tc>
          <w:tcPr>
            <w:tcW w:w="16358" w:type="dxa"/>
            <w:gridSpan w:val="2"/>
          </w:tcPr>
          <w:p w14:paraId="0DCD9919" w14:textId="2790B536" w:rsidR="00677EFA" w:rsidRPr="007B5FA6" w:rsidRDefault="56A2AAB8" w:rsidP="00677EFA">
            <w:pPr>
              <w:jc w:val="center"/>
            </w:pPr>
            <w:r w:rsidRPr="105023C3">
              <w:rPr>
                <w:sz w:val="40"/>
                <w:szCs w:val="40"/>
              </w:rPr>
              <w:lastRenderedPageBreak/>
              <w:t xml:space="preserve"> </w:t>
            </w:r>
            <w:r w:rsidR="00677EFA" w:rsidRPr="105023C3">
              <w:rPr>
                <w:sz w:val="40"/>
                <w:szCs w:val="40"/>
              </w:rPr>
              <w:t>Blending and Mixing Problems</w:t>
            </w:r>
          </w:p>
        </w:tc>
      </w:tr>
      <w:tr w:rsidR="00654A05" w:rsidRPr="007B5FA6" w14:paraId="0C517DEA" w14:textId="77777777" w:rsidTr="105023C3">
        <w:trPr>
          <w:trHeight w:val="330"/>
        </w:trPr>
        <w:tc>
          <w:tcPr>
            <w:tcW w:w="9278" w:type="dxa"/>
          </w:tcPr>
          <w:p w14:paraId="54475C79" w14:textId="77777777" w:rsidR="00654A05" w:rsidRPr="007B5FA6" w:rsidRDefault="00654A05" w:rsidP="00685CB1">
            <w:r w:rsidRPr="007B5FA6">
              <w:t>Problem statement</w:t>
            </w:r>
          </w:p>
        </w:tc>
        <w:tc>
          <w:tcPr>
            <w:tcW w:w="7080" w:type="dxa"/>
          </w:tcPr>
          <w:p w14:paraId="50B35F07" w14:textId="77777777" w:rsidR="00654A05" w:rsidRPr="007B5FA6" w:rsidRDefault="00654A05" w:rsidP="00685CB1">
            <w:r w:rsidRPr="007B5FA6">
              <w:t>Mathematical Model</w:t>
            </w:r>
          </w:p>
        </w:tc>
      </w:tr>
      <w:tr w:rsidR="00654A05" w:rsidRPr="007B5FA6" w14:paraId="298CB213" w14:textId="77777777" w:rsidTr="105023C3">
        <w:trPr>
          <w:trHeight w:val="330"/>
        </w:trPr>
        <w:tc>
          <w:tcPr>
            <w:tcW w:w="9278" w:type="dxa"/>
          </w:tcPr>
          <w:p w14:paraId="1A16BE53" w14:textId="77777777" w:rsidR="006C570D" w:rsidRPr="006C570D" w:rsidRDefault="006C570D" w:rsidP="00685CB1">
            <w:proofErr w:type="spellStart"/>
            <w:r w:rsidRPr="006C570D">
              <w:t>GreenFuel</w:t>
            </w:r>
            <w:proofErr w:type="spellEnd"/>
            <w:r w:rsidRPr="006C570D">
              <w:t xml:space="preserve"> Refinery, a leading producer of eco-friendly fuels, aims to optimize its production process by blending various biofuels to meet specific quality standards and market demands. The refinery produces two primary products: EcoDiesel and </w:t>
            </w:r>
            <w:proofErr w:type="spellStart"/>
            <w:r w:rsidRPr="006C570D">
              <w:t>BioGasoline</w:t>
            </w:r>
            <w:proofErr w:type="spellEnd"/>
            <w:r w:rsidRPr="006C570D">
              <w:t>. These fuels are blended using three types of biofuels: Biofuel A, Biofuel B, and Biofuel C, each with distinct properties and costs. </w:t>
            </w:r>
          </w:p>
          <w:p w14:paraId="7590444D" w14:textId="77777777" w:rsidR="006C570D" w:rsidRPr="006C570D" w:rsidRDefault="006C570D" w:rsidP="00685CB1">
            <w:r w:rsidRPr="006C570D">
              <w:t>Biofuel Properties and Costs: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70"/>
              <w:gridCol w:w="1350"/>
              <w:gridCol w:w="1470"/>
              <w:gridCol w:w="1680"/>
              <w:gridCol w:w="1845"/>
            </w:tblGrid>
            <w:tr w:rsidR="006C570D" w:rsidRPr="006C570D" w14:paraId="6B7BCEB1" w14:textId="77777777" w:rsidTr="006C570D">
              <w:trPr>
                <w:trHeight w:val="300"/>
              </w:trPr>
              <w:tc>
                <w:tcPr>
                  <w:tcW w:w="1170" w:type="dxa"/>
                  <w:tcBorders>
                    <w:top w:val="nil"/>
                    <w:left w:val="nil"/>
                    <w:bottom w:val="nil"/>
                    <w:right w:val="nil"/>
                  </w:tcBorders>
                  <w:vAlign w:val="center"/>
                  <w:hideMark/>
                </w:tcPr>
                <w:p w14:paraId="3A99291F" w14:textId="77777777" w:rsidR="006C570D" w:rsidRPr="006C570D" w:rsidRDefault="006C570D" w:rsidP="00D5327E">
                  <w:pPr>
                    <w:framePr w:hSpace="180" w:wrap="around" w:vAnchor="text" w:hAnchor="margin" w:xAlign="center" w:y="757"/>
                    <w:spacing w:after="0" w:line="240" w:lineRule="auto"/>
                  </w:pPr>
                  <w:r w:rsidRPr="006C570D">
                    <w:t>Biofuel Type </w:t>
                  </w:r>
                </w:p>
              </w:tc>
              <w:tc>
                <w:tcPr>
                  <w:tcW w:w="1350" w:type="dxa"/>
                  <w:tcBorders>
                    <w:top w:val="nil"/>
                    <w:left w:val="nil"/>
                    <w:bottom w:val="nil"/>
                    <w:right w:val="nil"/>
                  </w:tcBorders>
                  <w:vAlign w:val="center"/>
                  <w:hideMark/>
                </w:tcPr>
                <w:p w14:paraId="20CB5A83" w14:textId="77777777" w:rsidR="006C570D" w:rsidRPr="006C570D" w:rsidRDefault="006C570D" w:rsidP="00D5327E">
                  <w:pPr>
                    <w:framePr w:hSpace="180" w:wrap="around" w:vAnchor="text" w:hAnchor="margin" w:xAlign="center" w:y="757"/>
                    <w:spacing w:after="0" w:line="240" w:lineRule="auto"/>
                  </w:pPr>
                  <w:r w:rsidRPr="006C570D">
                    <w:t>Cost ($/barrel) </w:t>
                  </w:r>
                </w:p>
              </w:tc>
              <w:tc>
                <w:tcPr>
                  <w:tcW w:w="1470" w:type="dxa"/>
                  <w:tcBorders>
                    <w:top w:val="nil"/>
                    <w:left w:val="nil"/>
                    <w:bottom w:val="nil"/>
                    <w:right w:val="nil"/>
                  </w:tcBorders>
                  <w:vAlign w:val="center"/>
                  <w:hideMark/>
                </w:tcPr>
                <w:p w14:paraId="345C1BAC" w14:textId="77777777" w:rsidR="006C570D" w:rsidRPr="006C570D" w:rsidRDefault="006C570D" w:rsidP="00D5327E">
                  <w:pPr>
                    <w:framePr w:hSpace="180" w:wrap="around" w:vAnchor="text" w:hAnchor="margin" w:xAlign="center" w:y="757"/>
                    <w:spacing w:after="0" w:line="240" w:lineRule="auto"/>
                  </w:pPr>
                  <w:r w:rsidRPr="006C570D">
                    <w:t>Cetane Number </w:t>
                  </w:r>
                </w:p>
              </w:tc>
              <w:tc>
                <w:tcPr>
                  <w:tcW w:w="1680" w:type="dxa"/>
                  <w:tcBorders>
                    <w:top w:val="nil"/>
                    <w:left w:val="nil"/>
                    <w:bottom w:val="nil"/>
                    <w:right w:val="nil"/>
                  </w:tcBorders>
                  <w:vAlign w:val="center"/>
                  <w:hideMark/>
                </w:tcPr>
                <w:p w14:paraId="4C9E6548" w14:textId="77777777" w:rsidR="006C570D" w:rsidRPr="006C570D" w:rsidRDefault="006C570D" w:rsidP="00D5327E">
                  <w:pPr>
                    <w:framePr w:hSpace="180" w:wrap="around" w:vAnchor="text" w:hAnchor="margin" w:xAlign="center" w:y="757"/>
                    <w:spacing w:after="0" w:line="240" w:lineRule="auto"/>
                  </w:pPr>
                  <w:proofErr w:type="spellStart"/>
                  <w:r w:rsidRPr="006C570D">
                    <w:t>Sulfur</w:t>
                  </w:r>
                  <w:proofErr w:type="spellEnd"/>
                  <w:r w:rsidRPr="006C570D">
                    <w:t xml:space="preserve"> Content (%) </w:t>
                  </w:r>
                </w:p>
              </w:tc>
              <w:tc>
                <w:tcPr>
                  <w:tcW w:w="1845" w:type="dxa"/>
                  <w:tcBorders>
                    <w:top w:val="nil"/>
                    <w:left w:val="nil"/>
                    <w:bottom w:val="nil"/>
                    <w:right w:val="nil"/>
                  </w:tcBorders>
                  <w:vAlign w:val="center"/>
                  <w:hideMark/>
                </w:tcPr>
                <w:p w14:paraId="73A06627" w14:textId="77777777" w:rsidR="006C570D" w:rsidRPr="006C570D" w:rsidRDefault="006C570D" w:rsidP="00D5327E">
                  <w:pPr>
                    <w:framePr w:hSpace="180" w:wrap="around" w:vAnchor="text" w:hAnchor="margin" w:xAlign="center" w:y="757"/>
                    <w:spacing w:after="0" w:line="240" w:lineRule="auto"/>
                  </w:pPr>
                  <w:r w:rsidRPr="006C570D">
                    <w:t>Availability (barrels) </w:t>
                  </w:r>
                </w:p>
              </w:tc>
            </w:tr>
            <w:tr w:rsidR="006C570D" w:rsidRPr="006C570D" w14:paraId="1AE180DD" w14:textId="77777777" w:rsidTr="006C570D">
              <w:trPr>
                <w:trHeight w:val="300"/>
              </w:trPr>
              <w:tc>
                <w:tcPr>
                  <w:tcW w:w="1170" w:type="dxa"/>
                  <w:tcBorders>
                    <w:top w:val="nil"/>
                    <w:left w:val="nil"/>
                    <w:bottom w:val="nil"/>
                    <w:right w:val="nil"/>
                  </w:tcBorders>
                  <w:vAlign w:val="center"/>
                  <w:hideMark/>
                </w:tcPr>
                <w:p w14:paraId="07B54521" w14:textId="77777777" w:rsidR="006C570D" w:rsidRPr="006C570D" w:rsidRDefault="006C570D" w:rsidP="00D5327E">
                  <w:pPr>
                    <w:framePr w:hSpace="180" w:wrap="around" w:vAnchor="text" w:hAnchor="margin" w:xAlign="center" w:y="757"/>
                    <w:spacing w:after="0" w:line="240" w:lineRule="auto"/>
                  </w:pPr>
                  <w:r w:rsidRPr="006C570D">
                    <w:t>Biofuel A </w:t>
                  </w:r>
                </w:p>
              </w:tc>
              <w:tc>
                <w:tcPr>
                  <w:tcW w:w="1350" w:type="dxa"/>
                  <w:tcBorders>
                    <w:top w:val="nil"/>
                    <w:left w:val="nil"/>
                    <w:bottom w:val="nil"/>
                    <w:right w:val="nil"/>
                  </w:tcBorders>
                  <w:vAlign w:val="center"/>
                  <w:hideMark/>
                </w:tcPr>
                <w:p w14:paraId="5029BAF6" w14:textId="77777777" w:rsidR="006C570D" w:rsidRPr="006C570D" w:rsidRDefault="006C570D" w:rsidP="00D5327E">
                  <w:pPr>
                    <w:framePr w:hSpace="180" w:wrap="around" w:vAnchor="text" w:hAnchor="margin" w:xAlign="center" w:y="757"/>
                    <w:spacing w:after="0" w:line="240" w:lineRule="auto"/>
                  </w:pPr>
                  <w:r w:rsidRPr="006C570D">
                    <w:t>70 </w:t>
                  </w:r>
                </w:p>
              </w:tc>
              <w:tc>
                <w:tcPr>
                  <w:tcW w:w="1470" w:type="dxa"/>
                  <w:tcBorders>
                    <w:top w:val="nil"/>
                    <w:left w:val="nil"/>
                    <w:bottom w:val="nil"/>
                    <w:right w:val="nil"/>
                  </w:tcBorders>
                  <w:vAlign w:val="center"/>
                  <w:hideMark/>
                </w:tcPr>
                <w:p w14:paraId="6BF63D24" w14:textId="77777777" w:rsidR="006C570D" w:rsidRPr="006C570D" w:rsidRDefault="006C570D" w:rsidP="00D5327E">
                  <w:pPr>
                    <w:framePr w:hSpace="180" w:wrap="around" w:vAnchor="text" w:hAnchor="margin" w:xAlign="center" w:y="757"/>
                    <w:spacing w:after="0" w:line="240" w:lineRule="auto"/>
                  </w:pPr>
                  <w:r w:rsidRPr="006C570D">
                    <w:t>55 </w:t>
                  </w:r>
                </w:p>
              </w:tc>
              <w:tc>
                <w:tcPr>
                  <w:tcW w:w="1680" w:type="dxa"/>
                  <w:tcBorders>
                    <w:top w:val="nil"/>
                    <w:left w:val="nil"/>
                    <w:bottom w:val="nil"/>
                    <w:right w:val="nil"/>
                  </w:tcBorders>
                  <w:vAlign w:val="center"/>
                  <w:hideMark/>
                </w:tcPr>
                <w:p w14:paraId="60947CBF" w14:textId="77777777" w:rsidR="006C570D" w:rsidRPr="006C570D" w:rsidRDefault="006C570D" w:rsidP="00D5327E">
                  <w:pPr>
                    <w:framePr w:hSpace="180" w:wrap="around" w:vAnchor="text" w:hAnchor="margin" w:xAlign="center" w:y="757"/>
                    <w:spacing w:after="0" w:line="240" w:lineRule="auto"/>
                  </w:pPr>
                  <w:r w:rsidRPr="006C570D">
                    <w:t>0.2 </w:t>
                  </w:r>
                </w:p>
              </w:tc>
              <w:tc>
                <w:tcPr>
                  <w:tcW w:w="1845" w:type="dxa"/>
                  <w:tcBorders>
                    <w:top w:val="nil"/>
                    <w:left w:val="nil"/>
                    <w:bottom w:val="nil"/>
                    <w:right w:val="nil"/>
                  </w:tcBorders>
                  <w:vAlign w:val="center"/>
                  <w:hideMark/>
                </w:tcPr>
                <w:p w14:paraId="3B82902A" w14:textId="77777777" w:rsidR="006C570D" w:rsidRPr="006C570D" w:rsidRDefault="006C570D" w:rsidP="00D5327E">
                  <w:pPr>
                    <w:framePr w:hSpace="180" w:wrap="around" w:vAnchor="text" w:hAnchor="margin" w:xAlign="center" w:y="757"/>
                    <w:spacing w:after="0" w:line="240" w:lineRule="auto"/>
                  </w:pPr>
                  <w:r w:rsidRPr="006C570D">
                    <w:t>8,000 </w:t>
                  </w:r>
                </w:p>
              </w:tc>
            </w:tr>
            <w:tr w:rsidR="006C570D" w:rsidRPr="006C570D" w14:paraId="38B29FF0" w14:textId="77777777" w:rsidTr="006C570D">
              <w:trPr>
                <w:trHeight w:val="300"/>
              </w:trPr>
              <w:tc>
                <w:tcPr>
                  <w:tcW w:w="1170" w:type="dxa"/>
                  <w:tcBorders>
                    <w:top w:val="nil"/>
                    <w:left w:val="nil"/>
                    <w:bottom w:val="nil"/>
                    <w:right w:val="nil"/>
                  </w:tcBorders>
                  <w:vAlign w:val="center"/>
                  <w:hideMark/>
                </w:tcPr>
                <w:p w14:paraId="58195D73" w14:textId="77777777" w:rsidR="006C570D" w:rsidRPr="006C570D" w:rsidRDefault="006C570D" w:rsidP="00D5327E">
                  <w:pPr>
                    <w:framePr w:hSpace="180" w:wrap="around" w:vAnchor="text" w:hAnchor="margin" w:xAlign="center" w:y="757"/>
                    <w:spacing w:after="0" w:line="240" w:lineRule="auto"/>
                  </w:pPr>
                  <w:r w:rsidRPr="006C570D">
                    <w:t>Biofuel B </w:t>
                  </w:r>
                </w:p>
              </w:tc>
              <w:tc>
                <w:tcPr>
                  <w:tcW w:w="1350" w:type="dxa"/>
                  <w:tcBorders>
                    <w:top w:val="nil"/>
                    <w:left w:val="nil"/>
                    <w:bottom w:val="nil"/>
                    <w:right w:val="nil"/>
                  </w:tcBorders>
                  <w:vAlign w:val="center"/>
                  <w:hideMark/>
                </w:tcPr>
                <w:p w14:paraId="6022E356" w14:textId="77777777" w:rsidR="006C570D" w:rsidRPr="006C570D" w:rsidRDefault="006C570D" w:rsidP="00D5327E">
                  <w:pPr>
                    <w:framePr w:hSpace="180" w:wrap="around" w:vAnchor="text" w:hAnchor="margin" w:xAlign="center" w:y="757"/>
                    <w:spacing w:after="0" w:line="240" w:lineRule="auto"/>
                  </w:pPr>
                  <w:r w:rsidRPr="006C570D">
                    <w:t>65 </w:t>
                  </w:r>
                </w:p>
              </w:tc>
              <w:tc>
                <w:tcPr>
                  <w:tcW w:w="1470" w:type="dxa"/>
                  <w:tcBorders>
                    <w:top w:val="nil"/>
                    <w:left w:val="nil"/>
                    <w:bottom w:val="nil"/>
                    <w:right w:val="nil"/>
                  </w:tcBorders>
                  <w:vAlign w:val="center"/>
                  <w:hideMark/>
                </w:tcPr>
                <w:p w14:paraId="35783CEC" w14:textId="77777777" w:rsidR="006C570D" w:rsidRPr="006C570D" w:rsidRDefault="006C570D" w:rsidP="00D5327E">
                  <w:pPr>
                    <w:framePr w:hSpace="180" w:wrap="around" w:vAnchor="text" w:hAnchor="margin" w:xAlign="center" w:y="757"/>
                    <w:spacing w:after="0" w:line="240" w:lineRule="auto"/>
                  </w:pPr>
                  <w:r w:rsidRPr="006C570D">
                    <w:t>50 </w:t>
                  </w:r>
                </w:p>
              </w:tc>
              <w:tc>
                <w:tcPr>
                  <w:tcW w:w="1680" w:type="dxa"/>
                  <w:tcBorders>
                    <w:top w:val="nil"/>
                    <w:left w:val="nil"/>
                    <w:bottom w:val="nil"/>
                    <w:right w:val="nil"/>
                  </w:tcBorders>
                  <w:vAlign w:val="center"/>
                  <w:hideMark/>
                </w:tcPr>
                <w:p w14:paraId="60C60C0A" w14:textId="77777777" w:rsidR="006C570D" w:rsidRPr="006C570D" w:rsidRDefault="006C570D" w:rsidP="00D5327E">
                  <w:pPr>
                    <w:framePr w:hSpace="180" w:wrap="around" w:vAnchor="text" w:hAnchor="margin" w:xAlign="center" w:y="757"/>
                    <w:spacing w:after="0" w:line="240" w:lineRule="auto"/>
                  </w:pPr>
                  <w:r w:rsidRPr="006C570D">
                    <w:t>0.3 </w:t>
                  </w:r>
                </w:p>
              </w:tc>
              <w:tc>
                <w:tcPr>
                  <w:tcW w:w="1845" w:type="dxa"/>
                  <w:tcBorders>
                    <w:top w:val="nil"/>
                    <w:left w:val="nil"/>
                    <w:bottom w:val="nil"/>
                    <w:right w:val="nil"/>
                  </w:tcBorders>
                  <w:vAlign w:val="center"/>
                  <w:hideMark/>
                </w:tcPr>
                <w:p w14:paraId="28C8C176" w14:textId="77777777" w:rsidR="006C570D" w:rsidRPr="006C570D" w:rsidRDefault="006C570D" w:rsidP="00D5327E">
                  <w:pPr>
                    <w:framePr w:hSpace="180" w:wrap="around" w:vAnchor="text" w:hAnchor="margin" w:xAlign="center" w:y="757"/>
                    <w:spacing w:after="0" w:line="240" w:lineRule="auto"/>
                  </w:pPr>
                  <w:r w:rsidRPr="006C570D">
                    <w:t>10,000 </w:t>
                  </w:r>
                </w:p>
              </w:tc>
            </w:tr>
            <w:tr w:rsidR="006C570D" w:rsidRPr="006C570D" w14:paraId="29B37B08" w14:textId="77777777" w:rsidTr="006C570D">
              <w:trPr>
                <w:trHeight w:val="300"/>
              </w:trPr>
              <w:tc>
                <w:tcPr>
                  <w:tcW w:w="1170" w:type="dxa"/>
                  <w:tcBorders>
                    <w:top w:val="nil"/>
                    <w:left w:val="nil"/>
                    <w:bottom w:val="nil"/>
                    <w:right w:val="nil"/>
                  </w:tcBorders>
                  <w:vAlign w:val="center"/>
                  <w:hideMark/>
                </w:tcPr>
                <w:p w14:paraId="37AE8C62" w14:textId="77777777" w:rsidR="006C570D" w:rsidRPr="006C570D" w:rsidRDefault="006C570D" w:rsidP="00D5327E">
                  <w:pPr>
                    <w:framePr w:hSpace="180" w:wrap="around" w:vAnchor="text" w:hAnchor="margin" w:xAlign="center" w:y="757"/>
                    <w:spacing w:after="0" w:line="240" w:lineRule="auto"/>
                  </w:pPr>
                  <w:r w:rsidRPr="006C570D">
                    <w:t>Biofuel C </w:t>
                  </w:r>
                </w:p>
              </w:tc>
              <w:tc>
                <w:tcPr>
                  <w:tcW w:w="1350" w:type="dxa"/>
                  <w:tcBorders>
                    <w:top w:val="nil"/>
                    <w:left w:val="nil"/>
                    <w:bottom w:val="nil"/>
                    <w:right w:val="nil"/>
                  </w:tcBorders>
                  <w:vAlign w:val="center"/>
                  <w:hideMark/>
                </w:tcPr>
                <w:p w14:paraId="3E4C6F68" w14:textId="77777777" w:rsidR="006C570D" w:rsidRPr="006C570D" w:rsidRDefault="006C570D" w:rsidP="00D5327E">
                  <w:pPr>
                    <w:framePr w:hSpace="180" w:wrap="around" w:vAnchor="text" w:hAnchor="margin" w:xAlign="center" w:y="757"/>
                    <w:spacing w:after="0" w:line="240" w:lineRule="auto"/>
                  </w:pPr>
                  <w:r w:rsidRPr="006C570D">
                    <w:t>75 </w:t>
                  </w:r>
                </w:p>
              </w:tc>
              <w:tc>
                <w:tcPr>
                  <w:tcW w:w="1470" w:type="dxa"/>
                  <w:tcBorders>
                    <w:top w:val="nil"/>
                    <w:left w:val="nil"/>
                    <w:bottom w:val="nil"/>
                    <w:right w:val="nil"/>
                  </w:tcBorders>
                  <w:vAlign w:val="center"/>
                  <w:hideMark/>
                </w:tcPr>
                <w:p w14:paraId="155AC086" w14:textId="77777777" w:rsidR="006C570D" w:rsidRPr="006C570D" w:rsidRDefault="006C570D" w:rsidP="00D5327E">
                  <w:pPr>
                    <w:framePr w:hSpace="180" w:wrap="around" w:vAnchor="text" w:hAnchor="margin" w:xAlign="center" w:y="757"/>
                    <w:spacing w:after="0" w:line="240" w:lineRule="auto"/>
                  </w:pPr>
                  <w:r w:rsidRPr="006C570D">
                    <w:t>60 </w:t>
                  </w:r>
                </w:p>
              </w:tc>
              <w:tc>
                <w:tcPr>
                  <w:tcW w:w="1680" w:type="dxa"/>
                  <w:tcBorders>
                    <w:top w:val="nil"/>
                    <w:left w:val="nil"/>
                    <w:bottom w:val="nil"/>
                    <w:right w:val="nil"/>
                  </w:tcBorders>
                  <w:vAlign w:val="center"/>
                  <w:hideMark/>
                </w:tcPr>
                <w:p w14:paraId="5598A30E" w14:textId="77777777" w:rsidR="006C570D" w:rsidRPr="006C570D" w:rsidRDefault="006C570D" w:rsidP="00D5327E">
                  <w:pPr>
                    <w:framePr w:hSpace="180" w:wrap="around" w:vAnchor="text" w:hAnchor="margin" w:xAlign="center" w:y="757"/>
                    <w:spacing w:after="0" w:line="240" w:lineRule="auto"/>
                  </w:pPr>
                  <w:r w:rsidRPr="006C570D">
                    <w:t>0.1 </w:t>
                  </w:r>
                </w:p>
              </w:tc>
              <w:tc>
                <w:tcPr>
                  <w:tcW w:w="1845" w:type="dxa"/>
                  <w:tcBorders>
                    <w:top w:val="nil"/>
                    <w:left w:val="nil"/>
                    <w:bottom w:val="nil"/>
                    <w:right w:val="nil"/>
                  </w:tcBorders>
                  <w:vAlign w:val="center"/>
                  <w:hideMark/>
                </w:tcPr>
                <w:p w14:paraId="5BB429C6" w14:textId="77777777" w:rsidR="006C570D" w:rsidRPr="006C570D" w:rsidRDefault="006C570D" w:rsidP="00D5327E">
                  <w:pPr>
                    <w:framePr w:hSpace="180" w:wrap="around" w:vAnchor="text" w:hAnchor="margin" w:xAlign="center" w:y="757"/>
                    <w:spacing w:after="0" w:line="240" w:lineRule="auto"/>
                  </w:pPr>
                  <w:r w:rsidRPr="006C570D">
                    <w:t>6,000 </w:t>
                  </w:r>
                </w:p>
              </w:tc>
            </w:tr>
          </w:tbl>
          <w:p w14:paraId="65839D2C" w14:textId="77777777" w:rsidR="006C570D" w:rsidRPr="006C570D" w:rsidRDefault="006C570D" w:rsidP="00685CB1">
            <w:r w:rsidRPr="006C570D">
              <w:t>Fuel Specifications: </w:t>
            </w:r>
          </w:p>
          <w:p w14:paraId="053194D4" w14:textId="77777777" w:rsidR="006C570D" w:rsidRPr="006C570D" w:rsidRDefault="006C570D" w:rsidP="00685CB1">
            <w:pPr>
              <w:numPr>
                <w:ilvl w:val="0"/>
                <w:numId w:val="10"/>
              </w:numPr>
            </w:pPr>
            <w:r w:rsidRPr="006C570D">
              <w:t>EcoDiesel: </w:t>
            </w:r>
          </w:p>
          <w:p w14:paraId="5A273572" w14:textId="77777777" w:rsidR="006C570D" w:rsidRPr="006C570D" w:rsidRDefault="006C570D" w:rsidP="00685CB1">
            <w:pPr>
              <w:numPr>
                <w:ilvl w:val="0"/>
                <w:numId w:val="11"/>
              </w:numPr>
            </w:pPr>
            <w:r w:rsidRPr="006C570D">
              <w:t>Minimum Cetane Number: 52 </w:t>
            </w:r>
          </w:p>
          <w:p w14:paraId="2D3A4B9A" w14:textId="77777777" w:rsidR="006C570D" w:rsidRPr="006C570D" w:rsidRDefault="006C570D" w:rsidP="00685CB1">
            <w:pPr>
              <w:numPr>
                <w:ilvl w:val="0"/>
                <w:numId w:val="12"/>
              </w:numPr>
            </w:pPr>
            <w:r w:rsidRPr="006C570D">
              <w:t xml:space="preserve">Maximum </w:t>
            </w:r>
            <w:proofErr w:type="spellStart"/>
            <w:r w:rsidRPr="006C570D">
              <w:t>Sulfur</w:t>
            </w:r>
            <w:proofErr w:type="spellEnd"/>
            <w:r w:rsidRPr="006C570D">
              <w:t xml:space="preserve"> Content: 0.25% </w:t>
            </w:r>
          </w:p>
          <w:p w14:paraId="30733015" w14:textId="77777777" w:rsidR="006C570D" w:rsidRPr="006C570D" w:rsidRDefault="006C570D" w:rsidP="00685CB1">
            <w:pPr>
              <w:numPr>
                <w:ilvl w:val="0"/>
                <w:numId w:val="13"/>
              </w:numPr>
            </w:pPr>
            <w:r w:rsidRPr="006C570D">
              <w:t>Demand: 7,000 barrels </w:t>
            </w:r>
          </w:p>
          <w:p w14:paraId="4E086700" w14:textId="77777777" w:rsidR="006C570D" w:rsidRPr="006C570D" w:rsidRDefault="006C570D" w:rsidP="00685CB1">
            <w:pPr>
              <w:numPr>
                <w:ilvl w:val="0"/>
                <w:numId w:val="14"/>
              </w:numPr>
            </w:pPr>
            <w:proofErr w:type="spellStart"/>
            <w:r w:rsidRPr="006C570D">
              <w:t>BioGasoline</w:t>
            </w:r>
            <w:proofErr w:type="spellEnd"/>
            <w:r w:rsidRPr="006C570D">
              <w:t>: </w:t>
            </w:r>
          </w:p>
          <w:p w14:paraId="33644EE1" w14:textId="77777777" w:rsidR="006C570D" w:rsidRPr="006C570D" w:rsidRDefault="006C570D" w:rsidP="00685CB1">
            <w:pPr>
              <w:numPr>
                <w:ilvl w:val="0"/>
                <w:numId w:val="15"/>
              </w:numPr>
            </w:pPr>
            <w:r w:rsidRPr="006C570D">
              <w:t>Minimum Octane Rating: 90 </w:t>
            </w:r>
          </w:p>
          <w:p w14:paraId="2A32EC73" w14:textId="77777777" w:rsidR="006C570D" w:rsidRPr="006C570D" w:rsidRDefault="006C570D" w:rsidP="00685CB1">
            <w:pPr>
              <w:numPr>
                <w:ilvl w:val="0"/>
                <w:numId w:val="16"/>
              </w:numPr>
            </w:pPr>
            <w:r w:rsidRPr="006C570D">
              <w:t xml:space="preserve">Maximum </w:t>
            </w:r>
            <w:proofErr w:type="spellStart"/>
            <w:r w:rsidRPr="006C570D">
              <w:t>Sulfur</w:t>
            </w:r>
            <w:proofErr w:type="spellEnd"/>
            <w:r w:rsidRPr="006C570D">
              <w:t xml:space="preserve"> Content: 0.15% </w:t>
            </w:r>
          </w:p>
          <w:p w14:paraId="7EA5C207" w14:textId="77777777" w:rsidR="006C570D" w:rsidRPr="006C570D" w:rsidRDefault="006C570D" w:rsidP="00685CB1">
            <w:pPr>
              <w:numPr>
                <w:ilvl w:val="0"/>
                <w:numId w:val="17"/>
              </w:numPr>
            </w:pPr>
            <w:r w:rsidRPr="006C570D">
              <w:t>Demand: 9,000 barrels </w:t>
            </w:r>
          </w:p>
          <w:p w14:paraId="381186F9" w14:textId="77777777" w:rsidR="006C570D" w:rsidRPr="006C570D" w:rsidRDefault="006C570D" w:rsidP="00685CB1">
            <w:r w:rsidRPr="006C570D">
              <w:t>Additional Constraints: </w:t>
            </w:r>
          </w:p>
          <w:p w14:paraId="1373BED3" w14:textId="77777777" w:rsidR="006C570D" w:rsidRPr="006C570D" w:rsidRDefault="006C570D" w:rsidP="00685CB1">
            <w:pPr>
              <w:numPr>
                <w:ilvl w:val="0"/>
                <w:numId w:val="18"/>
              </w:numPr>
            </w:pPr>
            <w:r w:rsidRPr="006C570D">
              <w:t>Storage Capacity: The refinery has a maximum storage capacity of 15,000 barrels for blended fuels. </w:t>
            </w:r>
          </w:p>
          <w:p w14:paraId="5A6C5940" w14:textId="77777777" w:rsidR="006C570D" w:rsidRPr="006C570D" w:rsidRDefault="006C570D" w:rsidP="00685CB1">
            <w:pPr>
              <w:numPr>
                <w:ilvl w:val="0"/>
                <w:numId w:val="19"/>
              </w:numPr>
            </w:pPr>
            <w:r w:rsidRPr="006C570D">
              <w:t>Processing Capacity: Due to equipment limitations, the refinery can process a maximum of 12,000 barrels of any single biofuel type per production cycle. </w:t>
            </w:r>
          </w:p>
          <w:p w14:paraId="09A8D9B9" w14:textId="77777777" w:rsidR="006C570D" w:rsidRPr="006C570D" w:rsidRDefault="006C570D" w:rsidP="00685CB1">
            <w:pPr>
              <w:numPr>
                <w:ilvl w:val="0"/>
                <w:numId w:val="20"/>
              </w:numPr>
            </w:pPr>
            <w:r w:rsidRPr="006C570D">
              <w:t xml:space="preserve">Environmental Regulations: To comply with environmental standards, the average </w:t>
            </w:r>
            <w:proofErr w:type="spellStart"/>
            <w:r w:rsidRPr="006C570D">
              <w:t>sulfur</w:t>
            </w:r>
            <w:proofErr w:type="spellEnd"/>
            <w:r w:rsidRPr="006C570D">
              <w:t xml:space="preserve"> content across all produced fuels must not exceed 0.2%. </w:t>
            </w:r>
          </w:p>
          <w:p w14:paraId="2DB55025" w14:textId="77777777" w:rsidR="006C570D" w:rsidRPr="006C570D" w:rsidRDefault="006C570D" w:rsidP="00685CB1">
            <w:r w:rsidRPr="006C570D">
              <w:t>Objective: </w:t>
            </w:r>
          </w:p>
          <w:p w14:paraId="1FD06F4A" w14:textId="77777777" w:rsidR="006C570D" w:rsidRPr="006C570D" w:rsidRDefault="006C570D" w:rsidP="00685CB1">
            <w:r w:rsidRPr="006C570D">
              <w:t>Develop an optimal blending strategy that minimizes production costs while satisfying all quality specifications, demand requirements, and operational constraints. </w:t>
            </w:r>
          </w:p>
          <w:p w14:paraId="1A4A272D" w14:textId="77777777" w:rsidR="006C570D" w:rsidRPr="006C570D" w:rsidRDefault="006C570D" w:rsidP="00685CB1">
            <w:r w:rsidRPr="006C570D">
              <w:t>Considerations: </w:t>
            </w:r>
          </w:p>
          <w:p w14:paraId="29CDB327" w14:textId="77777777" w:rsidR="006C570D" w:rsidRPr="006C570D" w:rsidRDefault="006C570D" w:rsidP="00685CB1">
            <w:pPr>
              <w:numPr>
                <w:ilvl w:val="0"/>
                <w:numId w:val="21"/>
              </w:numPr>
            </w:pPr>
            <w:r w:rsidRPr="006C570D">
              <w:t>Cost Efficiency: Determine the most cost-effective combination of biofuels for each product. </w:t>
            </w:r>
          </w:p>
          <w:p w14:paraId="535EB5C9" w14:textId="77777777" w:rsidR="006C570D" w:rsidRPr="006C570D" w:rsidRDefault="006C570D" w:rsidP="00685CB1">
            <w:pPr>
              <w:numPr>
                <w:ilvl w:val="0"/>
                <w:numId w:val="22"/>
              </w:numPr>
            </w:pPr>
            <w:r w:rsidRPr="006C570D">
              <w:t xml:space="preserve">Quality Compliance: Ensure that both EcoDiesel and </w:t>
            </w:r>
            <w:proofErr w:type="spellStart"/>
            <w:r w:rsidRPr="006C570D">
              <w:t>BioGasoline</w:t>
            </w:r>
            <w:proofErr w:type="spellEnd"/>
            <w:r w:rsidRPr="006C570D">
              <w:t xml:space="preserve"> meet their respective cetane and octane requirements. </w:t>
            </w:r>
          </w:p>
          <w:p w14:paraId="7370B8F5" w14:textId="77777777" w:rsidR="006C570D" w:rsidRPr="006C570D" w:rsidRDefault="006C570D" w:rsidP="00685CB1">
            <w:pPr>
              <w:numPr>
                <w:ilvl w:val="0"/>
                <w:numId w:val="23"/>
              </w:numPr>
            </w:pPr>
            <w:r w:rsidRPr="006C570D">
              <w:lastRenderedPageBreak/>
              <w:t>Resource Management: Adhere to availability limits of each biofuel and storage and processing capacities. </w:t>
            </w:r>
          </w:p>
          <w:p w14:paraId="46748025" w14:textId="77777777" w:rsidR="006C570D" w:rsidRPr="006C570D" w:rsidRDefault="006C570D" w:rsidP="00685CB1">
            <w:pPr>
              <w:numPr>
                <w:ilvl w:val="0"/>
                <w:numId w:val="24"/>
              </w:numPr>
            </w:pPr>
            <w:r w:rsidRPr="006C570D">
              <w:t xml:space="preserve">Environmental Responsibility: Maintain an average </w:t>
            </w:r>
            <w:proofErr w:type="spellStart"/>
            <w:r w:rsidRPr="006C570D">
              <w:t>sulfur</w:t>
            </w:r>
            <w:proofErr w:type="spellEnd"/>
            <w:r w:rsidRPr="006C570D">
              <w:t xml:space="preserve"> content across all products that aligns with environmental regulations. </w:t>
            </w:r>
          </w:p>
          <w:p w14:paraId="7E64F011" w14:textId="77777777" w:rsidR="006C570D" w:rsidRPr="006C570D" w:rsidRDefault="006C570D" w:rsidP="00685CB1">
            <w:r w:rsidRPr="006C570D">
              <w:t>Challenge: </w:t>
            </w:r>
          </w:p>
          <w:p w14:paraId="015ABA36" w14:textId="77777777" w:rsidR="006C570D" w:rsidRPr="006C570D" w:rsidRDefault="006C570D" w:rsidP="00685CB1">
            <w:r w:rsidRPr="006C570D">
              <w:t>Formulate a blending plan that addresses these multifaceted constraints, balancing cost, quality, and sustainability to enhance GreenF</w:t>
            </w:r>
          </w:p>
          <w:p w14:paraId="2D5842D7" w14:textId="77777777" w:rsidR="00654A05" w:rsidRPr="007B5FA6" w:rsidRDefault="00654A05" w:rsidP="00685CB1"/>
        </w:tc>
        <w:tc>
          <w:tcPr>
            <w:tcW w:w="7080" w:type="dxa"/>
          </w:tcPr>
          <w:p w14:paraId="7A484ECD" w14:textId="77777777" w:rsidR="00B7627E" w:rsidRPr="00B7627E" w:rsidRDefault="00B7627E" w:rsidP="00B7627E">
            <w:r w:rsidRPr="00B7627E">
              <w:lastRenderedPageBreak/>
              <w:t>Decision Variables</w:t>
            </w:r>
          </w:p>
          <w:p w14:paraId="430400BD" w14:textId="77777777" w:rsidR="00B7627E" w:rsidRPr="00B7627E" w:rsidRDefault="00B7627E" w:rsidP="00B7627E">
            <w:r w:rsidRPr="00B7627E">
              <w:t xml:space="preserve">Entities: </w:t>
            </w:r>
          </w:p>
          <w:p w14:paraId="0B9D2CA7" w14:textId="77777777" w:rsidR="00B7627E" w:rsidRPr="00B7627E" w:rsidRDefault="00B7627E" w:rsidP="00B7627E">
            <w:r w:rsidRPr="00B7627E">
              <w:t>Biofuel Types {A, B, C}</w:t>
            </w:r>
          </w:p>
          <w:p w14:paraId="27C6BBEA" w14:textId="77777777" w:rsidR="00B7627E" w:rsidRPr="00B7627E" w:rsidRDefault="00B7627E" w:rsidP="00B7627E">
            <w:proofErr w:type="spellStart"/>
            <w:r w:rsidRPr="00B7627E">
              <w:t>Prodcuts</w:t>
            </w:r>
            <w:proofErr w:type="spellEnd"/>
            <w:r w:rsidRPr="00B7627E">
              <w:t>: {1, 2}</w:t>
            </w:r>
          </w:p>
          <w:p w14:paraId="0E23D129" w14:textId="77777777" w:rsidR="00B7627E" w:rsidRPr="00B7627E" w:rsidRDefault="00B7627E" w:rsidP="00B7627E">
            <w:r w:rsidRPr="00B7627E">
              <w:t>Let x_{</w:t>
            </w:r>
            <w:proofErr w:type="spellStart"/>
            <w:proofErr w:type="gramStart"/>
            <w:r w:rsidRPr="00B7627E">
              <w:t>i,j</w:t>
            </w:r>
            <w:proofErr w:type="spellEnd"/>
            <w:proofErr w:type="gramEnd"/>
            <w:r w:rsidRPr="00B7627E">
              <w:t xml:space="preserve">} represent the amount of biofuel </w:t>
            </w:r>
            <w:proofErr w:type="spellStart"/>
            <w:r w:rsidRPr="00B7627E">
              <w:t>i</w:t>
            </w:r>
            <w:proofErr w:type="spellEnd"/>
            <w:r w:rsidRPr="00B7627E">
              <w:t xml:space="preserve"> used in product j (EcoDiesel or </w:t>
            </w:r>
            <w:proofErr w:type="spellStart"/>
            <w:r w:rsidRPr="00B7627E">
              <w:t>BioGasoline</w:t>
            </w:r>
            <w:proofErr w:type="spellEnd"/>
            <w:r w:rsidRPr="00B7627E">
              <w:t xml:space="preserve">). The decision variables are: </w:t>
            </w:r>
            <w:r w:rsidRPr="00B7627E">
              <w:br/>
              <w:t xml:space="preserve">- x_{i,1} for Biofuel </w:t>
            </w:r>
            <w:proofErr w:type="spellStart"/>
            <w:r w:rsidRPr="00B7627E">
              <w:t>i</w:t>
            </w:r>
            <w:proofErr w:type="spellEnd"/>
            <w:r w:rsidRPr="00B7627E">
              <w:t xml:space="preserve"> in EcoDiesel</w:t>
            </w:r>
            <w:r w:rsidRPr="00B7627E">
              <w:br/>
              <w:t xml:space="preserve"> - x_{i,2} for Biofuel </w:t>
            </w:r>
            <w:proofErr w:type="spellStart"/>
            <w:r w:rsidRPr="00B7627E">
              <w:t>i</w:t>
            </w:r>
            <w:proofErr w:type="spellEnd"/>
            <w:r w:rsidRPr="00B7627E">
              <w:t xml:space="preserve"> in </w:t>
            </w:r>
            <w:proofErr w:type="spellStart"/>
            <w:r w:rsidRPr="00B7627E">
              <w:t>BioGasoline</w:t>
            </w:r>
            <w:proofErr w:type="spellEnd"/>
          </w:p>
          <w:p w14:paraId="0F1BBA82" w14:textId="77777777" w:rsidR="00B7627E" w:rsidRPr="00B7627E" w:rsidRDefault="00B7627E" w:rsidP="00B7627E">
            <w:pPr>
              <w:numPr>
                <w:ilvl w:val="0"/>
                <w:numId w:val="43"/>
              </w:numPr>
            </w:pPr>
            <w:proofErr w:type="spellStart"/>
            <w:r w:rsidRPr="00B7627E">
              <w:t>Sulfur_i</w:t>
            </w:r>
            <w:proofErr w:type="spellEnd"/>
            <w:r w:rsidRPr="00B7627E">
              <w:t xml:space="preserve">: the % of </w:t>
            </w:r>
            <w:proofErr w:type="spellStart"/>
            <w:r w:rsidRPr="00B7627E">
              <w:t>sulfur</w:t>
            </w:r>
            <w:proofErr w:type="spellEnd"/>
            <w:r w:rsidRPr="00B7627E">
              <w:t xml:space="preserve"> contained in Biofuel Type </w:t>
            </w:r>
            <w:proofErr w:type="spellStart"/>
            <w:r w:rsidRPr="00B7627E">
              <w:t>i</w:t>
            </w:r>
            <w:proofErr w:type="spellEnd"/>
            <w:r w:rsidRPr="00B7627E">
              <w:t xml:space="preserve">, for </w:t>
            </w:r>
            <w:proofErr w:type="spellStart"/>
            <w:r w:rsidRPr="00B7627E">
              <w:t>i</w:t>
            </w:r>
            <w:proofErr w:type="spellEnd"/>
            <w:r w:rsidRPr="00B7627E">
              <w:t xml:space="preserve"> in {A, B, C}</w:t>
            </w:r>
          </w:p>
          <w:p w14:paraId="35CED1F0" w14:textId="77777777" w:rsidR="00B7627E" w:rsidRPr="00B7627E" w:rsidRDefault="00B7627E" w:rsidP="00B7627E">
            <w:pPr>
              <w:numPr>
                <w:ilvl w:val="0"/>
                <w:numId w:val="43"/>
              </w:numPr>
            </w:pPr>
            <w:proofErr w:type="spellStart"/>
            <w:r w:rsidRPr="00B7627E">
              <w:t>s_j</w:t>
            </w:r>
            <w:proofErr w:type="spellEnd"/>
            <w:r w:rsidRPr="00B7627E">
              <w:t xml:space="preserve">: supply limit of Biofuel Type </w:t>
            </w:r>
            <w:proofErr w:type="spellStart"/>
            <w:r w:rsidRPr="00B7627E">
              <w:t>i</w:t>
            </w:r>
            <w:proofErr w:type="spellEnd"/>
            <w:r w:rsidRPr="00B7627E">
              <w:t xml:space="preserve">, for </w:t>
            </w:r>
            <w:proofErr w:type="spellStart"/>
            <w:r w:rsidRPr="00B7627E">
              <w:t>i</w:t>
            </w:r>
            <w:proofErr w:type="spellEnd"/>
            <w:r w:rsidRPr="00B7627E">
              <w:t xml:space="preserve"> in {A, B, C}</w:t>
            </w:r>
          </w:p>
          <w:p w14:paraId="5A58AD51" w14:textId="77777777" w:rsidR="00B7627E" w:rsidRPr="00B7627E" w:rsidRDefault="00B7627E" w:rsidP="00B7627E">
            <w:pPr>
              <w:numPr>
                <w:ilvl w:val="0"/>
                <w:numId w:val="43"/>
              </w:numPr>
            </w:pPr>
            <w:proofErr w:type="spellStart"/>
            <w:r w:rsidRPr="00B7627E">
              <w:t>Ce_i</w:t>
            </w:r>
            <w:proofErr w:type="spellEnd"/>
            <w:r w:rsidRPr="00B7627E">
              <w:t xml:space="preserve">: Cetane number in Biofuel Type </w:t>
            </w:r>
            <w:proofErr w:type="spellStart"/>
            <w:r w:rsidRPr="00B7627E">
              <w:t>i</w:t>
            </w:r>
            <w:proofErr w:type="spellEnd"/>
            <w:r w:rsidRPr="00B7627E">
              <w:t xml:space="preserve">, for </w:t>
            </w:r>
            <w:proofErr w:type="spellStart"/>
            <w:r w:rsidRPr="00B7627E">
              <w:t>i</w:t>
            </w:r>
            <w:proofErr w:type="spellEnd"/>
            <w:r w:rsidRPr="00B7627E">
              <w:t xml:space="preserve"> in {A, B, C}</w:t>
            </w:r>
          </w:p>
          <w:p w14:paraId="16FDE10F" w14:textId="77777777" w:rsidR="00B7627E" w:rsidRPr="00B7627E" w:rsidRDefault="00B7627E" w:rsidP="00B7627E">
            <w:pPr>
              <w:numPr>
                <w:ilvl w:val="0"/>
                <w:numId w:val="43"/>
              </w:numPr>
            </w:pPr>
            <w:proofErr w:type="spellStart"/>
            <w:r w:rsidRPr="00B7627E">
              <w:t>c_i</w:t>
            </w:r>
            <w:proofErr w:type="spellEnd"/>
            <w:r w:rsidRPr="00B7627E">
              <w:t xml:space="preserve">: Cost of Biofuel Type </w:t>
            </w:r>
            <w:proofErr w:type="spellStart"/>
            <w:r w:rsidRPr="00B7627E">
              <w:t>i</w:t>
            </w:r>
            <w:proofErr w:type="spellEnd"/>
            <w:r w:rsidRPr="00B7627E">
              <w:t xml:space="preserve"> for </w:t>
            </w:r>
            <w:proofErr w:type="spellStart"/>
            <w:r w:rsidRPr="00B7627E">
              <w:t>i</w:t>
            </w:r>
            <w:proofErr w:type="spellEnd"/>
            <w:r w:rsidRPr="00B7627E">
              <w:t xml:space="preserve"> in {A, B, C}</w:t>
            </w:r>
          </w:p>
          <w:p w14:paraId="24AFADC1" w14:textId="77777777" w:rsidR="00B7627E" w:rsidRPr="00B7627E" w:rsidRDefault="00B7627E" w:rsidP="00B7627E">
            <w:pPr>
              <w:numPr>
                <w:ilvl w:val="0"/>
                <w:numId w:val="43"/>
              </w:numPr>
            </w:pPr>
            <w:proofErr w:type="spellStart"/>
            <w:r w:rsidRPr="00B7627E">
              <w:t>MinCe_j</w:t>
            </w:r>
            <w:proofErr w:type="spellEnd"/>
            <w:r w:rsidRPr="00B7627E">
              <w:t>: Minimum Cetane number of Product j, for j = 1, 2</w:t>
            </w:r>
          </w:p>
          <w:p w14:paraId="02A98C86" w14:textId="77777777" w:rsidR="00B7627E" w:rsidRPr="00B7627E" w:rsidRDefault="00B7627E" w:rsidP="00B7627E">
            <w:pPr>
              <w:numPr>
                <w:ilvl w:val="0"/>
                <w:numId w:val="43"/>
              </w:numPr>
            </w:pPr>
            <w:proofErr w:type="spellStart"/>
            <w:r w:rsidRPr="00B7627E">
              <w:t>MaxSulfur_j</w:t>
            </w:r>
            <w:proofErr w:type="spellEnd"/>
            <w:r w:rsidRPr="00B7627E">
              <w:t xml:space="preserve">: Maximum </w:t>
            </w:r>
            <w:proofErr w:type="spellStart"/>
            <w:r w:rsidRPr="00B7627E">
              <w:t>Sulfur</w:t>
            </w:r>
            <w:proofErr w:type="spellEnd"/>
            <w:r w:rsidRPr="00B7627E">
              <w:t xml:space="preserve"> content of Product j, for j = 1, 2</w:t>
            </w:r>
          </w:p>
          <w:p w14:paraId="3D80A821" w14:textId="77777777" w:rsidR="00B7627E" w:rsidRPr="00B7627E" w:rsidRDefault="00B7627E" w:rsidP="00B7627E">
            <w:pPr>
              <w:numPr>
                <w:ilvl w:val="0"/>
                <w:numId w:val="43"/>
              </w:numPr>
            </w:pPr>
            <w:proofErr w:type="spellStart"/>
            <w:r w:rsidRPr="00B7627E">
              <w:t>D_j</w:t>
            </w:r>
            <w:proofErr w:type="spellEnd"/>
            <w:r w:rsidRPr="00B7627E">
              <w:t>: Demand of Product j, for j = 1, 2</w:t>
            </w:r>
          </w:p>
          <w:p w14:paraId="0BBEBD5B" w14:textId="77777777" w:rsidR="00B7627E" w:rsidRPr="00B7627E" w:rsidRDefault="00B7627E" w:rsidP="00B7627E">
            <w:r w:rsidRPr="00B7627E">
              <w:t>Objective Function</w:t>
            </w:r>
          </w:p>
          <w:p w14:paraId="2F72FB7D" w14:textId="77777777" w:rsidR="00B7627E" w:rsidRPr="00B7627E" w:rsidRDefault="00B7627E" w:rsidP="00B7627E">
            <w:r w:rsidRPr="00B7627E">
              <w:t>The objective is to minimize the total cost of production, which is given by:</w:t>
            </w:r>
            <w:r w:rsidRPr="00B7627E">
              <w:br/>
              <w:t xml:space="preserve"> Minimize: Z = Σ</w:t>
            </w:r>
            <w:proofErr w:type="gramStart"/>
            <w:r w:rsidRPr="00B7627E">
              <w:t>_{</w:t>
            </w:r>
            <w:proofErr w:type="spellStart"/>
            <w:proofErr w:type="gramEnd"/>
            <w:r w:rsidRPr="00B7627E">
              <w:t>i</w:t>
            </w:r>
            <w:proofErr w:type="spellEnd"/>
            <w:r w:rsidRPr="00B7627E">
              <w:t xml:space="preserve"> in {A, B, C}}} Σ_{j=</w:t>
            </w:r>
            <w:proofErr w:type="gramStart"/>
            <w:r w:rsidRPr="00B7627E">
              <w:t>1}^</w:t>
            </w:r>
            <w:proofErr w:type="gramEnd"/>
            <w:r w:rsidRPr="00B7627E">
              <w:t xml:space="preserve">{2} </w:t>
            </w:r>
            <w:proofErr w:type="spellStart"/>
            <w:r w:rsidRPr="00B7627E">
              <w:t>c_i</w:t>
            </w:r>
            <w:proofErr w:type="spellEnd"/>
            <w:r w:rsidRPr="00B7627E">
              <w:t xml:space="preserve"> * x_{</w:t>
            </w:r>
            <w:proofErr w:type="spellStart"/>
            <w:proofErr w:type="gramStart"/>
            <w:r w:rsidRPr="00B7627E">
              <w:t>i,j</w:t>
            </w:r>
            <w:proofErr w:type="spellEnd"/>
            <w:proofErr w:type="gramEnd"/>
            <w:r w:rsidRPr="00B7627E">
              <w:t>}</w:t>
            </w:r>
            <w:r w:rsidRPr="00B7627E">
              <w:br/>
            </w:r>
          </w:p>
          <w:p w14:paraId="6926C36C" w14:textId="77777777" w:rsidR="00B7627E" w:rsidRPr="00B7627E" w:rsidRDefault="00B7627E" w:rsidP="00B7627E">
            <w:r w:rsidRPr="00B7627E">
              <w:t>Constraints</w:t>
            </w:r>
          </w:p>
          <w:p w14:paraId="0F23FE59" w14:textId="77777777" w:rsidR="00B7627E" w:rsidRPr="00B7627E" w:rsidRDefault="00B7627E" w:rsidP="00B7627E">
            <w:r w:rsidRPr="00B7627E">
              <w:t>1. Blend ratio constraints (to meet quality requirements for each product):</w:t>
            </w:r>
          </w:p>
          <w:p w14:paraId="72E15653" w14:textId="77777777" w:rsidR="00B7627E" w:rsidRPr="00B7627E" w:rsidRDefault="00B7627E" w:rsidP="00B7627E">
            <w:r w:rsidRPr="00B7627E">
              <w:t>Minimum Cetane Number constraint</w:t>
            </w:r>
          </w:p>
          <w:p w14:paraId="49B99E9F" w14:textId="77777777" w:rsidR="00B7627E" w:rsidRPr="00B7627E" w:rsidRDefault="00B7627E" w:rsidP="00B7627E">
            <w:r w:rsidRPr="00B7627E">
              <w:t>\</w:t>
            </w:r>
            <w:proofErr w:type="gramStart"/>
            <w:r w:rsidRPr="00B7627E">
              <w:t>sum_{</w:t>
            </w:r>
            <w:proofErr w:type="spellStart"/>
            <w:proofErr w:type="gramEnd"/>
            <w:r w:rsidRPr="00B7627E">
              <w:t>i</w:t>
            </w:r>
            <w:proofErr w:type="spellEnd"/>
            <w:r w:rsidRPr="00B7627E">
              <w:t xml:space="preserve"> in {A, B, C}} </w:t>
            </w:r>
            <w:proofErr w:type="spellStart"/>
            <w:r w:rsidRPr="00B7627E">
              <w:t>Ce_i</w:t>
            </w:r>
            <w:proofErr w:type="spellEnd"/>
            <w:r w:rsidRPr="00B7627E">
              <w:t xml:space="preserve"> * x_{</w:t>
            </w:r>
            <w:proofErr w:type="spellStart"/>
            <w:proofErr w:type="gramStart"/>
            <w:r w:rsidRPr="00B7627E">
              <w:t>i,j</w:t>
            </w:r>
            <w:proofErr w:type="spellEnd"/>
            <w:proofErr w:type="gramEnd"/>
            <w:r w:rsidRPr="00B7627E">
              <w:t xml:space="preserve">} &gt;= </w:t>
            </w:r>
            <w:proofErr w:type="spellStart"/>
            <w:r w:rsidRPr="00B7627E">
              <w:t>MinCe_j</w:t>
            </w:r>
            <w:proofErr w:type="spellEnd"/>
            <w:r w:rsidRPr="00B7627E">
              <w:t xml:space="preserve"> * (\sum</w:t>
            </w:r>
            <w:proofErr w:type="gramStart"/>
            <w:r w:rsidRPr="00B7627E">
              <w:t>_{</w:t>
            </w:r>
            <w:proofErr w:type="spellStart"/>
            <w:proofErr w:type="gramEnd"/>
            <w:r w:rsidRPr="00B7627E">
              <w:t>i</w:t>
            </w:r>
            <w:proofErr w:type="spellEnd"/>
            <w:r w:rsidRPr="00B7627E">
              <w:t xml:space="preserve"> in {A, B, C}} x_{</w:t>
            </w:r>
            <w:proofErr w:type="spellStart"/>
            <w:proofErr w:type="gramStart"/>
            <w:r w:rsidRPr="00B7627E">
              <w:t>i,j</w:t>
            </w:r>
            <w:proofErr w:type="spellEnd"/>
            <w:proofErr w:type="gramEnd"/>
            <w:r w:rsidRPr="00B7627E">
              <w:t>}), for j = 1,2</w:t>
            </w:r>
          </w:p>
          <w:p w14:paraId="710705F6" w14:textId="77777777" w:rsidR="00B7627E" w:rsidRPr="00B7627E" w:rsidRDefault="00B7627E" w:rsidP="00B7627E">
            <w:r w:rsidRPr="00B7627E">
              <w:t xml:space="preserve">Maximum </w:t>
            </w:r>
            <w:proofErr w:type="spellStart"/>
            <w:r w:rsidRPr="00B7627E">
              <w:t>Sulfur</w:t>
            </w:r>
            <w:proofErr w:type="spellEnd"/>
            <w:r w:rsidRPr="00B7627E">
              <w:t xml:space="preserve"> content constraint </w:t>
            </w:r>
          </w:p>
          <w:p w14:paraId="357CA428" w14:textId="77777777" w:rsidR="00B7627E" w:rsidRPr="00B7627E" w:rsidRDefault="00B7627E" w:rsidP="00B7627E">
            <w:r w:rsidRPr="00B7627E">
              <w:t>\</w:t>
            </w:r>
            <w:proofErr w:type="gramStart"/>
            <w:r w:rsidRPr="00B7627E">
              <w:t>sum_{</w:t>
            </w:r>
            <w:proofErr w:type="spellStart"/>
            <w:proofErr w:type="gramEnd"/>
            <w:r w:rsidRPr="00B7627E">
              <w:t>i</w:t>
            </w:r>
            <w:proofErr w:type="spellEnd"/>
            <w:r w:rsidRPr="00B7627E">
              <w:t xml:space="preserve"> in {A, B, C}} </w:t>
            </w:r>
            <w:proofErr w:type="spellStart"/>
            <w:r w:rsidRPr="00B7627E">
              <w:t>Sulfur_i</w:t>
            </w:r>
            <w:proofErr w:type="spellEnd"/>
            <w:r w:rsidRPr="00B7627E">
              <w:t xml:space="preserve"> * x_{</w:t>
            </w:r>
            <w:proofErr w:type="spellStart"/>
            <w:proofErr w:type="gramStart"/>
            <w:r w:rsidRPr="00B7627E">
              <w:t>i,j</w:t>
            </w:r>
            <w:proofErr w:type="spellEnd"/>
            <w:proofErr w:type="gramEnd"/>
            <w:r w:rsidRPr="00B7627E">
              <w:t xml:space="preserve">} &gt;= </w:t>
            </w:r>
            <w:proofErr w:type="spellStart"/>
            <w:r w:rsidRPr="00B7627E">
              <w:t>MaxSulfur_j</w:t>
            </w:r>
            <w:proofErr w:type="spellEnd"/>
            <w:r w:rsidRPr="00B7627E">
              <w:t xml:space="preserve"> * (\sum</w:t>
            </w:r>
            <w:proofErr w:type="gramStart"/>
            <w:r w:rsidRPr="00B7627E">
              <w:t>_{</w:t>
            </w:r>
            <w:proofErr w:type="spellStart"/>
            <w:proofErr w:type="gramEnd"/>
            <w:r w:rsidRPr="00B7627E">
              <w:t>i</w:t>
            </w:r>
            <w:proofErr w:type="spellEnd"/>
            <w:r w:rsidRPr="00B7627E">
              <w:t xml:space="preserve"> in {A, B, C}} x_{</w:t>
            </w:r>
            <w:proofErr w:type="spellStart"/>
            <w:proofErr w:type="gramStart"/>
            <w:r w:rsidRPr="00B7627E">
              <w:t>i,j</w:t>
            </w:r>
            <w:proofErr w:type="spellEnd"/>
            <w:proofErr w:type="gramEnd"/>
            <w:r w:rsidRPr="00B7627E">
              <w:t>}), for j = 1,2</w:t>
            </w:r>
          </w:p>
          <w:p w14:paraId="09B25AB1" w14:textId="77777777" w:rsidR="00B7627E" w:rsidRPr="00B7627E" w:rsidRDefault="00B7627E" w:rsidP="00B7627E"/>
          <w:p w14:paraId="1A4DE8B5" w14:textId="77777777" w:rsidR="00B7627E" w:rsidRPr="00B7627E" w:rsidRDefault="00B7627E" w:rsidP="00B7627E">
            <w:r w:rsidRPr="00B7627E">
              <w:t xml:space="preserve">2. Demand Constraints: </w:t>
            </w:r>
            <w:r w:rsidRPr="00B7627E">
              <w:br/>
              <w:t>The refinery must meet the demand for each product:</w:t>
            </w:r>
            <w:r w:rsidRPr="00B7627E">
              <w:br/>
            </w:r>
            <w:r w:rsidRPr="00B7627E">
              <w:lastRenderedPageBreak/>
              <w:t xml:space="preserve"> - Σ</w:t>
            </w:r>
            <w:proofErr w:type="gramStart"/>
            <w:r w:rsidRPr="00B7627E">
              <w:t>_{</w:t>
            </w:r>
            <w:proofErr w:type="spellStart"/>
            <w:proofErr w:type="gramEnd"/>
            <w:r w:rsidRPr="00B7627E">
              <w:t>i</w:t>
            </w:r>
            <w:proofErr w:type="spellEnd"/>
            <w:r w:rsidRPr="00B7627E">
              <w:t xml:space="preserve"> in {A, B, C}} x_{</w:t>
            </w:r>
            <w:proofErr w:type="spellStart"/>
            <w:proofErr w:type="gramStart"/>
            <w:r w:rsidRPr="00B7627E">
              <w:t>i,j</w:t>
            </w:r>
            <w:proofErr w:type="spellEnd"/>
            <w:proofErr w:type="gramEnd"/>
            <w:r w:rsidRPr="00B7627E">
              <w:t xml:space="preserve">} &gt;= </w:t>
            </w:r>
            <w:proofErr w:type="spellStart"/>
            <w:r w:rsidRPr="00B7627E">
              <w:t>D_j</w:t>
            </w:r>
            <w:proofErr w:type="spellEnd"/>
            <w:r w:rsidRPr="00B7627E">
              <w:t xml:space="preserve"> for j = 1,2</w:t>
            </w:r>
            <w:r w:rsidRPr="00B7627E">
              <w:br/>
            </w:r>
          </w:p>
          <w:p w14:paraId="39E52845" w14:textId="77777777" w:rsidR="00B7627E" w:rsidRPr="00B7627E" w:rsidRDefault="00B7627E" w:rsidP="00B7627E">
            <w:r w:rsidRPr="00B7627E">
              <w:t xml:space="preserve">3. Supply Limits: </w:t>
            </w:r>
            <w:r w:rsidRPr="00B7627E">
              <w:br/>
              <w:t xml:space="preserve">Each biofuel type </w:t>
            </w:r>
            <w:proofErr w:type="spellStart"/>
            <w:r w:rsidRPr="00B7627E">
              <w:t>i</w:t>
            </w:r>
            <w:proofErr w:type="spellEnd"/>
            <w:r w:rsidRPr="00B7627E">
              <w:t xml:space="preserve"> has an upper supply limit </w:t>
            </w:r>
            <w:proofErr w:type="spellStart"/>
            <w:r w:rsidRPr="00B7627E">
              <w:t>s_i</w:t>
            </w:r>
            <w:proofErr w:type="spellEnd"/>
            <w:r w:rsidRPr="00B7627E">
              <w:t>:</w:t>
            </w:r>
            <w:r w:rsidRPr="00B7627E">
              <w:br/>
              <w:t xml:space="preserve"> - Σ_{j=</w:t>
            </w:r>
            <w:proofErr w:type="gramStart"/>
            <w:r w:rsidRPr="00B7627E">
              <w:t>1}^</w:t>
            </w:r>
            <w:proofErr w:type="gramEnd"/>
            <w:r w:rsidRPr="00B7627E">
              <w:t>{2} x_{</w:t>
            </w:r>
            <w:proofErr w:type="spellStart"/>
            <w:proofErr w:type="gramStart"/>
            <w:r w:rsidRPr="00B7627E">
              <w:t>i,j</w:t>
            </w:r>
            <w:proofErr w:type="spellEnd"/>
            <w:proofErr w:type="gramEnd"/>
            <w:r w:rsidRPr="00B7627E">
              <w:t xml:space="preserve">} ≤ </w:t>
            </w:r>
            <w:proofErr w:type="spellStart"/>
            <w:r w:rsidRPr="00B7627E">
              <w:t>s_i</w:t>
            </w:r>
            <w:proofErr w:type="spellEnd"/>
            <w:r w:rsidRPr="00B7627E">
              <w:t xml:space="preserve">, for </w:t>
            </w:r>
            <w:proofErr w:type="spellStart"/>
            <w:r w:rsidRPr="00B7627E">
              <w:t>i</w:t>
            </w:r>
            <w:proofErr w:type="spellEnd"/>
            <w:r w:rsidRPr="00B7627E">
              <w:t xml:space="preserve"> </w:t>
            </w:r>
            <w:r w:rsidRPr="00B7627E">
              <w:rPr>
                <w:rFonts w:ascii="Cambria Math" w:hAnsi="Cambria Math" w:cs="Cambria Math"/>
              </w:rPr>
              <w:t>∈</w:t>
            </w:r>
            <w:r w:rsidRPr="00B7627E">
              <w:t xml:space="preserve"> {A, B, C}</w:t>
            </w:r>
          </w:p>
          <w:p w14:paraId="2746A19B" w14:textId="77777777" w:rsidR="00B7627E" w:rsidRPr="00B7627E" w:rsidRDefault="00B7627E" w:rsidP="00B7627E">
            <w:r w:rsidRPr="00B7627E">
              <w:t xml:space="preserve">4. Processing Capacity: </w:t>
            </w:r>
            <w:r w:rsidRPr="00B7627E">
              <w:br/>
              <w:t xml:space="preserve">Each biofuel type </w:t>
            </w:r>
            <w:proofErr w:type="spellStart"/>
            <w:r w:rsidRPr="00B7627E">
              <w:t>i</w:t>
            </w:r>
            <w:proofErr w:type="spellEnd"/>
            <w:r w:rsidRPr="00B7627E">
              <w:t xml:space="preserve"> has a maximum processing limit per cycle (12,000 barrels):</w:t>
            </w:r>
            <w:r w:rsidRPr="00B7627E">
              <w:br/>
              <w:t xml:space="preserve"> - </w:t>
            </w:r>
            <w:proofErr w:type="spellStart"/>
            <w:r w:rsidRPr="00B7627E">
              <w:t>sum_j</w:t>
            </w:r>
            <w:proofErr w:type="spellEnd"/>
            <w:r w:rsidRPr="00B7627E">
              <w:t xml:space="preserve"> x_{</w:t>
            </w:r>
            <w:proofErr w:type="spellStart"/>
            <w:proofErr w:type="gramStart"/>
            <w:r w:rsidRPr="00B7627E">
              <w:t>i,j</w:t>
            </w:r>
            <w:proofErr w:type="spellEnd"/>
            <w:proofErr w:type="gramEnd"/>
            <w:r w:rsidRPr="00B7627E">
              <w:t xml:space="preserve">} ≤ 12,000 for all </w:t>
            </w:r>
            <w:proofErr w:type="spellStart"/>
            <w:r w:rsidRPr="00B7627E">
              <w:t>i</w:t>
            </w:r>
            <w:proofErr w:type="spellEnd"/>
            <w:r w:rsidRPr="00B7627E">
              <w:t xml:space="preserve"> </w:t>
            </w:r>
            <w:r w:rsidRPr="00B7627E">
              <w:rPr>
                <w:rFonts w:ascii="Cambria Math" w:hAnsi="Cambria Math" w:cs="Cambria Math"/>
              </w:rPr>
              <w:t>∈</w:t>
            </w:r>
            <w:r w:rsidRPr="00B7627E">
              <w:t xml:space="preserve"> {A, B, C}</w:t>
            </w:r>
          </w:p>
          <w:p w14:paraId="5BB2762C" w14:textId="77777777" w:rsidR="00B7627E" w:rsidRPr="00B7627E" w:rsidRDefault="00B7627E" w:rsidP="00B7627E">
            <w:r w:rsidRPr="00B7627E">
              <w:t xml:space="preserve">5. </w:t>
            </w:r>
            <w:proofErr w:type="spellStart"/>
            <w:r w:rsidRPr="00B7627E">
              <w:t>Sulfur</w:t>
            </w:r>
            <w:proofErr w:type="spellEnd"/>
            <w:r w:rsidRPr="00B7627E">
              <w:t xml:space="preserve"> Content Regulations: </w:t>
            </w:r>
            <w:r w:rsidRPr="00B7627E">
              <w:br/>
              <w:t xml:space="preserve">The average </w:t>
            </w:r>
            <w:proofErr w:type="spellStart"/>
            <w:r w:rsidRPr="00B7627E">
              <w:t>sulfur</w:t>
            </w:r>
            <w:proofErr w:type="spellEnd"/>
            <w:r w:rsidRPr="00B7627E">
              <w:t xml:space="preserve"> content must not exceed 0.2% across all products:</w:t>
            </w:r>
            <w:r w:rsidRPr="00B7627E">
              <w:br/>
              <w:t xml:space="preserve"> - (Σ_{</w:t>
            </w:r>
            <w:proofErr w:type="spellStart"/>
            <w:r w:rsidRPr="00B7627E">
              <w:t>i</w:t>
            </w:r>
            <w:proofErr w:type="spellEnd"/>
            <w:r w:rsidRPr="00B7627E">
              <w:t xml:space="preserve">=1}^{3} Σ_{j=1}^{2} </w:t>
            </w:r>
            <w:proofErr w:type="spellStart"/>
            <w:r w:rsidRPr="00B7627E">
              <w:t>sulfur_i</w:t>
            </w:r>
            <w:proofErr w:type="spellEnd"/>
            <w:r w:rsidRPr="00B7627E">
              <w:t xml:space="preserve"> * x_{</w:t>
            </w:r>
            <w:proofErr w:type="spellStart"/>
            <w:r w:rsidRPr="00B7627E">
              <w:t>i,j</w:t>
            </w:r>
            <w:proofErr w:type="spellEnd"/>
            <w:r w:rsidRPr="00B7627E">
              <w:t>}) / (Σ_{</w:t>
            </w:r>
            <w:proofErr w:type="spellStart"/>
            <w:r w:rsidRPr="00B7627E">
              <w:t>i</w:t>
            </w:r>
            <w:proofErr w:type="spellEnd"/>
            <w:r w:rsidRPr="00B7627E">
              <w:t>=1}^{3} Σ_{j=1}^{2} x_{</w:t>
            </w:r>
            <w:proofErr w:type="spellStart"/>
            <w:r w:rsidRPr="00B7627E">
              <w:t>i,j</w:t>
            </w:r>
            <w:proofErr w:type="spellEnd"/>
            <w:r w:rsidRPr="00B7627E">
              <w:t>}) ≤ 0.2%</w:t>
            </w:r>
          </w:p>
          <w:p w14:paraId="686C5F08" w14:textId="77777777" w:rsidR="00B7627E" w:rsidRPr="00B7627E" w:rsidRDefault="00B7627E" w:rsidP="00B7627E">
            <w:r w:rsidRPr="00B7627E">
              <w:t xml:space="preserve">6. Storage Capacity: </w:t>
            </w:r>
            <w:r w:rsidRPr="00B7627E">
              <w:br/>
              <w:t>The total amount of blended products must not exceed the storage capacity of 15,000 barrels:</w:t>
            </w:r>
            <w:r w:rsidRPr="00B7627E">
              <w:br/>
              <w:t xml:space="preserve"> - Σ_{j=</w:t>
            </w:r>
            <w:proofErr w:type="gramStart"/>
            <w:r w:rsidRPr="00B7627E">
              <w:t>1}^</w:t>
            </w:r>
            <w:proofErr w:type="gramEnd"/>
            <w:r w:rsidRPr="00B7627E">
              <w:t>{2} Σ</w:t>
            </w:r>
            <w:proofErr w:type="gramStart"/>
            <w:r w:rsidRPr="00B7627E">
              <w:t>_{</w:t>
            </w:r>
            <w:proofErr w:type="spellStart"/>
            <w:proofErr w:type="gramEnd"/>
            <w:r w:rsidRPr="00B7627E">
              <w:t>i</w:t>
            </w:r>
            <w:proofErr w:type="spellEnd"/>
            <w:r w:rsidRPr="00B7627E">
              <w:t xml:space="preserve"> in {A, </w:t>
            </w:r>
            <w:proofErr w:type="gramStart"/>
            <w:r w:rsidRPr="00B7627E">
              <w:t>B,C</w:t>
            </w:r>
            <w:proofErr w:type="gramEnd"/>
            <w:r w:rsidRPr="00B7627E">
              <w:t>}} x_{</w:t>
            </w:r>
            <w:proofErr w:type="spellStart"/>
            <w:proofErr w:type="gramStart"/>
            <w:r w:rsidRPr="00B7627E">
              <w:t>i,j</w:t>
            </w:r>
            <w:proofErr w:type="spellEnd"/>
            <w:proofErr w:type="gramEnd"/>
            <w:r w:rsidRPr="00B7627E">
              <w:t>} ≤ 15,000</w:t>
            </w:r>
          </w:p>
          <w:p w14:paraId="2E08FADD" w14:textId="77777777" w:rsidR="00654A05" w:rsidRPr="007B5FA6" w:rsidRDefault="00654A05" w:rsidP="00685CB1"/>
        </w:tc>
      </w:tr>
      <w:tr w:rsidR="00654A05" w:rsidRPr="007B5FA6" w14:paraId="19859D24" w14:textId="77777777" w:rsidTr="105023C3">
        <w:trPr>
          <w:trHeight w:val="344"/>
        </w:trPr>
        <w:tc>
          <w:tcPr>
            <w:tcW w:w="9278" w:type="dxa"/>
          </w:tcPr>
          <w:p w14:paraId="1BDD287B" w14:textId="1B14D074" w:rsidR="00AA5018" w:rsidRPr="00AA5018" w:rsidRDefault="00AA5018" w:rsidP="00AA5018">
            <w:proofErr w:type="spellStart"/>
            <w:r w:rsidRPr="00AA5018">
              <w:lastRenderedPageBreak/>
              <w:t>EcoChem</w:t>
            </w:r>
            <w:proofErr w:type="spellEnd"/>
            <w:r w:rsidRPr="00AA5018">
              <w:t xml:space="preserve"> Industries, a global leader in sustainable chemical production, faces a complex blending problem. The company produces three specialized products: </w:t>
            </w:r>
            <w:proofErr w:type="spellStart"/>
            <w:r w:rsidRPr="00AA5018">
              <w:t>EcoResin</w:t>
            </w:r>
            <w:proofErr w:type="spellEnd"/>
            <w:r w:rsidRPr="00AA5018">
              <w:t>, </w:t>
            </w:r>
            <w:proofErr w:type="spellStart"/>
            <w:r w:rsidRPr="00AA5018">
              <w:t>BioPlastic</w:t>
            </w:r>
            <w:proofErr w:type="spellEnd"/>
            <w:r w:rsidRPr="00AA5018">
              <w:t>, and </w:t>
            </w:r>
            <w:proofErr w:type="spellStart"/>
            <w:r w:rsidRPr="00AA5018">
              <w:t>GreenAdhesive</w:t>
            </w:r>
            <w:proofErr w:type="spellEnd"/>
            <w:r w:rsidRPr="00AA5018">
              <w:t>. These products are made by blending five key ingredients, each with unique properties, environmental impacts, and costs. The goal is to optimize the blending process to minimize costs, meet stringent quality and environmental standards, and fulfill market demand, while managing supply chain constraints.</w:t>
            </w:r>
          </w:p>
          <w:p w14:paraId="0E66C13E" w14:textId="77777777" w:rsidR="00AA5018" w:rsidRPr="00AA5018" w:rsidRDefault="00D5327E" w:rsidP="00AA5018">
            <w:del w:id="13" w:author="Jyotheesh Gaddam" w:date="2025-01-21T23:06:00Z" w16du:dateUtc="2025-01-21T12:06:00Z">
              <w:r>
                <w:rPr>
                  <w:noProof/>
                </w:rPr>
              </w:r>
              <w:r w:rsidR="00D5327E">
                <w:rPr>
                  <w:noProof/>
                </w:rPr>
                <w:pict w14:anchorId="112D07B4">
                  <v:rect id="_x0000_i1032" alt="" style="width:451.3pt;height:191pt;mso-width-percent:0;mso-height-percent:0;mso-width-percent:0;mso-height-percent:0" o:hralign="center" o:hrstd="t" o:hrnoshade="t" o:hr="t" fillcolor="#ececec" stroked="f"/>
                </w:pict>
              </w:r>
            </w:del>
          </w:p>
          <w:p w14:paraId="171010BD" w14:textId="77777777" w:rsidR="00AA5018" w:rsidRPr="00AA5018" w:rsidRDefault="00AA5018" w:rsidP="00AA5018">
            <w:r w:rsidRPr="00AA5018">
              <w:t>Ingredients and Properties</w:t>
            </w:r>
          </w:p>
          <w:p w14:paraId="5E5ED263" w14:textId="77777777" w:rsidR="00AA5018" w:rsidRPr="00AA5018" w:rsidRDefault="00AA5018" w:rsidP="00AA5018">
            <w:r w:rsidRPr="00AA5018">
              <w:t>The table below lists the key ingredients, their costs, quality contributions, environmental impacts, and supply limits:</w:t>
            </w:r>
          </w:p>
          <w:tbl>
            <w:tblPr>
              <w:tblW w:w="787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7"/>
              <w:gridCol w:w="970"/>
              <w:gridCol w:w="1843"/>
              <w:gridCol w:w="2397"/>
              <w:gridCol w:w="1378"/>
            </w:tblGrid>
            <w:tr w:rsidR="00677EFA" w:rsidRPr="007B5FA6" w14:paraId="0E802A26" w14:textId="77777777" w:rsidTr="00AA5018">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76BA14DA" w14:textId="77777777" w:rsidR="00AA5018" w:rsidRPr="00AA5018" w:rsidRDefault="00AA5018" w:rsidP="00D5327E">
                  <w:pPr>
                    <w:framePr w:hSpace="180" w:wrap="around" w:vAnchor="text" w:hAnchor="margin" w:xAlign="center" w:y="757"/>
                    <w:spacing w:after="0" w:line="240" w:lineRule="auto"/>
                  </w:pPr>
                  <w:r w:rsidRPr="00AA5018">
                    <w:t>Ingredient</w:t>
                  </w:r>
                </w:p>
              </w:tc>
              <w:tc>
                <w:tcPr>
                  <w:tcW w:w="0" w:type="auto"/>
                  <w:tcBorders>
                    <w:top w:val="single" w:sz="6" w:space="0" w:color="auto"/>
                    <w:left w:val="single" w:sz="6" w:space="0" w:color="auto"/>
                    <w:bottom w:val="single" w:sz="6" w:space="0" w:color="auto"/>
                    <w:right w:val="single" w:sz="2" w:space="0" w:color="auto"/>
                  </w:tcBorders>
                  <w:vAlign w:val="bottom"/>
                  <w:hideMark/>
                </w:tcPr>
                <w:p w14:paraId="5BBED6D2" w14:textId="77777777" w:rsidR="00AA5018" w:rsidRPr="00AA5018" w:rsidRDefault="00AA5018" w:rsidP="00D5327E">
                  <w:pPr>
                    <w:framePr w:hSpace="180" w:wrap="around" w:vAnchor="text" w:hAnchor="margin" w:xAlign="center" w:y="757"/>
                    <w:spacing w:after="0" w:line="240" w:lineRule="auto"/>
                  </w:pPr>
                  <w:r w:rsidRPr="00AA5018">
                    <w:t>Cost ($/kg)</w:t>
                  </w:r>
                </w:p>
              </w:tc>
              <w:tc>
                <w:tcPr>
                  <w:tcW w:w="0" w:type="auto"/>
                  <w:tcBorders>
                    <w:top w:val="single" w:sz="6" w:space="0" w:color="auto"/>
                    <w:left w:val="single" w:sz="6" w:space="0" w:color="auto"/>
                    <w:bottom w:val="single" w:sz="6" w:space="0" w:color="auto"/>
                    <w:right w:val="single" w:sz="2" w:space="0" w:color="auto"/>
                  </w:tcBorders>
                  <w:vAlign w:val="bottom"/>
                  <w:hideMark/>
                </w:tcPr>
                <w:p w14:paraId="43441838" w14:textId="77777777" w:rsidR="00AA5018" w:rsidRPr="00AA5018" w:rsidRDefault="00AA5018" w:rsidP="00D5327E">
                  <w:pPr>
                    <w:framePr w:hSpace="180" w:wrap="around" w:vAnchor="text" w:hAnchor="margin" w:xAlign="center" w:y="757"/>
                    <w:spacing w:after="0" w:line="240" w:lineRule="auto"/>
                  </w:pPr>
                  <w:r w:rsidRPr="00AA5018">
                    <w:t>Quality Contribution</w:t>
                  </w:r>
                </w:p>
              </w:tc>
              <w:tc>
                <w:tcPr>
                  <w:tcW w:w="0" w:type="auto"/>
                  <w:tcBorders>
                    <w:top w:val="single" w:sz="6" w:space="0" w:color="auto"/>
                    <w:left w:val="single" w:sz="6" w:space="0" w:color="auto"/>
                    <w:bottom w:val="single" w:sz="6" w:space="0" w:color="auto"/>
                    <w:right w:val="single" w:sz="2" w:space="0" w:color="auto"/>
                  </w:tcBorders>
                  <w:vAlign w:val="bottom"/>
                  <w:hideMark/>
                </w:tcPr>
                <w:p w14:paraId="266205B2" w14:textId="77777777" w:rsidR="00AA5018" w:rsidRPr="00AA5018" w:rsidRDefault="00AA5018" w:rsidP="00D5327E">
                  <w:pPr>
                    <w:framePr w:hSpace="180" w:wrap="around" w:vAnchor="text" w:hAnchor="margin" w:xAlign="center" w:y="757"/>
                    <w:spacing w:after="0" w:line="240" w:lineRule="auto"/>
                  </w:pPr>
                  <w:r w:rsidRPr="00AA5018">
                    <w:t>Environmental Impact Score</w:t>
                  </w:r>
                </w:p>
              </w:tc>
              <w:tc>
                <w:tcPr>
                  <w:tcW w:w="0" w:type="auto"/>
                  <w:tcBorders>
                    <w:top w:val="single" w:sz="6" w:space="0" w:color="auto"/>
                    <w:left w:val="single" w:sz="6" w:space="0" w:color="auto"/>
                    <w:bottom w:val="single" w:sz="6" w:space="0" w:color="auto"/>
                    <w:right w:val="single" w:sz="6" w:space="0" w:color="auto"/>
                  </w:tcBorders>
                  <w:vAlign w:val="bottom"/>
                  <w:hideMark/>
                </w:tcPr>
                <w:p w14:paraId="19813FFA" w14:textId="77777777" w:rsidR="00AA5018" w:rsidRPr="00AA5018" w:rsidRDefault="00AA5018" w:rsidP="00D5327E">
                  <w:pPr>
                    <w:framePr w:hSpace="180" w:wrap="around" w:vAnchor="text" w:hAnchor="margin" w:xAlign="center" w:y="757"/>
                    <w:spacing w:after="0" w:line="240" w:lineRule="auto"/>
                  </w:pPr>
                  <w:r w:rsidRPr="00AA5018">
                    <w:t>Supply Limit (kg)</w:t>
                  </w:r>
                </w:p>
              </w:tc>
            </w:tr>
            <w:tr w:rsidR="00677EFA" w:rsidRPr="007B5FA6" w14:paraId="3745886E" w14:textId="77777777" w:rsidTr="00AA5018">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5DD9C7D" w14:textId="77777777" w:rsidR="00AA5018" w:rsidRPr="00AA5018" w:rsidRDefault="00AA5018" w:rsidP="00D5327E">
                  <w:pPr>
                    <w:framePr w:hSpace="180" w:wrap="around" w:vAnchor="text" w:hAnchor="margin" w:xAlign="center" w:y="757"/>
                    <w:spacing w:after="0" w:line="240" w:lineRule="auto"/>
                  </w:pPr>
                  <w:r w:rsidRPr="00AA5018">
                    <w:t>Ingredient X</w:t>
                  </w:r>
                </w:p>
              </w:tc>
              <w:tc>
                <w:tcPr>
                  <w:tcW w:w="0" w:type="auto"/>
                  <w:tcBorders>
                    <w:top w:val="single" w:sz="2" w:space="0" w:color="auto"/>
                    <w:left w:val="single" w:sz="6" w:space="0" w:color="auto"/>
                    <w:bottom w:val="single" w:sz="6" w:space="0" w:color="auto"/>
                    <w:right w:val="single" w:sz="2" w:space="0" w:color="auto"/>
                  </w:tcBorders>
                  <w:vAlign w:val="bottom"/>
                  <w:hideMark/>
                </w:tcPr>
                <w:p w14:paraId="01C95975" w14:textId="77777777" w:rsidR="00AA5018" w:rsidRPr="00AA5018" w:rsidRDefault="00AA5018" w:rsidP="00D5327E">
                  <w:pPr>
                    <w:framePr w:hSpace="180" w:wrap="around" w:vAnchor="text" w:hAnchor="margin" w:xAlign="center" w:y="757"/>
                    <w:spacing w:after="0" w:line="240" w:lineRule="auto"/>
                  </w:pPr>
                  <w:r w:rsidRPr="00AA5018">
                    <w:t>100</w:t>
                  </w:r>
                </w:p>
              </w:tc>
              <w:tc>
                <w:tcPr>
                  <w:tcW w:w="0" w:type="auto"/>
                  <w:tcBorders>
                    <w:top w:val="single" w:sz="2" w:space="0" w:color="auto"/>
                    <w:left w:val="single" w:sz="6" w:space="0" w:color="auto"/>
                    <w:bottom w:val="single" w:sz="6" w:space="0" w:color="auto"/>
                    <w:right w:val="single" w:sz="2" w:space="0" w:color="auto"/>
                  </w:tcBorders>
                  <w:vAlign w:val="bottom"/>
                  <w:hideMark/>
                </w:tcPr>
                <w:p w14:paraId="24797C27" w14:textId="77777777" w:rsidR="00AA5018" w:rsidRPr="00AA5018" w:rsidRDefault="00AA5018" w:rsidP="00D5327E">
                  <w:pPr>
                    <w:framePr w:hSpace="180" w:wrap="around" w:vAnchor="text" w:hAnchor="margin" w:xAlign="center" w:y="757"/>
                    <w:spacing w:after="0" w:line="240" w:lineRule="auto"/>
                  </w:pPr>
                  <w:r w:rsidRPr="00AA5018">
                    <w:t>85</w:t>
                  </w:r>
                </w:p>
              </w:tc>
              <w:tc>
                <w:tcPr>
                  <w:tcW w:w="0" w:type="auto"/>
                  <w:tcBorders>
                    <w:top w:val="single" w:sz="2" w:space="0" w:color="auto"/>
                    <w:left w:val="single" w:sz="6" w:space="0" w:color="auto"/>
                    <w:bottom w:val="single" w:sz="6" w:space="0" w:color="auto"/>
                    <w:right w:val="single" w:sz="2" w:space="0" w:color="auto"/>
                  </w:tcBorders>
                  <w:vAlign w:val="bottom"/>
                  <w:hideMark/>
                </w:tcPr>
                <w:p w14:paraId="639CA2CF" w14:textId="77777777" w:rsidR="00AA5018" w:rsidRPr="00AA5018" w:rsidRDefault="00AA5018" w:rsidP="00D5327E">
                  <w:pPr>
                    <w:framePr w:hSpace="180" w:wrap="around" w:vAnchor="text" w:hAnchor="margin" w:xAlign="center" w:y="757"/>
                    <w:spacing w:after="0" w:line="240" w:lineRule="auto"/>
                  </w:pPr>
                  <w:r w:rsidRPr="00AA5018">
                    <w:t>3.0</w:t>
                  </w:r>
                </w:p>
              </w:tc>
              <w:tc>
                <w:tcPr>
                  <w:tcW w:w="0" w:type="auto"/>
                  <w:tcBorders>
                    <w:top w:val="single" w:sz="2" w:space="0" w:color="auto"/>
                    <w:left w:val="single" w:sz="6" w:space="0" w:color="auto"/>
                    <w:bottom w:val="single" w:sz="6" w:space="0" w:color="auto"/>
                    <w:right w:val="single" w:sz="6" w:space="0" w:color="auto"/>
                  </w:tcBorders>
                  <w:vAlign w:val="bottom"/>
                  <w:hideMark/>
                </w:tcPr>
                <w:p w14:paraId="0B1ECA5A" w14:textId="77777777" w:rsidR="00AA5018" w:rsidRPr="00AA5018" w:rsidRDefault="00AA5018" w:rsidP="00D5327E">
                  <w:pPr>
                    <w:framePr w:hSpace="180" w:wrap="around" w:vAnchor="text" w:hAnchor="margin" w:xAlign="center" w:y="757"/>
                    <w:spacing w:after="0" w:line="240" w:lineRule="auto"/>
                  </w:pPr>
                  <w:r w:rsidRPr="00AA5018">
                    <w:t>5000</w:t>
                  </w:r>
                </w:p>
              </w:tc>
            </w:tr>
            <w:tr w:rsidR="00677EFA" w:rsidRPr="007B5FA6" w14:paraId="3108080D" w14:textId="77777777" w:rsidTr="00AA5018">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18FC479" w14:textId="77777777" w:rsidR="00AA5018" w:rsidRPr="00AA5018" w:rsidRDefault="00AA5018" w:rsidP="00D5327E">
                  <w:pPr>
                    <w:framePr w:hSpace="180" w:wrap="around" w:vAnchor="text" w:hAnchor="margin" w:xAlign="center" w:y="757"/>
                    <w:spacing w:after="0" w:line="240" w:lineRule="auto"/>
                  </w:pPr>
                  <w:r w:rsidRPr="00AA5018">
                    <w:t>Ingredient Y</w:t>
                  </w:r>
                </w:p>
              </w:tc>
              <w:tc>
                <w:tcPr>
                  <w:tcW w:w="0" w:type="auto"/>
                  <w:tcBorders>
                    <w:top w:val="single" w:sz="2" w:space="0" w:color="auto"/>
                    <w:left w:val="single" w:sz="6" w:space="0" w:color="auto"/>
                    <w:bottom w:val="single" w:sz="6" w:space="0" w:color="auto"/>
                    <w:right w:val="single" w:sz="2" w:space="0" w:color="auto"/>
                  </w:tcBorders>
                  <w:vAlign w:val="bottom"/>
                  <w:hideMark/>
                </w:tcPr>
                <w:p w14:paraId="037107A3" w14:textId="77777777" w:rsidR="00AA5018" w:rsidRPr="00AA5018" w:rsidRDefault="00AA5018" w:rsidP="00D5327E">
                  <w:pPr>
                    <w:framePr w:hSpace="180" w:wrap="around" w:vAnchor="text" w:hAnchor="margin" w:xAlign="center" w:y="757"/>
                    <w:spacing w:after="0" w:line="240" w:lineRule="auto"/>
                  </w:pPr>
                  <w:r w:rsidRPr="00AA5018">
                    <w:t>80</w:t>
                  </w:r>
                </w:p>
              </w:tc>
              <w:tc>
                <w:tcPr>
                  <w:tcW w:w="0" w:type="auto"/>
                  <w:tcBorders>
                    <w:top w:val="single" w:sz="2" w:space="0" w:color="auto"/>
                    <w:left w:val="single" w:sz="6" w:space="0" w:color="auto"/>
                    <w:bottom w:val="single" w:sz="6" w:space="0" w:color="auto"/>
                    <w:right w:val="single" w:sz="2" w:space="0" w:color="auto"/>
                  </w:tcBorders>
                  <w:vAlign w:val="bottom"/>
                  <w:hideMark/>
                </w:tcPr>
                <w:p w14:paraId="223EBC1A" w14:textId="77777777" w:rsidR="00AA5018" w:rsidRPr="00AA5018" w:rsidRDefault="00AA5018" w:rsidP="00D5327E">
                  <w:pPr>
                    <w:framePr w:hSpace="180" w:wrap="around" w:vAnchor="text" w:hAnchor="margin" w:xAlign="center" w:y="757"/>
                    <w:spacing w:after="0" w:line="240" w:lineRule="auto"/>
                  </w:pPr>
                  <w:r w:rsidRPr="00AA5018">
                    <w:t>75</w:t>
                  </w:r>
                </w:p>
              </w:tc>
              <w:tc>
                <w:tcPr>
                  <w:tcW w:w="0" w:type="auto"/>
                  <w:tcBorders>
                    <w:top w:val="single" w:sz="2" w:space="0" w:color="auto"/>
                    <w:left w:val="single" w:sz="6" w:space="0" w:color="auto"/>
                    <w:bottom w:val="single" w:sz="6" w:space="0" w:color="auto"/>
                    <w:right w:val="single" w:sz="2" w:space="0" w:color="auto"/>
                  </w:tcBorders>
                  <w:vAlign w:val="bottom"/>
                  <w:hideMark/>
                </w:tcPr>
                <w:p w14:paraId="5BC30625" w14:textId="77777777" w:rsidR="00AA5018" w:rsidRPr="00AA5018" w:rsidRDefault="00AA5018" w:rsidP="00D5327E">
                  <w:pPr>
                    <w:framePr w:hSpace="180" w:wrap="around" w:vAnchor="text" w:hAnchor="margin" w:xAlign="center" w:y="757"/>
                    <w:spacing w:after="0" w:line="240" w:lineRule="auto"/>
                  </w:pPr>
                  <w:r w:rsidRPr="00AA5018">
                    <w:t>4.5</w:t>
                  </w:r>
                </w:p>
              </w:tc>
              <w:tc>
                <w:tcPr>
                  <w:tcW w:w="0" w:type="auto"/>
                  <w:tcBorders>
                    <w:top w:val="single" w:sz="2" w:space="0" w:color="auto"/>
                    <w:left w:val="single" w:sz="6" w:space="0" w:color="auto"/>
                    <w:bottom w:val="single" w:sz="6" w:space="0" w:color="auto"/>
                    <w:right w:val="single" w:sz="6" w:space="0" w:color="auto"/>
                  </w:tcBorders>
                  <w:vAlign w:val="bottom"/>
                  <w:hideMark/>
                </w:tcPr>
                <w:p w14:paraId="63CFAC0B" w14:textId="77777777" w:rsidR="00AA5018" w:rsidRPr="00AA5018" w:rsidRDefault="00AA5018" w:rsidP="00D5327E">
                  <w:pPr>
                    <w:framePr w:hSpace="180" w:wrap="around" w:vAnchor="text" w:hAnchor="margin" w:xAlign="center" w:y="757"/>
                    <w:spacing w:after="0" w:line="240" w:lineRule="auto"/>
                  </w:pPr>
                  <w:r w:rsidRPr="00AA5018">
                    <w:t>6000</w:t>
                  </w:r>
                </w:p>
              </w:tc>
            </w:tr>
            <w:tr w:rsidR="00677EFA" w:rsidRPr="007B5FA6" w14:paraId="2E9CD952" w14:textId="77777777" w:rsidTr="00AA5018">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C299D56" w14:textId="77777777" w:rsidR="00AA5018" w:rsidRPr="00AA5018" w:rsidRDefault="00AA5018" w:rsidP="00D5327E">
                  <w:pPr>
                    <w:framePr w:hSpace="180" w:wrap="around" w:vAnchor="text" w:hAnchor="margin" w:xAlign="center" w:y="757"/>
                    <w:spacing w:after="0" w:line="240" w:lineRule="auto"/>
                  </w:pPr>
                  <w:r w:rsidRPr="00AA5018">
                    <w:t>Ingredient Z</w:t>
                  </w:r>
                </w:p>
              </w:tc>
              <w:tc>
                <w:tcPr>
                  <w:tcW w:w="0" w:type="auto"/>
                  <w:tcBorders>
                    <w:top w:val="single" w:sz="2" w:space="0" w:color="auto"/>
                    <w:left w:val="single" w:sz="6" w:space="0" w:color="auto"/>
                    <w:bottom w:val="single" w:sz="6" w:space="0" w:color="auto"/>
                    <w:right w:val="single" w:sz="2" w:space="0" w:color="auto"/>
                  </w:tcBorders>
                  <w:vAlign w:val="bottom"/>
                  <w:hideMark/>
                </w:tcPr>
                <w:p w14:paraId="0385B214" w14:textId="77777777" w:rsidR="00AA5018" w:rsidRPr="00AA5018" w:rsidRDefault="00AA5018" w:rsidP="00D5327E">
                  <w:pPr>
                    <w:framePr w:hSpace="180" w:wrap="around" w:vAnchor="text" w:hAnchor="margin" w:xAlign="center" w:y="757"/>
                    <w:spacing w:after="0" w:line="240" w:lineRule="auto"/>
                  </w:pPr>
                  <w:r w:rsidRPr="00AA5018">
                    <w:t>120</w:t>
                  </w:r>
                </w:p>
              </w:tc>
              <w:tc>
                <w:tcPr>
                  <w:tcW w:w="0" w:type="auto"/>
                  <w:tcBorders>
                    <w:top w:val="single" w:sz="2" w:space="0" w:color="auto"/>
                    <w:left w:val="single" w:sz="6" w:space="0" w:color="auto"/>
                    <w:bottom w:val="single" w:sz="6" w:space="0" w:color="auto"/>
                    <w:right w:val="single" w:sz="2" w:space="0" w:color="auto"/>
                  </w:tcBorders>
                  <w:vAlign w:val="bottom"/>
                  <w:hideMark/>
                </w:tcPr>
                <w:p w14:paraId="3B0D67D5" w14:textId="77777777" w:rsidR="00AA5018" w:rsidRPr="00AA5018" w:rsidRDefault="00AA5018" w:rsidP="00D5327E">
                  <w:pPr>
                    <w:framePr w:hSpace="180" w:wrap="around" w:vAnchor="text" w:hAnchor="margin" w:xAlign="center" w:y="757"/>
                    <w:spacing w:after="0" w:line="240" w:lineRule="auto"/>
                  </w:pPr>
                  <w:r w:rsidRPr="00AA5018">
                    <w:t>90</w:t>
                  </w:r>
                </w:p>
              </w:tc>
              <w:tc>
                <w:tcPr>
                  <w:tcW w:w="0" w:type="auto"/>
                  <w:tcBorders>
                    <w:top w:val="single" w:sz="2" w:space="0" w:color="auto"/>
                    <w:left w:val="single" w:sz="6" w:space="0" w:color="auto"/>
                    <w:bottom w:val="single" w:sz="6" w:space="0" w:color="auto"/>
                    <w:right w:val="single" w:sz="2" w:space="0" w:color="auto"/>
                  </w:tcBorders>
                  <w:vAlign w:val="bottom"/>
                  <w:hideMark/>
                </w:tcPr>
                <w:p w14:paraId="0C55238F" w14:textId="77777777" w:rsidR="00AA5018" w:rsidRPr="00AA5018" w:rsidRDefault="00AA5018" w:rsidP="00D5327E">
                  <w:pPr>
                    <w:framePr w:hSpace="180" w:wrap="around" w:vAnchor="text" w:hAnchor="margin" w:xAlign="center" w:y="757"/>
                    <w:spacing w:after="0" w:line="240" w:lineRule="auto"/>
                  </w:pPr>
                  <w:r w:rsidRPr="00AA5018">
                    <w:t>2.0</w:t>
                  </w:r>
                </w:p>
              </w:tc>
              <w:tc>
                <w:tcPr>
                  <w:tcW w:w="0" w:type="auto"/>
                  <w:tcBorders>
                    <w:top w:val="single" w:sz="2" w:space="0" w:color="auto"/>
                    <w:left w:val="single" w:sz="6" w:space="0" w:color="auto"/>
                    <w:bottom w:val="single" w:sz="6" w:space="0" w:color="auto"/>
                    <w:right w:val="single" w:sz="6" w:space="0" w:color="auto"/>
                  </w:tcBorders>
                  <w:vAlign w:val="bottom"/>
                  <w:hideMark/>
                </w:tcPr>
                <w:p w14:paraId="3941DBDF" w14:textId="77777777" w:rsidR="00AA5018" w:rsidRPr="00AA5018" w:rsidRDefault="00AA5018" w:rsidP="00D5327E">
                  <w:pPr>
                    <w:framePr w:hSpace="180" w:wrap="around" w:vAnchor="text" w:hAnchor="margin" w:xAlign="center" w:y="757"/>
                    <w:spacing w:after="0" w:line="240" w:lineRule="auto"/>
                  </w:pPr>
                  <w:r w:rsidRPr="00AA5018">
                    <w:t>4000</w:t>
                  </w:r>
                </w:p>
              </w:tc>
            </w:tr>
            <w:tr w:rsidR="00677EFA" w:rsidRPr="007B5FA6" w14:paraId="74B80DB3" w14:textId="77777777" w:rsidTr="00AA5018">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249FA6D" w14:textId="77777777" w:rsidR="00AA5018" w:rsidRPr="00AA5018" w:rsidRDefault="00AA5018" w:rsidP="00D5327E">
                  <w:pPr>
                    <w:framePr w:hSpace="180" w:wrap="around" w:vAnchor="text" w:hAnchor="margin" w:xAlign="center" w:y="757"/>
                    <w:spacing w:after="0" w:line="240" w:lineRule="auto"/>
                  </w:pPr>
                  <w:r w:rsidRPr="00AA5018">
                    <w:lastRenderedPageBreak/>
                    <w:t>Ingredient W</w:t>
                  </w:r>
                </w:p>
              </w:tc>
              <w:tc>
                <w:tcPr>
                  <w:tcW w:w="0" w:type="auto"/>
                  <w:tcBorders>
                    <w:top w:val="single" w:sz="2" w:space="0" w:color="auto"/>
                    <w:left w:val="single" w:sz="6" w:space="0" w:color="auto"/>
                    <w:bottom w:val="single" w:sz="6" w:space="0" w:color="auto"/>
                    <w:right w:val="single" w:sz="2" w:space="0" w:color="auto"/>
                  </w:tcBorders>
                  <w:vAlign w:val="bottom"/>
                  <w:hideMark/>
                </w:tcPr>
                <w:p w14:paraId="7B19070E" w14:textId="77777777" w:rsidR="00AA5018" w:rsidRPr="00AA5018" w:rsidRDefault="00AA5018" w:rsidP="00D5327E">
                  <w:pPr>
                    <w:framePr w:hSpace="180" w:wrap="around" w:vAnchor="text" w:hAnchor="margin" w:xAlign="center" w:y="757"/>
                    <w:spacing w:after="0" w:line="240" w:lineRule="auto"/>
                  </w:pPr>
                  <w:r w:rsidRPr="00AA5018">
                    <w:t>95</w:t>
                  </w:r>
                </w:p>
              </w:tc>
              <w:tc>
                <w:tcPr>
                  <w:tcW w:w="0" w:type="auto"/>
                  <w:tcBorders>
                    <w:top w:val="single" w:sz="2" w:space="0" w:color="auto"/>
                    <w:left w:val="single" w:sz="6" w:space="0" w:color="auto"/>
                    <w:bottom w:val="single" w:sz="6" w:space="0" w:color="auto"/>
                    <w:right w:val="single" w:sz="2" w:space="0" w:color="auto"/>
                  </w:tcBorders>
                  <w:vAlign w:val="bottom"/>
                  <w:hideMark/>
                </w:tcPr>
                <w:p w14:paraId="0A308DAA" w14:textId="77777777" w:rsidR="00AA5018" w:rsidRPr="00AA5018" w:rsidRDefault="00AA5018" w:rsidP="00D5327E">
                  <w:pPr>
                    <w:framePr w:hSpace="180" w:wrap="around" w:vAnchor="text" w:hAnchor="margin" w:xAlign="center" w:y="757"/>
                    <w:spacing w:after="0" w:line="240" w:lineRule="auto"/>
                  </w:pPr>
                  <w:r w:rsidRPr="00AA5018">
                    <w:t>80</w:t>
                  </w:r>
                </w:p>
              </w:tc>
              <w:tc>
                <w:tcPr>
                  <w:tcW w:w="0" w:type="auto"/>
                  <w:tcBorders>
                    <w:top w:val="single" w:sz="2" w:space="0" w:color="auto"/>
                    <w:left w:val="single" w:sz="6" w:space="0" w:color="auto"/>
                    <w:bottom w:val="single" w:sz="6" w:space="0" w:color="auto"/>
                    <w:right w:val="single" w:sz="2" w:space="0" w:color="auto"/>
                  </w:tcBorders>
                  <w:vAlign w:val="bottom"/>
                  <w:hideMark/>
                </w:tcPr>
                <w:p w14:paraId="03B763B1" w14:textId="77777777" w:rsidR="00AA5018" w:rsidRPr="00AA5018" w:rsidRDefault="00AA5018" w:rsidP="00D5327E">
                  <w:pPr>
                    <w:framePr w:hSpace="180" w:wrap="around" w:vAnchor="text" w:hAnchor="margin" w:xAlign="center" w:y="757"/>
                    <w:spacing w:after="0" w:line="240" w:lineRule="auto"/>
                  </w:pPr>
                  <w:r w:rsidRPr="00AA5018">
                    <w:t>3.8</w:t>
                  </w:r>
                </w:p>
              </w:tc>
              <w:tc>
                <w:tcPr>
                  <w:tcW w:w="0" w:type="auto"/>
                  <w:tcBorders>
                    <w:top w:val="single" w:sz="2" w:space="0" w:color="auto"/>
                    <w:left w:val="single" w:sz="6" w:space="0" w:color="auto"/>
                    <w:bottom w:val="single" w:sz="6" w:space="0" w:color="auto"/>
                    <w:right w:val="single" w:sz="6" w:space="0" w:color="auto"/>
                  </w:tcBorders>
                  <w:vAlign w:val="bottom"/>
                  <w:hideMark/>
                </w:tcPr>
                <w:p w14:paraId="2D7821DE" w14:textId="77777777" w:rsidR="00AA5018" w:rsidRPr="00AA5018" w:rsidRDefault="00AA5018" w:rsidP="00D5327E">
                  <w:pPr>
                    <w:framePr w:hSpace="180" w:wrap="around" w:vAnchor="text" w:hAnchor="margin" w:xAlign="center" w:y="757"/>
                    <w:spacing w:after="0" w:line="240" w:lineRule="auto"/>
                  </w:pPr>
                  <w:r w:rsidRPr="00AA5018">
                    <w:t>7000</w:t>
                  </w:r>
                </w:p>
              </w:tc>
            </w:tr>
            <w:tr w:rsidR="00677EFA" w:rsidRPr="007B5FA6" w14:paraId="226BD9C6" w14:textId="77777777" w:rsidTr="00AA5018">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3F273E1" w14:textId="77777777" w:rsidR="00AA5018" w:rsidRPr="00AA5018" w:rsidRDefault="00AA5018" w:rsidP="00D5327E">
                  <w:pPr>
                    <w:framePr w:hSpace="180" w:wrap="around" w:vAnchor="text" w:hAnchor="margin" w:xAlign="center" w:y="757"/>
                    <w:spacing w:after="0" w:line="240" w:lineRule="auto"/>
                  </w:pPr>
                  <w:r w:rsidRPr="00AA5018">
                    <w:t>Ingredient V</w:t>
                  </w:r>
                </w:p>
              </w:tc>
              <w:tc>
                <w:tcPr>
                  <w:tcW w:w="0" w:type="auto"/>
                  <w:tcBorders>
                    <w:top w:val="single" w:sz="2" w:space="0" w:color="auto"/>
                    <w:left w:val="single" w:sz="6" w:space="0" w:color="auto"/>
                    <w:bottom w:val="single" w:sz="6" w:space="0" w:color="auto"/>
                    <w:right w:val="single" w:sz="2" w:space="0" w:color="auto"/>
                  </w:tcBorders>
                  <w:vAlign w:val="bottom"/>
                  <w:hideMark/>
                </w:tcPr>
                <w:p w14:paraId="17544F4A" w14:textId="77777777" w:rsidR="00AA5018" w:rsidRPr="00AA5018" w:rsidRDefault="00AA5018" w:rsidP="00D5327E">
                  <w:pPr>
                    <w:framePr w:hSpace="180" w:wrap="around" w:vAnchor="text" w:hAnchor="margin" w:xAlign="center" w:y="757"/>
                    <w:spacing w:after="0" w:line="240" w:lineRule="auto"/>
                  </w:pPr>
                  <w:r w:rsidRPr="00AA5018">
                    <w:t>110</w:t>
                  </w:r>
                </w:p>
              </w:tc>
              <w:tc>
                <w:tcPr>
                  <w:tcW w:w="0" w:type="auto"/>
                  <w:tcBorders>
                    <w:top w:val="single" w:sz="2" w:space="0" w:color="auto"/>
                    <w:left w:val="single" w:sz="6" w:space="0" w:color="auto"/>
                    <w:bottom w:val="single" w:sz="6" w:space="0" w:color="auto"/>
                    <w:right w:val="single" w:sz="2" w:space="0" w:color="auto"/>
                  </w:tcBorders>
                  <w:vAlign w:val="bottom"/>
                  <w:hideMark/>
                </w:tcPr>
                <w:p w14:paraId="1872877A" w14:textId="77777777" w:rsidR="00AA5018" w:rsidRPr="00AA5018" w:rsidRDefault="00AA5018" w:rsidP="00D5327E">
                  <w:pPr>
                    <w:framePr w:hSpace="180" w:wrap="around" w:vAnchor="text" w:hAnchor="margin" w:xAlign="center" w:y="757"/>
                    <w:spacing w:after="0" w:line="240" w:lineRule="auto"/>
                  </w:pPr>
                  <w:r w:rsidRPr="00AA5018">
                    <w:t>88</w:t>
                  </w:r>
                </w:p>
              </w:tc>
              <w:tc>
                <w:tcPr>
                  <w:tcW w:w="0" w:type="auto"/>
                  <w:tcBorders>
                    <w:top w:val="single" w:sz="2" w:space="0" w:color="auto"/>
                    <w:left w:val="single" w:sz="6" w:space="0" w:color="auto"/>
                    <w:bottom w:val="single" w:sz="6" w:space="0" w:color="auto"/>
                    <w:right w:val="single" w:sz="2" w:space="0" w:color="auto"/>
                  </w:tcBorders>
                  <w:vAlign w:val="bottom"/>
                  <w:hideMark/>
                </w:tcPr>
                <w:p w14:paraId="7CC412A2" w14:textId="77777777" w:rsidR="00AA5018" w:rsidRPr="00AA5018" w:rsidRDefault="00AA5018" w:rsidP="00D5327E">
                  <w:pPr>
                    <w:framePr w:hSpace="180" w:wrap="around" w:vAnchor="text" w:hAnchor="margin" w:xAlign="center" w:y="757"/>
                    <w:spacing w:after="0" w:line="240" w:lineRule="auto"/>
                  </w:pPr>
                  <w:r w:rsidRPr="00AA5018">
                    <w:t>2.5</w:t>
                  </w:r>
                </w:p>
              </w:tc>
              <w:tc>
                <w:tcPr>
                  <w:tcW w:w="0" w:type="auto"/>
                  <w:tcBorders>
                    <w:top w:val="single" w:sz="2" w:space="0" w:color="auto"/>
                    <w:left w:val="single" w:sz="6" w:space="0" w:color="auto"/>
                    <w:bottom w:val="single" w:sz="6" w:space="0" w:color="auto"/>
                    <w:right w:val="single" w:sz="6" w:space="0" w:color="auto"/>
                  </w:tcBorders>
                  <w:vAlign w:val="bottom"/>
                  <w:hideMark/>
                </w:tcPr>
                <w:p w14:paraId="090BBD5A" w14:textId="77777777" w:rsidR="00AA5018" w:rsidRPr="00AA5018" w:rsidRDefault="00AA5018" w:rsidP="00D5327E">
                  <w:pPr>
                    <w:framePr w:hSpace="180" w:wrap="around" w:vAnchor="text" w:hAnchor="margin" w:xAlign="center" w:y="757"/>
                    <w:spacing w:after="0" w:line="240" w:lineRule="auto"/>
                  </w:pPr>
                  <w:r w:rsidRPr="00AA5018">
                    <w:t>4500</w:t>
                  </w:r>
                </w:p>
              </w:tc>
            </w:tr>
          </w:tbl>
          <w:p w14:paraId="1E8E3DA0" w14:textId="77777777" w:rsidR="00AA5018" w:rsidRPr="00AA5018" w:rsidRDefault="00D5327E" w:rsidP="00AA5018">
            <w:del w:id="14" w:author="Jyotheesh Gaddam" w:date="2025-01-21T23:06:00Z" w16du:dateUtc="2025-01-21T12:06:00Z">
              <w:r>
                <w:rPr>
                  <w:noProof/>
                </w:rPr>
              </w:r>
              <w:r w:rsidR="00D5327E">
                <w:rPr>
                  <w:noProof/>
                </w:rPr>
                <w:pict w14:anchorId="6D48D7FB">
                  <v:rect id="_x0000_i1033" alt="" style="width:451.3pt;height:191pt;mso-width-percent:0;mso-height-percent:0;mso-width-percent:0;mso-height-percent:0" o:hralign="center" o:hrstd="t" o:hrnoshade="t" o:hr="t" fillcolor="#ececec" stroked="f"/>
                </w:pict>
              </w:r>
            </w:del>
          </w:p>
          <w:p w14:paraId="51DEDB8C" w14:textId="77777777" w:rsidR="00AA5018" w:rsidRPr="00AA5018" w:rsidRDefault="00AA5018" w:rsidP="00AA5018">
            <w:r w:rsidRPr="00AA5018">
              <w:t>Product Specifications</w:t>
            </w:r>
          </w:p>
          <w:p w14:paraId="6D995B14" w14:textId="77777777" w:rsidR="00AA5018" w:rsidRPr="00AA5018" w:rsidRDefault="00AA5018" w:rsidP="00AA5018">
            <w:r w:rsidRPr="00AA5018">
              <w:t>Each product has specific quality and environmental requirements, as well as demand constraints:</w:t>
            </w:r>
          </w:p>
          <w:tbl>
            <w:tblPr>
              <w:tblW w:w="787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8"/>
              <w:gridCol w:w="1723"/>
              <w:gridCol w:w="3135"/>
              <w:gridCol w:w="1349"/>
            </w:tblGrid>
            <w:tr w:rsidR="00677EFA" w:rsidRPr="007B5FA6" w14:paraId="2DA0B76D" w14:textId="77777777" w:rsidTr="00AA5018">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2F480A93" w14:textId="77777777" w:rsidR="00AA5018" w:rsidRPr="00AA5018" w:rsidRDefault="00AA5018" w:rsidP="00D5327E">
                  <w:pPr>
                    <w:framePr w:hSpace="180" w:wrap="around" w:vAnchor="text" w:hAnchor="margin" w:xAlign="center" w:y="757"/>
                    <w:spacing w:after="0" w:line="240" w:lineRule="auto"/>
                  </w:pPr>
                  <w:r w:rsidRPr="00AA5018">
                    <w:t>Product</w:t>
                  </w:r>
                </w:p>
              </w:tc>
              <w:tc>
                <w:tcPr>
                  <w:tcW w:w="0" w:type="auto"/>
                  <w:tcBorders>
                    <w:top w:val="single" w:sz="6" w:space="0" w:color="auto"/>
                    <w:left w:val="single" w:sz="6" w:space="0" w:color="auto"/>
                    <w:bottom w:val="single" w:sz="6" w:space="0" w:color="auto"/>
                    <w:right w:val="single" w:sz="2" w:space="0" w:color="auto"/>
                  </w:tcBorders>
                  <w:vAlign w:val="bottom"/>
                  <w:hideMark/>
                </w:tcPr>
                <w:p w14:paraId="79CA6A10" w14:textId="77777777" w:rsidR="00AA5018" w:rsidRPr="00AA5018" w:rsidRDefault="00AA5018" w:rsidP="00D5327E">
                  <w:pPr>
                    <w:framePr w:hSpace="180" w:wrap="around" w:vAnchor="text" w:hAnchor="margin" w:xAlign="center" w:y="757"/>
                    <w:spacing w:after="0" w:line="240" w:lineRule="auto"/>
                  </w:pPr>
                  <w:r w:rsidRPr="00AA5018">
                    <w:t>Minimum Quality</w:t>
                  </w:r>
                </w:p>
              </w:tc>
              <w:tc>
                <w:tcPr>
                  <w:tcW w:w="0" w:type="auto"/>
                  <w:tcBorders>
                    <w:top w:val="single" w:sz="6" w:space="0" w:color="auto"/>
                    <w:left w:val="single" w:sz="6" w:space="0" w:color="auto"/>
                    <w:bottom w:val="single" w:sz="6" w:space="0" w:color="auto"/>
                    <w:right w:val="single" w:sz="2" w:space="0" w:color="auto"/>
                  </w:tcBorders>
                  <w:vAlign w:val="bottom"/>
                  <w:hideMark/>
                </w:tcPr>
                <w:p w14:paraId="6553DEA6" w14:textId="77777777" w:rsidR="00AA5018" w:rsidRPr="00AA5018" w:rsidRDefault="00AA5018" w:rsidP="00D5327E">
                  <w:pPr>
                    <w:framePr w:hSpace="180" w:wrap="around" w:vAnchor="text" w:hAnchor="margin" w:xAlign="center" w:y="757"/>
                    <w:spacing w:after="0" w:line="240" w:lineRule="auto"/>
                  </w:pPr>
                  <w:r w:rsidRPr="00AA5018">
                    <w:t>Maximum Environmental Impact</w:t>
                  </w:r>
                </w:p>
              </w:tc>
              <w:tc>
                <w:tcPr>
                  <w:tcW w:w="0" w:type="auto"/>
                  <w:tcBorders>
                    <w:top w:val="single" w:sz="6" w:space="0" w:color="auto"/>
                    <w:left w:val="single" w:sz="6" w:space="0" w:color="auto"/>
                    <w:bottom w:val="single" w:sz="6" w:space="0" w:color="auto"/>
                    <w:right w:val="single" w:sz="6" w:space="0" w:color="auto"/>
                  </w:tcBorders>
                  <w:vAlign w:val="bottom"/>
                  <w:hideMark/>
                </w:tcPr>
                <w:p w14:paraId="5D916370" w14:textId="77777777" w:rsidR="00AA5018" w:rsidRPr="00AA5018" w:rsidRDefault="00AA5018" w:rsidP="00D5327E">
                  <w:pPr>
                    <w:framePr w:hSpace="180" w:wrap="around" w:vAnchor="text" w:hAnchor="margin" w:xAlign="center" w:y="757"/>
                    <w:spacing w:after="0" w:line="240" w:lineRule="auto"/>
                  </w:pPr>
                  <w:r w:rsidRPr="00AA5018">
                    <w:t>Demand (kg)</w:t>
                  </w:r>
                </w:p>
              </w:tc>
            </w:tr>
            <w:tr w:rsidR="00677EFA" w:rsidRPr="007B5FA6" w14:paraId="03ED82A9" w14:textId="77777777" w:rsidTr="00AA5018">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9A98E1E" w14:textId="77777777" w:rsidR="00AA5018" w:rsidRPr="00AA5018" w:rsidRDefault="00AA5018" w:rsidP="00D5327E">
                  <w:pPr>
                    <w:framePr w:hSpace="180" w:wrap="around" w:vAnchor="text" w:hAnchor="margin" w:xAlign="center" w:y="757"/>
                    <w:spacing w:after="0" w:line="240" w:lineRule="auto"/>
                  </w:pPr>
                  <w:proofErr w:type="spellStart"/>
                  <w:r w:rsidRPr="00AA5018">
                    <w:t>EcoResin</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48BDCD3F" w14:textId="77777777" w:rsidR="00AA5018" w:rsidRPr="00AA5018" w:rsidRDefault="00AA5018" w:rsidP="00D5327E">
                  <w:pPr>
                    <w:framePr w:hSpace="180" w:wrap="around" w:vAnchor="text" w:hAnchor="margin" w:xAlign="center" w:y="757"/>
                    <w:spacing w:after="0" w:line="240" w:lineRule="auto"/>
                  </w:pPr>
                  <w:r w:rsidRPr="00AA5018">
                    <w:t>80</w:t>
                  </w:r>
                </w:p>
              </w:tc>
              <w:tc>
                <w:tcPr>
                  <w:tcW w:w="0" w:type="auto"/>
                  <w:tcBorders>
                    <w:top w:val="single" w:sz="2" w:space="0" w:color="auto"/>
                    <w:left w:val="single" w:sz="6" w:space="0" w:color="auto"/>
                    <w:bottom w:val="single" w:sz="6" w:space="0" w:color="auto"/>
                    <w:right w:val="single" w:sz="2" w:space="0" w:color="auto"/>
                  </w:tcBorders>
                  <w:vAlign w:val="bottom"/>
                  <w:hideMark/>
                </w:tcPr>
                <w:p w14:paraId="3477B424" w14:textId="77777777" w:rsidR="00AA5018" w:rsidRPr="00AA5018" w:rsidRDefault="00AA5018" w:rsidP="00D5327E">
                  <w:pPr>
                    <w:framePr w:hSpace="180" w:wrap="around" w:vAnchor="text" w:hAnchor="margin" w:xAlign="center" w:y="757"/>
                    <w:spacing w:after="0" w:line="240" w:lineRule="auto"/>
                  </w:pPr>
                  <w:r w:rsidRPr="00AA5018">
                    <w:t>3.5</w:t>
                  </w:r>
                </w:p>
              </w:tc>
              <w:tc>
                <w:tcPr>
                  <w:tcW w:w="0" w:type="auto"/>
                  <w:tcBorders>
                    <w:top w:val="single" w:sz="2" w:space="0" w:color="auto"/>
                    <w:left w:val="single" w:sz="6" w:space="0" w:color="auto"/>
                    <w:bottom w:val="single" w:sz="6" w:space="0" w:color="auto"/>
                    <w:right w:val="single" w:sz="6" w:space="0" w:color="auto"/>
                  </w:tcBorders>
                  <w:vAlign w:val="bottom"/>
                  <w:hideMark/>
                </w:tcPr>
                <w:p w14:paraId="6F46A324" w14:textId="77777777" w:rsidR="00AA5018" w:rsidRPr="00AA5018" w:rsidRDefault="00AA5018" w:rsidP="00D5327E">
                  <w:pPr>
                    <w:framePr w:hSpace="180" w:wrap="around" w:vAnchor="text" w:hAnchor="margin" w:xAlign="center" w:y="757"/>
                    <w:spacing w:after="0" w:line="240" w:lineRule="auto"/>
                  </w:pPr>
                  <w:r w:rsidRPr="00AA5018">
                    <w:t>4000</w:t>
                  </w:r>
                </w:p>
              </w:tc>
            </w:tr>
            <w:tr w:rsidR="00677EFA" w:rsidRPr="007B5FA6" w14:paraId="4E0DF907" w14:textId="77777777" w:rsidTr="00AA5018">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9BA3422" w14:textId="77777777" w:rsidR="00AA5018" w:rsidRPr="00AA5018" w:rsidRDefault="00AA5018" w:rsidP="00D5327E">
                  <w:pPr>
                    <w:framePr w:hSpace="180" w:wrap="around" w:vAnchor="text" w:hAnchor="margin" w:xAlign="center" w:y="757"/>
                    <w:spacing w:after="0" w:line="240" w:lineRule="auto"/>
                  </w:pPr>
                  <w:proofErr w:type="spellStart"/>
                  <w:r w:rsidRPr="00AA5018">
                    <w:t>BioPlastic</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076ED2AC" w14:textId="77777777" w:rsidR="00AA5018" w:rsidRPr="00AA5018" w:rsidRDefault="00AA5018" w:rsidP="00D5327E">
                  <w:pPr>
                    <w:framePr w:hSpace="180" w:wrap="around" w:vAnchor="text" w:hAnchor="margin" w:xAlign="center" w:y="757"/>
                    <w:spacing w:after="0" w:line="240" w:lineRule="auto"/>
                  </w:pPr>
                  <w:r w:rsidRPr="00AA5018">
                    <w:t>85</w:t>
                  </w:r>
                </w:p>
              </w:tc>
              <w:tc>
                <w:tcPr>
                  <w:tcW w:w="0" w:type="auto"/>
                  <w:tcBorders>
                    <w:top w:val="single" w:sz="2" w:space="0" w:color="auto"/>
                    <w:left w:val="single" w:sz="6" w:space="0" w:color="auto"/>
                    <w:bottom w:val="single" w:sz="6" w:space="0" w:color="auto"/>
                    <w:right w:val="single" w:sz="2" w:space="0" w:color="auto"/>
                  </w:tcBorders>
                  <w:vAlign w:val="bottom"/>
                  <w:hideMark/>
                </w:tcPr>
                <w:p w14:paraId="4194CD8D" w14:textId="77777777" w:rsidR="00AA5018" w:rsidRPr="00AA5018" w:rsidRDefault="00AA5018" w:rsidP="00D5327E">
                  <w:pPr>
                    <w:framePr w:hSpace="180" w:wrap="around" w:vAnchor="text" w:hAnchor="margin" w:xAlign="center" w:y="757"/>
                    <w:spacing w:after="0" w:line="240" w:lineRule="auto"/>
                  </w:pPr>
                  <w:r w:rsidRPr="00AA5018">
                    <w:t>3.0</w:t>
                  </w:r>
                </w:p>
              </w:tc>
              <w:tc>
                <w:tcPr>
                  <w:tcW w:w="0" w:type="auto"/>
                  <w:tcBorders>
                    <w:top w:val="single" w:sz="2" w:space="0" w:color="auto"/>
                    <w:left w:val="single" w:sz="6" w:space="0" w:color="auto"/>
                    <w:bottom w:val="single" w:sz="6" w:space="0" w:color="auto"/>
                    <w:right w:val="single" w:sz="6" w:space="0" w:color="auto"/>
                  </w:tcBorders>
                  <w:vAlign w:val="bottom"/>
                  <w:hideMark/>
                </w:tcPr>
                <w:p w14:paraId="049E757D" w14:textId="77777777" w:rsidR="00AA5018" w:rsidRPr="00AA5018" w:rsidRDefault="00AA5018" w:rsidP="00D5327E">
                  <w:pPr>
                    <w:framePr w:hSpace="180" w:wrap="around" w:vAnchor="text" w:hAnchor="margin" w:xAlign="center" w:y="757"/>
                    <w:spacing w:after="0" w:line="240" w:lineRule="auto"/>
                  </w:pPr>
                  <w:r w:rsidRPr="00AA5018">
                    <w:t>6000</w:t>
                  </w:r>
                </w:p>
              </w:tc>
            </w:tr>
            <w:tr w:rsidR="00677EFA" w:rsidRPr="007B5FA6" w14:paraId="0C73A0BF" w14:textId="77777777" w:rsidTr="00AA5018">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917595D" w14:textId="77777777" w:rsidR="00AA5018" w:rsidRPr="00AA5018" w:rsidRDefault="00AA5018" w:rsidP="00D5327E">
                  <w:pPr>
                    <w:framePr w:hSpace="180" w:wrap="around" w:vAnchor="text" w:hAnchor="margin" w:xAlign="center" w:y="757"/>
                    <w:spacing w:after="0" w:line="240" w:lineRule="auto"/>
                  </w:pPr>
                  <w:proofErr w:type="spellStart"/>
                  <w:r w:rsidRPr="00AA5018">
                    <w:t>GreenAdhesive</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5FCBF3C3" w14:textId="77777777" w:rsidR="00AA5018" w:rsidRPr="00AA5018" w:rsidRDefault="00AA5018" w:rsidP="00D5327E">
                  <w:pPr>
                    <w:framePr w:hSpace="180" w:wrap="around" w:vAnchor="text" w:hAnchor="margin" w:xAlign="center" w:y="757"/>
                    <w:spacing w:after="0" w:line="240" w:lineRule="auto"/>
                  </w:pPr>
                  <w:r w:rsidRPr="00AA5018">
                    <w:t>90</w:t>
                  </w:r>
                </w:p>
              </w:tc>
              <w:tc>
                <w:tcPr>
                  <w:tcW w:w="0" w:type="auto"/>
                  <w:tcBorders>
                    <w:top w:val="single" w:sz="2" w:space="0" w:color="auto"/>
                    <w:left w:val="single" w:sz="6" w:space="0" w:color="auto"/>
                    <w:bottom w:val="single" w:sz="6" w:space="0" w:color="auto"/>
                    <w:right w:val="single" w:sz="2" w:space="0" w:color="auto"/>
                  </w:tcBorders>
                  <w:vAlign w:val="bottom"/>
                  <w:hideMark/>
                </w:tcPr>
                <w:p w14:paraId="2E537BC6" w14:textId="77777777" w:rsidR="00AA5018" w:rsidRPr="00AA5018" w:rsidRDefault="00AA5018" w:rsidP="00D5327E">
                  <w:pPr>
                    <w:framePr w:hSpace="180" w:wrap="around" w:vAnchor="text" w:hAnchor="margin" w:xAlign="center" w:y="757"/>
                    <w:spacing w:after="0" w:line="240" w:lineRule="auto"/>
                  </w:pPr>
                  <w:r w:rsidRPr="00AA5018">
                    <w:t>2.8</w:t>
                  </w:r>
                </w:p>
              </w:tc>
              <w:tc>
                <w:tcPr>
                  <w:tcW w:w="0" w:type="auto"/>
                  <w:tcBorders>
                    <w:top w:val="single" w:sz="2" w:space="0" w:color="auto"/>
                    <w:left w:val="single" w:sz="6" w:space="0" w:color="auto"/>
                    <w:bottom w:val="single" w:sz="6" w:space="0" w:color="auto"/>
                    <w:right w:val="single" w:sz="6" w:space="0" w:color="auto"/>
                  </w:tcBorders>
                  <w:vAlign w:val="bottom"/>
                  <w:hideMark/>
                </w:tcPr>
                <w:p w14:paraId="53C01F0A" w14:textId="77777777" w:rsidR="00AA5018" w:rsidRPr="00AA5018" w:rsidRDefault="00AA5018" w:rsidP="00D5327E">
                  <w:pPr>
                    <w:framePr w:hSpace="180" w:wrap="around" w:vAnchor="text" w:hAnchor="margin" w:xAlign="center" w:y="757"/>
                    <w:spacing w:after="0" w:line="240" w:lineRule="auto"/>
                  </w:pPr>
                  <w:r w:rsidRPr="00AA5018">
                    <w:t>3000</w:t>
                  </w:r>
                </w:p>
              </w:tc>
            </w:tr>
          </w:tbl>
          <w:p w14:paraId="4AEA7842" w14:textId="77777777" w:rsidR="00AA5018" w:rsidRPr="00AA5018" w:rsidRDefault="00D5327E" w:rsidP="00AA5018">
            <w:del w:id="15" w:author="Jyotheesh Gaddam" w:date="2025-01-21T23:06:00Z" w16du:dateUtc="2025-01-21T12:06:00Z">
              <w:r>
                <w:rPr>
                  <w:noProof/>
                </w:rPr>
              </w:r>
              <w:r w:rsidR="00D5327E">
                <w:rPr>
                  <w:noProof/>
                </w:rPr>
                <w:pict w14:anchorId="5452546D">
                  <v:rect id="_x0000_i1034" alt="" style="width:451.3pt;height:191pt;mso-width-percent:0;mso-height-percent:0;mso-width-percent:0;mso-height-percent:0" o:hralign="center" o:hrstd="t" o:hrnoshade="t" o:hr="t" fillcolor="#ececec" stroked="f"/>
                </w:pict>
              </w:r>
            </w:del>
          </w:p>
          <w:p w14:paraId="201450A6" w14:textId="77777777" w:rsidR="00AA5018" w:rsidRPr="00AA5018" w:rsidRDefault="00AA5018" w:rsidP="00AA5018">
            <w:r w:rsidRPr="00AA5018">
              <w:t>Objective and Constraints</w:t>
            </w:r>
          </w:p>
          <w:p w14:paraId="4666AD85" w14:textId="77777777" w:rsidR="00AA5018" w:rsidRPr="00AA5018" w:rsidRDefault="00AA5018" w:rsidP="00AA5018">
            <w:r w:rsidRPr="00AA5018">
              <w:t>The objective is to minimize the total production cost while achieving the following goals:</w:t>
            </w:r>
          </w:p>
          <w:p w14:paraId="6C1BB083" w14:textId="77777777" w:rsidR="00AA5018" w:rsidRPr="00AA5018" w:rsidRDefault="00AA5018" w:rsidP="00AA5018">
            <w:pPr>
              <w:numPr>
                <w:ilvl w:val="0"/>
                <w:numId w:val="32"/>
              </w:numPr>
            </w:pPr>
            <w:r w:rsidRPr="00AA5018">
              <w:t>Meet the minimum quality standards for each product.</w:t>
            </w:r>
          </w:p>
          <w:p w14:paraId="7D4F92B0" w14:textId="77777777" w:rsidR="00AA5018" w:rsidRPr="00AA5018" w:rsidRDefault="00AA5018" w:rsidP="00AA5018">
            <w:pPr>
              <w:numPr>
                <w:ilvl w:val="0"/>
                <w:numId w:val="32"/>
              </w:numPr>
            </w:pPr>
            <w:r w:rsidRPr="00AA5018">
              <w:t>Ensure that the environmental impact of each product remains below the specified limits.</w:t>
            </w:r>
          </w:p>
          <w:p w14:paraId="70BB68F0" w14:textId="77777777" w:rsidR="00AA5018" w:rsidRPr="00AA5018" w:rsidRDefault="00AA5018" w:rsidP="00AA5018">
            <w:pPr>
              <w:numPr>
                <w:ilvl w:val="0"/>
                <w:numId w:val="32"/>
              </w:numPr>
            </w:pPr>
            <w:r w:rsidRPr="00AA5018">
              <w:t>Fulfill the demand for each product.</w:t>
            </w:r>
          </w:p>
          <w:p w14:paraId="60B5BAE4" w14:textId="77777777" w:rsidR="00AA5018" w:rsidRPr="00AA5018" w:rsidRDefault="00AA5018" w:rsidP="00AA5018">
            <w:pPr>
              <w:numPr>
                <w:ilvl w:val="0"/>
                <w:numId w:val="32"/>
              </w:numPr>
            </w:pPr>
            <w:r w:rsidRPr="00AA5018">
              <w:t>Adhere to the supply constraints for each ingredient.</w:t>
            </w:r>
          </w:p>
          <w:p w14:paraId="159848D0" w14:textId="77777777" w:rsidR="00654A05" w:rsidRPr="007B5FA6" w:rsidRDefault="00654A05" w:rsidP="00685CB1"/>
        </w:tc>
        <w:tc>
          <w:tcPr>
            <w:tcW w:w="7080" w:type="dxa"/>
          </w:tcPr>
          <w:p w14:paraId="12D85A89" w14:textId="77777777" w:rsidR="00B72043" w:rsidRPr="00B72043" w:rsidRDefault="00B72043" w:rsidP="00B72043">
            <w:pPr>
              <w:rPr>
                <w:u w:val="single"/>
              </w:rPr>
            </w:pPr>
            <w:r w:rsidRPr="00B72043">
              <w:rPr>
                <w:u w:val="single"/>
              </w:rPr>
              <w:lastRenderedPageBreak/>
              <w:t xml:space="preserve">Entities: Ingredients = {X, Y, Z, W, V} </w:t>
            </w:r>
            <w:proofErr w:type="gramStart"/>
            <w:r w:rsidRPr="00B72043">
              <w:rPr>
                <w:u w:val="single"/>
              </w:rPr>
              <w:t xml:space="preserve">( </w:t>
            </w:r>
            <w:proofErr w:type="spellStart"/>
            <w:r w:rsidRPr="00B72043">
              <w:rPr>
                <w:u w:val="single"/>
              </w:rPr>
              <w:t>i</w:t>
            </w:r>
            <w:proofErr w:type="spellEnd"/>
            <w:proofErr w:type="gramEnd"/>
            <w:r w:rsidRPr="00B72043">
              <w:rPr>
                <w:u w:val="single"/>
              </w:rPr>
              <w:t xml:space="preserve"> = </w:t>
            </w:r>
            <w:proofErr w:type="gramStart"/>
            <w:r w:rsidRPr="00B72043">
              <w:rPr>
                <w:u w:val="single"/>
              </w:rPr>
              <w:t>1..</w:t>
            </w:r>
            <w:proofErr w:type="gramEnd"/>
            <w:r w:rsidRPr="00B72043">
              <w:rPr>
                <w:u w:val="single"/>
              </w:rPr>
              <w:t>5), Products = {</w:t>
            </w:r>
            <w:proofErr w:type="spellStart"/>
            <w:r w:rsidRPr="00B72043">
              <w:rPr>
                <w:u w:val="single"/>
              </w:rPr>
              <w:t>EcoResin</w:t>
            </w:r>
            <w:proofErr w:type="spellEnd"/>
            <w:r w:rsidRPr="00B72043">
              <w:rPr>
                <w:u w:val="single"/>
              </w:rPr>
              <w:t xml:space="preserve">, </w:t>
            </w:r>
            <w:proofErr w:type="spellStart"/>
            <w:r w:rsidRPr="00B72043">
              <w:rPr>
                <w:u w:val="single"/>
              </w:rPr>
              <w:t>BioPlastic</w:t>
            </w:r>
            <w:proofErr w:type="spellEnd"/>
            <w:r w:rsidRPr="00B72043">
              <w:rPr>
                <w:u w:val="single"/>
              </w:rPr>
              <w:t xml:space="preserve">, </w:t>
            </w:r>
            <w:proofErr w:type="spellStart"/>
            <w:r w:rsidRPr="00B72043">
              <w:rPr>
                <w:u w:val="single"/>
              </w:rPr>
              <w:t>GreenAdhesive</w:t>
            </w:r>
            <w:proofErr w:type="spellEnd"/>
            <w:r w:rsidRPr="00B72043">
              <w:rPr>
                <w:u w:val="single"/>
              </w:rPr>
              <w:t xml:space="preserve">} (j = </w:t>
            </w:r>
            <w:proofErr w:type="gramStart"/>
            <w:r w:rsidRPr="00B72043">
              <w:rPr>
                <w:u w:val="single"/>
              </w:rPr>
              <w:t>1..</w:t>
            </w:r>
            <w:proofErr w:type="gramEnd"/>
            <w:r w:rsidRPr="00B72043">
              <w:rPr>
                <w:u w:val="single"/>
              </w:rPr>
              <w:t>3)</w:t>
            </w:r>
          </w:p>
          <w:p w14:paraId="1115F2B8" w14:textId="77777777" w:rsidR="00B72043" w:rsidRPr="00B72043" w:rsidRDefault="00B72043" w:rsidP="00B72043">
            <w:pPr>
              <w:rPr>
                <w:u w:val="single"/>
              </w:rPr>
            </w:pPr>
            <w:r w:rsidRPr="00B72043">
              <w:rPr>
                <w:u w:val="single"/>
              </w:rPr>
              <w:t xml:space="preserve">Parameters: </w:t>
            </w:r>
            <w:proofErr w:type="spellStart"/>
            <w:r w:rsidRPr="00B72043">
              <w:rPr>
                <w:u w:val="single"/>
              </w:rPr>
              <w:t>s_i</w:t>
            </w:r>
            <w:proofErr w:type="spellEnd"/>
            <w:r w:rsidRPr="00B72043">
              <w:rPr>
                <w:u w:val="single"/>
              </w:rPr>
              <w:t xml:space="preserve"> supply of Ingredient </w:t>
            </w:r>
            <w:proofErr w:type="spellStart"/>
            <w:r w:rsidRPr="00B72043">
              <w:rPr>
                <w:u w:val="single"/>
              </w:rPr>
              <w:t>i</w:t>
            </w:r>
            <w:proofErr w:type="spellEnd"/>
            <w:r w:rsidRPr="00B72043">
              <w:rPr>
                <w:u w:val="single"/>
              </w:rPr>
              <w:t xml:space="preserve">, for </w:t>
            </w:r>
            <w:proofErr w:type="spellStart"/>
            <w:r w:rsidRPr="00B72043">
              <w:rPr>
                <w:u w:val="single"/>
              </w:rPr>
              <w:t>i</w:t>
            </w:r>
            <w:proofErr w:type="spellEnd"/>
            <w:r w:rsidRPr="00B72043">
              <w:rPr>
                <w:u w:val="single"/>
              </w:rPr>
              <w:t xml:space="preserve"> = </w:t>
            </w:r>
            <w:proofErr w:type="gramStart"/>
            <w:r w:rsidRPr="00B72043">
              <w:rPr>
                <w:u w:val="single"/>
              </w:rPr>
              <w:t>1..</w:t>
            </w:r>
            <w:proofErr w:type="gramEnd"/>
            <w:r w:rsidRPr="00B72043">
              <w:rPr>
                <w:u w:val="single"/>
              </w:rPr>
              <w:t>5</w:t>
            </w:r>
          </w:p>
          <w:p w14:paraId="120D321F" w14:textId="77777777" w:rsidR="00B72043" w:rsidRPr="00B72043" w:rsidRDefault="00B72043" w:rsidP="00B72043">
            <w:pPr>
              <w:rPr>
                <w:u w:val="single"/>
              </w:rPr>
            </w:pPr>
            <w:proofErr w:type="spellStart"/>
            <w:r w:rsidRPr="00B72043">
              <w:rPr>
                <w:u w:val="single"/>
              </w:rPr>
              <w:t>c_i</w:t>
            </w:r>
            <w:proofErr w:type="spellEnd"/>
            <w:r w:rsidRPr="00B72043">
              <w:rPr>
                <w:u w:val="single"/>
              </w:rPr>
              <w:t xml:space="preserve"> is the cost per kg of Ingredient </w:t>
            </w:r>
            <w:proofErr w:type="spellStart"/>
            <w:r w:rsidRPr="00B72043">
              <w:rPr>
                <w:u w:val="single"/>
              </w:rPr>
              <w:t>i</w:t>
            </w:r>
            <w:proofErr w:type="spellEnd"/>
            <w:r w:rsidRPr="00B72043">
              <w:rPr>
                <w:u w:val="single"/>
              </w:rPr>
              <w:t>,</w:t>
            </w:r>
          </w:p>
          <w:p w14:paraId="1F48885C" w14:textId="77777777" w:rsidR="00B72043" w:rsidRPr="00B72043" w:rsidRDefault="00B72043" w:rsidP="00B72043">
            <w:pPr>
              <w:rPr>
                <w:u w:val="single"/>
              </w:rPr>
            </w:pPr>
            <w:r w:rsidRPr="00B72043">
              <w:rPr>
                <w:u w:val="single"/>
              </w:rPr>
              <w:t>Decision Variables</w:t>
            </w:r>
          </w:p>
          <w:p w14:paraId="3CA3F4A2" w14:textId="77777777" w:rsidR="00B72043" w:rsidRPr="00B72043" w:rsidRDefault="00B72043" w:rsidP="00B72043">
            <w:pPr>
              <w:rPr>
                <w:u w:val="single"/>
              </w:rPr>
            </w:pPr>
            <w:r w:rsidRPr="00B72043">
              <w:rPr>
                <w:u w:val="single"/>
              </w:rPr>
              <w:t>Let x_{</w:t>
            </w:r>
            <w:proofErr w:type="spellStart"/>
            <w:proofErr w:type="gramStart"/>
            <w:r w:rsidRPr="00B72043">
              <w:rPr>
                <w:u w:val="single"/>
              </w:rPr>
              <w:t>i,j</w:t>
            </w:r>
            <w:proofErr w:type="spellEnd"/>
            <w:proofErr w:type="gramEnd"/>
            <w:r w:rsidRPr="00B72043">
              <w:rPr>
                <w:u w:val="single"/>
              </w:rPr>
              <w:t xml:space="preserve">} for </w:t>
            </w:r>
            <w:proofErr w:type="spellStart"/>
            <w:r w:rsidRPr="00B72043">
              <w:rPr>
                <w:u w:val="single"/>
              </w:rPr>
              <w:t>i</w:t>
            </w:r>
            <w:proofErr w:type="spellEnd"/>
            <w:r w:rsidRPr="00B72043">
              <w:rPr>
                <w:u w:val="single"/>
              </w:rPr>
              <w:t xml:space="preserve"> in Ingredients (</w:t>
            </w:r>
            <w:proofErr w:type="spellStart"/>
            <w:r w:rsidRPr="00B72043">
              <w:rPr>
                <w:u w:val="single"/>
              </w:rPr>
              <w:t>i</w:t>
            </w:r>
            <w:proofErr w:type="spellEnd"/>
            <w:r w:rsidRPr="00B72043">
              <w:rPr>
                <w:u w:val="single"/>
              </w:rPr>
              <w:t>=</w:t>
            </w:r>
            <w:proofErr w:type="gramStart"/>
            <w:r w:rsidRPr="00B72043">
              <w:rPr>
                <w:u w:val="single"/>
              </w:rPr>
              <w:t>1..</w:t>
            </w:r>
            <w:proofErr w:type="gramEnd"/>
            <w:r w:rsidRPr="00B72043">
              <w:rPr>
                <w:u w:val="single"/>
              </w:rPr>
              <w:t xml:space="preserve">5) and j in Products (j = </w:t>
            </w:r>
            <w:proofErr w:type="gramStart"/>
            <w:r w:rsidRPr="00B72043">
              <w:rPr>
                <w:u w:val="single"/>
              </w:rPr>
              <w:t>1..</w:t>
            </w:r>
            <w:proofErr w:type="gramEnd"/>
            <w:r w:rsidRPr="00B72043">
              <w:rPr>
                <w:u w:val="single"/>
              </w:rPr>
              <w:t>3)</w:t>
            </w:r>
          </w:p>
          <w:p w14:paraId="78ECC211" w14:textId="77777777" w:rsidR="00B72043" w:rsidRPr="00B72043" w:rsidRDefault="00B72043" w:rsidP="00B72043">
            <w:pPr>
              <w:rPr>
                <w:u w:val="single"/>
              </w:rPr>
            </w:pPr>
            <w:r w:rsidRPr="00B72043">
              <w:rPr>
                <w:u w:val="single"/>
              </w:rPr>
              <w:t>Objective Function</w:t>
            </w:r>
          </w:p>
          <w:p w14:paraId="2DDDF080" w14:textId="77777777" w:rsidR="00B72043" w:rsidRPr="00B72043" w:rsidRDefault="00B72043" w:rsidP="00B72043">
            <w:pPr>
              <w:rPr>
                <w:u w:val="single"/>
              </w:rPr>
            </w:pPr>
            <w:r w:rsidRPr="00B72043">
              <w:rPr>
                <w:u w:val="single"/>
              </w:rPr>
              <w:t>The objective is to minimize the total cost of production, which is given by:</w:t>
            </w:r>
            <w:r w:rsidRPr="00B72043">
              <w:rPr>
                <w:u w:val="single"/>
              </w:rPr>
              <w:br/>
              <w:t xml:space="preserve"> Minimize: Z = Σ_{</w:t>
            </w:r>
            <w:proofErr w:type="spellStart"/>
            <w:r w:rsidRPr="00B72043">
              <w:rPr>
                <w:u w:val="single"/>
              </w:rPr>
              <w:t>i</w:t>
            </w:r>
            <w:proofErr w:type="spellEnd"/>
            <w:r w:rsidRPr="00B72043">
              <w:rPr>
                <w:u w:val="single"/>
              </w:rPr>
              <w:t>=</w:t>
            </w:r>
            <w:proofErr w:type="gramStart"/>
            <w:r w:rsidRPr="00B72043">
              <w:rPr>
                <w:u w:val="single"/>
              </w:rPr>
              <w:t>1}^</w:t>
            </w:r>
            <w:proofErr w:type="gramEnd"/>
            <w:r w:rsidRPr="00B72043">
              <w:rPr>
                <w:u w:val="single"/>
              </w:rPr>
              <w:t>{5} Σ_{j=</w:t>
            </w:r>
            <w:proofErr w:type="gramStart"/>
            <w:r w:rsidRPr="00B72043">
              <w:rPr>
                <w:u w:val="single"/>
              </w:rPr>
              <w:t>1}^</w:t>
            </w:r>
            <w:proofErr w:type="gramEnd"/>
            <w:r w:rsidRPr="00B72043">
              <w:rPr>
                <w:u w:val="single"/>
              </w:rPr>
              <w:t xml:space="preserve">{3} </w:t>
            </w:r>
            <w:proofErr w:type="spellStart"/>
            <w:r w:rsidRPr="00B72043">
              <w:rPr>
                <w:u w:val="single"/>
              </w:rPr>
              <w:t>c_i</w:t>
            </w:r>
            <w:proofErr w:type="spellEnd"/>
            <w:r w:rsidRPr="00B72043">
              <w:rPr>
                <w:u w:val="single"/>
              </w:rPr>
              <w:t xml:space="preserve"> * x_{</w:t>
            </w:r>
            <w:proofErr w:type="spellStart"/>
            <w:proofErr w:type="gramStart"/>
            <w:r w:rsidRPr="00B72043">
              <w:rPr>
                <w:u w:val="single"/>
              </w:rPr>
              <w:t>i,j</w:t>
            </w:r>
            <w:proofErr w:type="spellEnd"/>
            <w:proofErr w:type="gramEnd"/>
            <w:r w:rsidRPr="00B72043">
              <w:rPr>
                <w:u w:val="single"/>
              </w:rPr>
              <w:t>}</w:t>
            </w:r>
            <w:r w:rsidRPr="00B72043">
              <w:rPr>
                <w:u w:val="single"/>
              </w:rPr>
              <w:br/>
              <w:t xml:space="preserve"> </w:t>
            </w:r>
          </w:p>
          <w:p w14:paraId="36602EC0" w14:textId="77777777" w:rsidR="00B72043" w:rsidRPr="00B72043" w:rsidRDefault="00B72043" w:rsidP="00B72043">
            <w:pPr>
              <w:rPr>
                <w:u w:val="single"/>
              </w:rPr>
            </w:pPr>
            <w:r w:rsidRPr="00B72043">
              <w:rPr>
                <w:u w:val="single"/>
              </w:rPr>
              <w:t>Constraints</w:t>
            </w:r>
          </w:p>
          <w:p w14:paraId="22EE43D5" w14:textId="77777777" w:rsidR="00B72043" w:rsidRPr="00B72043" w:rsidRDefault="00B72043" w:rsidP="00B72043">
            <w:pPr>
              <w:rPr>
                <w:u w:val="single"/>
              </w:rPr>
            </w:pPr>
            <w:r w:rsidRPr="00B72043">
              <w:rPr>
                <w:u w:val="single"/>
              </w:rPr>
              <w:t xml:space="preserve">1. Quality Constraints: </w:t>
            </w:r>
            <w:r w:rsidRPr="00B72043">
              <w:rPr>
                <w:u w:val="single"/>
              </w:rPr>
              <w:br/>
              <w:t>Each product must meet its minimum quality requirement:</w:t>
            </w:r>
            <w:r w:rsidRPr="00B72043">
              <w:rPr>
                <w:u w:val="single"/>
              </w:rPr>
              <w:br/>
              <w:t xml:space="preserve"> - Σ_{</w:t>
            </w:r>
            <w:proofErr w:type="spellStart"/>
            <w:r w:rsidRPr="00B72043">
              <w:rPr>
                <w:u w:val="single"/>
              </w:rPr>
              <w:t>i</w:t>
            </w:r>
            <w:proofErr w:type="spellEnd"/>
            <w:r w:rsidRPr="00B72043">
              <w:rPr>
                <w:u w:val="single"/>
              </w:rPr>
              <w:t xml:space="preserve">=1}^{5} </w:t>
            </w:r>
            <w:proofErr w:type="spellStart"/>
            <w:r w:rsidRPr="00B72043">
              <w:rPr>
                <w:u w:val="single"/>
              </w:rPr>
              <w:t>quality_i</w:t>
            </w:r>
            <w:proofErr w:type="spellEnd"/>
            <w:r w:rsidRPr="00B72043">
              <w:rPr>
                <w:u w:val="single"/>
              </w:rPr>
              <w:t xml:space="preserve"> * x_{i,1} ≥ 80 (</w:t>
            </w:r>
            <w:proofErr w:type="spellStart"/>
            <w:r w:rsidRPr="00B72043">
              <w:rPr>
                <w:u w:val="single"/>
              </w:rPr>
              <w:t>EcoResin</w:t>
            </w:r>
            <w:proofErr w:type="spellEnd"/>
            <w:r w:rsidRPr="00B72043">
              <w:rPr>
                <w:u w:val="single"/>
              </w:rPr>
              <w:t>)</w:t>
            </w:r>
            <w:r w:rsidRPr="00B72043">
              <w:rPr>
                <w:u w:val="single"/>
              </w:rPr>
              <w:br/>
              <w:t xml:space="preserve"> - Σ_{</w:t>
            </w:r>
            <w:proofErr w:type="spellStart"/>
            <w:r w:rsidRPr="00B72043">
              <w:rPr>
                <w:u w:val="single"/>
              </w:rPr>
              <w:t>i</w:t>
            </w:r>
            <w:proofErr w:type="spellEnd"/>
            <w:r w:rsidRPr="00B72043">
              <w:rPr>
                <w:u w:val="single"/>
              </w:rPr>
              <w:t xml:space="preserve">=1}^{5} </w:t>
            </w:r>
            <w:proofErr w:type="spellStart"/>
            <w:r w:rsidRPr="00B72043">
              <w:rPr>
                <w:u w:val="single"/>
              </w:rPr>
              <w:t>quality_i</w:t>
            </w:r>
            <w:proofErr w:type="spellEnd"/>
            <w:r w:rsidRPr="00B72043">
              <w:rPr>
                <w:u w:val="single"/>
              </w:rPr>
              <w:t xml:space="preserve"> * x_{i,2} ≥ 85 (</w:t>
            </w:r>
            <w:proofErr w:type="spellStart"/>
            <w:r w:rsidRPr="00B72043">
              <w:rPr>
                <w:u w:val="single"/>
              </w:rPr>
              <w:t>BioPlastic</w:t>
            </w:r>
            <w:proofErr w:type="spellEnd"/>
            <w:r w:rsidRPr="00B72043">
              <w:rPr>
                <w:u w:val="single"/>
              </w:rPr>
              <w:t>)</w:t>
            </w:r>
            <w:r w:rsidRPr="00B72043">
              <w:rPr>
                <w:u w:val="single"/>
              </w:rPr>
              <w:br/>
              <w:t xml:space="preserve"> - Σ_{</w:t>
            </w:r>
            <w:proofErr w:type="spellStart"/>
            <w:r w:rsidRPr="00B72043">
              <w:rPr>
                <w:u w:val="single"/>
              </w:rPr>
              <w:t>i</w:t>
            </w:r>
            <w:proofErr w:type="spellEnd"/>
            <w:r w:rsidRPr="00B72043">
              <w:rPr>
                <w:u w:val="single"/>
              </w:rPr>
              <w:t xml:space="preserve">=1}^{5} </w:t>
            </w:r>
            <w:proofErr w:type="spellStart"/>
            <w:r w:rsidRPr="00B72043">
              <w:rPr>
                <w:u w:val="single"/>
              </w:rPr>
              <w:t>quality_i</w:t>
            </w:r>
            <w:proofErr w:type="spellEnd"/>
            <w:r w:rsidRPr="00B72043">
              <w:rPr>
                <w:u w:val="single"/>
              </w:rPr>
              <w:t xml:space="preserve"> * x_{i,3} ≥ 90 (</w:t>
            </w:r>
            <w:proofErr w:type="spellStart"/>
            <w:r w:rsidRPr="00B72043">
              <w:rPr>
                <w:u w:val="single"/>
              </w:rPr>
              <w:t>GreenAdhesive</w:t>
            </w:r>
            <w:proofErr w:type="spellEnd"/>
            <w:r w:rsidRPr="00B72043">
              <w:rPr>
                <w:u w:val="single"/>
              </w:rPr>
              <w:t>)</w:t>
            </w:r>
          </w:p>
          <w:p w14:paraId="29AD122E" w14:textId="77777777" w:rsidR="00B72043" w:rsidRPr="00B72043" w:rsidRDefault="00B72043" w:rsidP="00B72043">
            <w:pPr>
              <w:rPr>
                <w:u w:val="single"/>
              </w:rPr>
            </w:pPr>
            <w:r w:rsidRPr="00B72043">
              <w:rPr>
                <w:u w:val="single"/>
              </w:rPr>
              <w:t xml:space="preserve">2. Environmental Impact Constraints: </w:t>
            </w:r>
            <w:r w:rsidRPr="00B72043">
              <w:rPr>
                <w:u w:val="single"/>
              </w:rPr>
              <w:br/>
              <w:t>Each product must have an environmental impact less than or equal to the specified limit:</w:t>
            </w:r>
            <w:r w:rsidRPr="00B72043">
              <w:rPr>
                <w:u w:val="single"/>
              </w:rPr>
              <w:br/>
              <w:t xml:space="preserve"> - Σ_{</w:t>
            </w:r>
            <w:proofErr w:type="spellStart"/>
            <w:r w:rsidRPr="00B72043">
              <w:rPr>
                <w:u w:val="single"/>
              </w:rPr>
              <w:t>i</w:t>
            </w:r>
            <w:proofErr w:type="spellEnd"/>
            <w:r w:rsidRPr="00B72043">
              <w:rPr>
                <w:u w:val="single"/>
              </w:rPr>
              <w:t xml:space="preserve">=1}^{5} </w:t>
            </w:r>
            <w:proofErr w:type="spellStart"/>
            <w:r w:rsidRPr="00B72043">
              <w:rPr>
                <w:u w:val="single"/>
              </w:rPr>
              <w:t>impact_i</w:t>
            </w:r>
            <w:proofErr w:type="spellEnd"/>
            <w:r w:rsidRPr="00B72043">
              <w:rPr>
                <w:u w:val="single"/>
              </w:rPr>
              <w:t xml:space="preserve"> * x_{i,1} ≤ 3.5 (</w:t>
            </w:r>
            <w:proofErr w:type="spellStart"/>
            <w:r w:rsidRPr="00B72043">
              <w:rPr>
                <w:u w:val="single"/>
              </w:rPr>
              <w:t>EcoResin</w:t>
            </w:r>
            <w:proofErr w:type="spellEnd"/>
            <w:r w:rsidRPr="00B72043">
              <w:rPr>
                <w:u w:val="single"/>
              </w:rPr>
              <w:t>)</w:t>
            </w:r>
            <w:r w:rsidRPr="00B72043">
              <w:rPr>
                <w:u w:val="single"/>
              </w:rPr>
              <w:br/>
            </w:r>
            <w:r w:rsidRPr="00B72043">
              <w:rPr>
                <w:u w:val="single"/>
              </w:rPr>
              <w:lastRenderedPageBreak/>
              <w:t xml:space="preserve"> - Σ_{</w:t>
            </w:r>
            <w:proofErr w:type="spellStart"/>
            <w:r w:rsidRPr="00B72043">
              <w:rPr>
                <w:u w:val="single"/>
              </w:rPr>
              <w:t>i</w:t>
            </w:r>
            <w:proofErr w:type="spellEnd"/>
            <w:r w:rsidRPr="00B72043">
              <w:rPr>
                <w:u w:val="single"/>
              </w:rPr>
              <w:t xml:space="preserve">=1}^{5} </w:t>
            </w:r>
            <w:proofErr w:type="spellStart"/>
            <w:r w:rsidRPr="00B72043">
              <w:rPr>
                <w:u w:val="single"/>
              </w:rPr>
              <w:t>impact_i</w:t>
            </w:r>
            <w:proofErr w:type="spellEnd"/>
            <w:r w:rsidRPr="00B72043">
              <w:rPr>
                <w:u w:val="single"/>
              </w:rPr>
              <w:t xml:space="preserve"> * x_{i,2} ≤ 3.0 (</w:t>
            </w:r>
            <w:proofErr w:type="spellStart"/>
            <w:r w:rsidRPr="00B72043">
              <w:rPr>
                <w:u w:val="single"/>
              </w:rPr>
              <w:t>BioPlastic</w:t>
            </w:r>
            <w:proofErr w:type="spellEnd"/>
            <w:r w:rsidRPr="00B72043">
              <w:rPr>
                <w:u w:val="single"/>
              </w:rPr>
              <w:t>)</w:t>
            </w:r>
            <w:r w:rsidRPr="00B72043">
              <w:rPr>
                <w:u w:val="single"/>
              </w:rPr>
              <w:br/>
              <w:t xml:space="preserve"> - Σ_{</w:t>
            </w:r>
            <w:proofErr w:type="spellStart"/>
            <w:r w:rsidRPr="00B72043">
              <w:rPr>
                <w:u w:val="single"/>
              </w:rPr>
              <w:t>i</w:t>
            </w:r>
            <w:proofErr w:type="spellEnd"/>
            <w:r w:rsidRPr="00B72043">
              <w:rPr>
                <w:u w:val="single"/>
              </w:rPr>
              <w:t xml:space="preserve">=1}^{5} </w:t>
            </w:r>
            <w:proofErr w:type="spellStart"/>
            <w:r w:rsidRPr="00B72043">
              <w:rPr>
                <w:u w:val="single"/>
              </w:rPr>
              <w:t>impact_i</w:t>
            </w:r>
            <w:proofErr w:type="spellEnd"/>
            <w:r w:rsidRPr="00B72043">
              <w:rPr>
                <w:u w:val="single"/>
              </w:rPr>
              <w:t xml:space="preserve"> * x_{i,3} ≤ 2.8 (</w:t>
            </w:r>
            <w:proofErr w:type="spellStart"/>
            <w:r w:rsidRPr="00B72043">
              <w:rPr>
                <w:u w:val="single"/>
              </w:rPr>
              <w:t>GreenAdhesive</w:t>
            </w:r>
            <w:proofErr w:type="spellEnd"/>
            <w:r w:rsidRPr="00B72043">
              <w:rPr>
                <w:u w:val="single"/>
              </w:rPr>
              <w:t>)</w:t>
            </w:r>
          </w:p>
          <w:p w14:paraId="6F9F3358" w14:textId="77777777" w:rsidR="00B72043" w:rsidRPr="00B72043" w:rsidRDefault="00B72043" w:rsidP="00B72043">
            <w:pPr>
              <w:rPr>
                <w:u w:val="single"/>
              </w:rPr>
            </w:pPr>
            <w:r w:rsidRPr="00B72043">
              <w:rPr>
                <w:u w:val="single"/>
              </w:rPr>
              <w:t xml:space="preserve">3. Demand Constraints: </w:t>
            </w:r>
            <w:r w:rsidRPr="00B72043">
              <w:rPr>
                <w:u w:val="single"/>
              </w:rPr>
              <w:br/>
              <w:t>The refinery must meet the demand for each product:</w:t>
            </w:r>
            <w:r w:rsidRPr="00B72043">
              <w:rPr>
                <w:u w:val="single"/>
              </w:rPr>
              <w:br/>
              <w:t xml:space="preserve"> - Σ_{</w:t>
            </w:r>
            <w:proofErr w:type="spellStart"/>
            <w:r w:rsidRPr="00B72043">
              <w:rPr>
                <w:u w:val="single"/>
              </w:rPr>
              <w:t>i</w:t>
            </w:r>
            <w:proofErr w:type="spellEnd"/>
            <w:r w:rsidRPr="00B72043">
              <w:rPr>
                <w:u w:val="single"/>
              </w:rPr>
              <w:t>=1}^{5} x_{i,1} &gt;= 4000 kg (</w:t>
            </w:r>
            <w:proofErr w:type="spellStart"/>
            <w:r w:rsidRPr="00B72043">
              <w:rPr>
                <w:u w:val="single"/>
              </w:rPr>
              <w:t>EcoResin</w:t>
            </w:r>
            <w:proofErr w:type="spellEnd"/>
            <w:r w:rsidRPr="00B72043">
              <w:rPr>
                <w:u w:val="single"/>
              </w:rPr>
              <w:t>)</w:t>
            </w:r>
            <w:r w:rsidRPr="00B72043">
              <w:rPr>
                <w:u w:val="single"/>
              </w:rPr>
              <w:br/>
              <w:t xml:space="preserve"> - Σ_{</w:t>
            </w:r>
            <w:proofErr w:type="spellStart"/>
            <w:r w:rsidRPr="00B72043">
              <w:rPr>
                <w:u w:val="single"/>
              </w:rPr>
              <w:t>i</w:t>
            </w:r>
            <w:proofErr w:type="spellEnd"/>
            <w:r w:rsidRPr="00B72043">
              <w:rPr>
                <w:u w:val="single"/>
              </w:rPr>
              <w:t>=1}^{5} x_{i,2} &gt;= 6000 kg (</w:t>
            </w:r>
            <w:proofErr w:type="spellStart"/>
            <w:r w:rsidRPr="00B72043">
              <w:rPr>
                <w:u w:val="single"/>
              </w:rPr>
              <w:t>BioPlastic</w:t>
            </w:r>
            <w:proofErr w:type="spellEnd"/>
            <w:r w:rsidRPr="00B72043">
              <w:rPr>
                <w:u w:val="single"/>
              </w:rPr>
              <w:t>)</w:t>
            </w:r>
            <w:r w:rsidRPr="00B72043">
              <w:rPr>
                <w:u w:val="single"/>
              </w:rPr>
              <w:br/>
              <w:t xml:space="preserve"> - Σ_{</w:t>
            </w:r>
            <w:proofErr w:type="spellStart"/>
            <w:r w:rsidRPr="00B72043">
              <w:rPr>
                <w:u w:val="single"/>
              </w:rPr>
              <w:t>i</w:t>
            </w:r>
            <w:proofErr w:type="spellEnd"/>
            <w:r w:rsidRPr="00B72043">
              <w:rPr>
                <w:u w:val="single"/>
              </w:rPr>
              <w:t>=1}^{5} x_{i,3} &gt;= 3000 kg (</w:t>
            </w:r>
            <w:proofErr w:type="spellStart"/>
            <w:r w:rsidRPr="00B72043">
              <w:rPr>
                <w:u w:val="single"/>
              </w:rPr>
              <w:t>GreenAdhesive</w:t>
            </w:r>
            <w:proofErr w:type="spellEnd"/>
            <w:r w:rsidRPr="00B72043">
              <w:rPr>
                <w:u w:val="single"/>
              </w:rPr>
              <w:t>)</w:t>
            </w:r>
          </w:p>
          <w:p w14:paraId="49819F7E" w14:textId="77777777" w:rsidR="00B72043" w:rsidRPr="00B72043" w:rsidRDefault="00B72043" w:rsidP="00B72043">
            <w:pPr>
              <w:rPr>
                <w:u w:val="single"/>
              </w:rPr>
            </w:pPr>
            <w:r w:rsidRPr="00B72043">
              <w:rPr>
                <w:u w:val="single"/>
              </w:rPr>
              <w:t xml:space="preserve">4. Production Capacity Constraints: </w:t>
            </w:r>
            <w:r w:rsidRPr="00B72043">
              <w:rPr>
                <w:u w:val="single"/>
              </w:rPr>
              <w:br/>
              <w:t>The production capacity for each product should not exceed the given limit:</w:t>
            </w:r>
            <w:r w:rsidRPr="00B72043">
              <w:rPr>
                <w:u w:val="single"/>
              </w:rPr>
              <w:br/>
              <w:t xml:space="preserve"> - Σ_{</w:t>
            </w:r>
            <w:proofErr w:type="spellStart"/>
            <w:r w:rsidRPr="00B72043">
              <w:rPr>
                <w:u w:val="single"/>
              </w:rPr>
              <w:t>i</w:t>
            </w:r>
            <w:proofErr w:type="spellEnd"/>
            <w:r w:rsidRPr="00B72043">
              <w:rPr>
                <w:u w:val="single"/>
              </w:rPr>
              <w:t>=1}^{5} x_{i,1} ≤ 5000 kg (</w:t>
            </w:r>
            <w:proofErr w:type="spellStart"/>
            <w:r w:rsidRPr="00B72043">
              <w:rPr>
                <w:u w:val="single"/>
              </w:rPr>
              <w:t>EcoResin</w:t>
            </w:r>
            <w:proofErr w:type="spellEnd"/>
            <w:r w:rsidRPr="00B72043">
              <w:rPr>
                <w:u w:val="single"/>
              </w:rPr>
              <w:t>)</w:t>
            </w:r>
            <w:r w:rsidRPr="00B72043">
              <w:rPr>
                <w:u w:val="single"/>
              </w:rPr>
              <w:br/>
              <w:t xml:space="preserve"> - Σ_{</w:t>
            </w:r>
            <w:proofErr w:type="spellStart"/>
            <w:r w:rsidRPr="00B72043">
              <w:rPr>
                <w:u w:val="single"/>
              </w:rPr>
              <w:t>i</w:t>
            </w:r>
            <w:proofErr w:type="spellEnd"/>
            <w:r w:rsidRPr="00B72043">
              <w:rPr>
                <w:u w:val="single"/>
              </w:rPr>
              <w:t>=1}^{5} x_{i,2} ≤ 7000 kg (</w:t>
            </w:r>
            <w:proofErr w:type="spellStart"/>
            <w:r w:rsidRPr="00B72043">
              <w:rPr>
                <w:u w:val="single"/>
              </w:rPr>
              <w:t>BioPlastic</w:t>
            </w:r>
            <w:proofErr w:type="spellEnd"/>
            <w:r w:rsidRPr="00B72043">
              <w:rPr>
                <w:u w:val="single"/>
              </w:rPr>
              <w:t>)</w:t>
            </w:r>
            <w:r w:rsidRPr="00B72043">
              <w:rPr>
                <w:u w:val="single"/>
              </w:rPr>
              <w:br/>
              <w:t xml:space="preserve"> - Σ_{</w:t>
            </w:r>
            <w:proofErr w:type="spellStart"/>
            <w:r w:rsidRPr="00B72043">
              <w:rPr>
                <w:u w:val="single"/>
              </w:rPr>
              <w:t>i</w:t>
            </w:r>
            <w:proofErr w:type="spellEnd"/>
            <w:r w:rsidRPr="00B72043">
              <w:rPr>
                <w:u w:val="single"/>
              </w:rPr>
              <w:t>=1}^{5} x_{i,3} ≤ 4000 kg (</w:t>
            </w:r>
            <w:proofErr w:type="spellStart"/>
            <w:r w:rsidRPr="00B72043">
              <w:rPr>
                <w:u w:val="single"/>
              </w:rPr>
              <w:t>GreenAdhesive</w:t>
            </w:r>
            <w:proofErr w:type="spellEnd"/>
            <w:r w:rsidRPr="00B72043">
              <w:rPr>
                <w:u w:val="single"/>
              </w:rPr>
              <w:t>)</w:t>
            </w:r>
          </w:p>
          <w:p w14:paraId="0E2E1919" w14:textId="0CD08D9A" w:rsidR="00654A05" w:rsidRPr="007B5FA6" w:rsidRDefault="00B72043" w:rsidP="00B72043">
            <w:r w:rsidRPr="00B72043">
              <w:rPr>
                <w:u w:val="single"/>
              </w:rPr>
              <w:t xml:space="preserve">5. Ingredient Supply Constraints: </w:t>
            </w:r>
            <w:r w:rsidRPr="00B72043">
              <w:rPr>
                <w:u w:val="single"/>
              </w:rPr>
              <w:br/>
              <w:t>The total usage of each ingredient should not exceed its supply limit:</w:t>
            </w:r>
            <w:r w:rsidRPr="00B72043">
              <w:rPr>
                <w:u w:val="single"/>
              </w:rPr>
              <w:br/>
              <w:t xml:space="preserve"> - Σ_{j=</w:t>
            </w:r>
            <w:proofErr w:type="gramStart"/>
            <w:r w:rsidRPr="00B72043">
              <w:rPr>
                <w:u w:val="single"/>
              </w:rPr>
              <w:t>1}^</w:t>
            </w:r>
            <w:proofErr w:type="gramEnd"/>
            <w:r w:rsidRPr="00B72043">
              <w:rPr>
                <w:u w:val="single"/>
              </w:rPr>
              <w:t>{3} x_{</w:t>
            </w:r>
            <w:proofErr w:type="spellStart"/>
            <w:proofErr w:type="gramStart"/>
            <w:r w:rsidRPr="00B72043">
              <w:rPr>
                <w:u w:val="single"/>
              </w:rPr>
              <w:t>i,j</w:t>
            </w:r>
            <w:proofErr w:type="spellEnd"/>
            <w:proofErr w:type="gramEnd"/>
            <w:r w:rsidRPr="00B72043">
              <w:rPr>
                <w:u w:val="single"/>
              </w:rPr>
              <w:t xml:space="preserve">} ≤ </w:t>
            </w:r>
            <w:proofErr w:type="spellStart"/>
            <w:r w:rsidRPr="00B72043">
              <w:rPr>
                <w:u w:val="single"/>
              </w:rPr>
              <w:t>s_i</w:t>
            </w:r>
            <w:proofErr w:type="spellEnd"/>
            <w:r w:rsidRPr="00B72043">
              <w:rPr>
                <w:u w:val="single"/>
              </w:rPr>
              <w:t xml:space="preserve">, for </w:t>
            </w:r>
            <w:proofErr w:type="spellStart"/>
            <w:r w:rsidRPr="00B72043">
              <w:rPr>
                <w:u w:val="single"/>
              </w:rPr>
              <w:t>i</w:t>
            </w:r>
            <w:proofErr w:type="spellEnd"/>
            <w:r w:rsidRPr="00B72043">
              <w:rPr>
                <w:u w:val="single"/>
              </w:rPr>
              <w:t xml:space="preserve"> </w:t>
            </w:r>
            <w:r w:rsidRPr="00B72043">
              <w:rPr>
                <w:rFonts w:ascii="Cambria Math" w:hAnsi="Cambria Math" w:cs="Cambria Math"/>
                <w:u w:val="single"/>
              </w:rPr>
              <w:t>∈</w:t>
            </w:r>
            <w:r w:rsidRPr="00B72043">
              <w:rPr>
                <w:u w:val="single"/>
              </w:rPr>
              <w:t xml:space="preserve"> {X, Y, Z, W, V}</w:t>
            </w:r>
          </w:p>
        </w:tc>
      </w:tr>
      <w:tr w:rsidR="00654A05" w:rsidRPr="007B5FA6" w14:paraId="4C67D3CA" w14:textId="77777777" w:rsidTr="105023C3">
        <w:trPr>
          <w:trHeight w:val="330"/>
        </w:trPr>
        <w:tc>
          <w:tcPr>
            <w:tcW w:w="9278" w:type="dxa"/>
          </w:tcPr>
          <w:p w14:paraId="70F2AE6F" w14:textId="77777777" w:rsidR="00724C8D" w:rsidRPr="00724C8D" w:rsidRDefault="00724C8D" w:rsidP="00724C8D">
            <w:r w:rsidRPr="00724C8D">
              <w:rPr>
                <w:lang w:val="en-US"/>
              </w:rPr>
              <w:lastRenderedPageBreak/>
              <w:t>GreenTech Solutions is a global innovator in advanced material synthesis. The company produces high-performance materials by blending seven core ingredients. Each product is tailored to meet precise quality, environmental, and operational constraints to cater to various high-demand industries, such as aerospace, renewable energy, and biomedical applications.</w:t>
            </w:r>
            <w:r w:rsidRPr="00724C8D">
              <w:t> </w:t>
            </w:r>
          </w:p>
          <w:p w14:paraId="291AC0A0" w14:textId="77777777" w:rsidR="00724C8D" w:rsidRPr="00724C8D" w:rsidRDefault="00724C8D" w:rsidP="00724C8D">
            <w:r w:rsidRPr="00724C8D">
              <w:rPr>
                <w:lang w:val="en-US"/>
              </w:rPr>
              <w:t xml:space="preserve">GreenTech's challenge is to optimize the production of four high-value products: </w:t>
            </w:r>
            <w:proofErr w:type="spellStart"/>
            <w:r w:rsidRPr="00724C8D">
              <w:rPr>
                <w:lang w:val="en-US"/>
              </w:rPr>
              <w:t>AeroComposites</w:t>
            </w:r>
            <w:proofErr w:type="spellEnd"/>
            <w:r w:rsidRPr="00724C8D">
              <w:rPr>
                <w:lang w:val="en-US"/>
              </w:rPr>
              <w:t xml:space="preserve">, </w:t>
            </w:r>
            <w:proofErr w:type="spellStart"/>
            <w:r w:rsidRPr="00724C8D">
              <w:rPr>
                <w:lang w:val="en-US"/>
              </w:rPr>
              <w:t>SolarPolymers</w:t>
            </w:r>
            <w:proofErr w:type="spellEnd"/>
            <w:r w:rsidRPr="00724C8D">
              <w:rPr>
                <w:lang w:val="en-US"/>
              </w:rPr>
              <w:t xml:space="preserve">, </w:t>
            </w:r>
            <w:proofErr w:type="spellStart"/>
            <w:r w:rsidRPr="00724C8D">
              <w:rPr>
                <w:lang w:val="en-US"/>
              </w:rPr>
              <w:t>BioMedResins</w:t>
            </w:r>
            <w:proofErr w:type="spellEnd"/>
            <w:r w:rsidRPr="00724C8D">
              <w:rPr>
                <w:lang w:val="en-US"/>
              </w:rPr>
              <w:t xml:space="preserve">, and </w:t>
            </w:r>
            <w:proofErr w:type="spellStart"/>
            <w:r w:rsidRPr="00724C8D">
              <w:rPr>
                <w:lang w:val="en-US"/>
              </w:rPr>
              <w:t>EcoNanotubes</w:t>
            </w:r>
            <w:proofErr w:type="spellEnd"/>
            <w:r w:rsidRPr="00724C8D">
              <w:rPr>
                <w:lang w:val="en-US"/>
              </w:rPr>
              <w:t>. These products must adhere to stringent multi-objective criteria, including cost efficiency, quality, environmental impact, and operational feasibility. In addition, dynamic demand scenarios and regulatory restrictions pose significant challenges.</w:t>
            </w:r>
            <w:r w:rsidRPr="00724C8D">
              <w:t> </w:t>
            </w:r>
          </w:p>
          <w:p w14:paraId="025C8DF9" w14:textId="77777777" w:rsidR="00724C8D" w:rsidRPr="00724C8D" w:rsidRDefault="00724C8D" w:rsidP="00724C8D">
            <w:r w:rsidRPr="00724C8D">
              <w:rPr>
                <w:lang w:val="en-US"/>
              </w:rPr>
              <w:t>Ingredients and Properties</w:t>
            </w:r>
            <w:r w:rsidRPr="00724C8D">
              <w:t> </w:t>
            </w:r>
          </w:p>
          <w:p w14:paraId="33BF46C0" w14:textId="77777777" w:rsidR="00724C8D" w:rsidRPr="00724C8D" w:rsidRDefault="00724C8D" w:rsidP="00724C8D">
            <w:r w:rsidRPr="00724C8D">
              <w:rPr>
                <w:lang w:val="en-US"/>
              </w:rPr>
              <w:t>The table below lists the seven core ingredients, their costs, quality contributions, environmental impacts, and supply limits.</w:t>
            </w:r>
            <w:r w:rsidRPr="00724C8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40"/>
              <w:gridCol w:w="1440"/>
              <w:gridCol w:w="1440"/>
              <w:gridCol w:w="1515"/>
              <w:gridCol w:w="1440"/>
              <w:gridCol w:w="1440"/>
            </w:tblGrid>
            <w:tr w:rsidR="00724C8D" w:rsidRPr="00724C8D" w14:paraId="1695A738" w14:textId="77777777" w:rsidTr="00724C8D">
              <w:trPr>
                <w:trHeight w:val="300"/>
              </w:trPr>
              <w:tc>
                <w:tcPr>
                  <w:tcW w:w="1440" w:type="dxa"/>
                  <w:tcBorders>
                    <w:top w:val="nil"/>
                    <w:left w:val="nil"/>
                    <w:bottom w:val="nil"/>
                    <w:right w:val="nil"/>
                  </w:tcBorders>
                  <w:hideMark/>
                </w:tcPr>
                <w:p w14:paraId="4C09FD8E" w14:textId="77777777" w:rsidR="00724C8D" w:rsidRPr="00724C8D" w:rsidRDefault="00724C8D" w:rsidP="00D5327E">
                  <w:pPr>
                    <w:framePr w:hSpace="180" w:wrap="around" w:vAnchor="text" w:hAnchor="margin" w:xAlign="center" w:y="757"/>
                    <w:spacing w:after="0" w:line="240" w:lineRule="auto"/>
                  </w:pPr>
                  <w:r w:rsidRPr="00724C8D">
                    <w:rPr>
                      <w:lang w:val="en-US"/>
                    </w:rPr>
                    <w:t>Ingredient</w:t>
                  </w:r>
                  <w:r w:rsidRPr="00724C8D">
                    <w:t> </w:t>
                  </w:r>
                </w:p>
              </w:tc>
              <w:tc>
                <w:tcPr>
                  <w:tcW w:w="1440" w:type="dxa"/>
                  <w:tcBorders>
                    <w:top w:val="nil"/>
                    <w:left w:val="nil"/>
                    <w:bottom w:val="nil"/>
                    <w:right w:val="nil"/>
                  </w:tcBorders>
                  <w:hideMark/>
                </w:tcPr>
                <w:p w14:paraId="36511E35" w14:textId="77777777" w:rsidR="00724C8D" w:rsidRPr="00724C8D" w:rsidRDefault="00724C8D" w:rsidP="00D5327E">
                  <w:pPr>
                    <w:framePr w:hSpace="180" w:wrap="around" w:vAnchor="text" w:hAnchor="margin" w:xAlign="center" w:y="757"/>
                    <w:spacing w:after="0" w:line="240" w:lineRule="auto"/>
                  </w:pPr>
                  <w:r w:rsidRPr="00724C8D">
                    <w:rPr>
                      <w:lang w:val="en-US"/>
                    </w:rPr>
                    <w:t>Cost ($/kg)</w:t>
                  </w:r>
                  <w:r w:rsidRPr="00724C8D">
                    <w:t> </w:t>
                  </w:r>
                </w:p>
              </w:tc>
              <w:tc>
                <w:tcPr>
                  <w:tcW w:w="1440" w:type="dxa"/>
                  <w:tcBorders>
                    <w:top w:val="nil"/>
                    <w:left w:val="nil"/>
                    <w:bottom w:val="nil"/>
                    <w:right w:val="nil"/>
                  </w:tcBorders>
                  <w:hideMark/>
                </w:tcPr>
                <w:p w14:paraId="6100A720" w14:textId="77777777" w:rsidR="00724C8D" w:rsidRPr="00724C8D" w:rsidRDefault="00724C8D" w:rsidP="00D5327E">
                  <w:pPr>
                    <w:framePr w:hSpace="180" w:wrap="around" w:vAnchor="text" w:hAnchor="margin" w:xAlign="center" w:y="757"/>
                    <w:spacing w:after="0" w:line="240" w:lineRule="auto"/>
                  </w:pPr>
                  <w:r w:rsidRPr="00724C8D">
                    <w:rPr>
                      <w:lang w:val="en-US"/>
                    </w:rPr>
                    <w:t>Quality Contribution</w:t>
                  </w:r>
                  <w:r w:rsidRPr="00724C8D">
                    <w:t> </w:t>
                  </w:r>
                </w:p>
              </w:tc>
              <w:tc>
                <w:tcPr>
                  <w:tcW w:w="1515" w:type="dxa"/>
                  <w:tcBorders>
                    <w:top w:val="nil"/>
                    <w:left w:val="nil"/>
                    <w:bottom w:val="nil"/>
                    <w:right w:val="nil"/>
                  </w:tcBorders>
                  <w:hideMark/>
                </w:tcPr>
                <w:p w14:paraId="71186897" w14:textId="77777777" w:rsidR="00724C8D" w:rsidRPr="00724C8D" w:rsidRDefault="00724C8D" w:rsidP="00D5327E">
                  <w:pPr>
                    <w:framePr w:hSpace="180" w:wrap="around" w:vAnchor="text" w:hAnchor="margin" w:xAlign="center" w:y="757"/>
                    <w:spacing w:after="0" w:line="240" w:lineRule="auto"/>
                  </w:pPr>
                  <w:r w:rsidRPr="00724C8D">
                    <w:rPr>
                      <w:lang w:val="en-US"/>
                    </w:rPr>
                    <w:t>Environmental Impact Score</w:t>
                  </w:r>
                  <w:r w:rsidRPr="00724C8D">
                    <w:t> </w:t>
                  </w:r>
                </w:p>
              </w:tc>
              <w:tc>
                <w:tcPr>
                  <w:tcW w:w="1440" w:type="dxa"/>
                  <w:tcBorders>
                    <w:top w:val="nil"/>
                    <w:left w:val="nil"/>
                    <w:bottom w:val="nil"/>
                    <w:right w:val="nil"/>
                  </w:tcBorders>
                  <w:hideMark/>
                </w:tcPr>
                <w:p w14:paraId="50714D42" w14:textId="77777777" w:rsidR="00724C8D" w:rsidRPr="00724C8D" w:rsidRDefault="00724C8D" w:rsidP="00D5327E">
                  <w:pPr>
                    <w:framePr w:hSpace="180" w:wrap="around" w:vAnchor="text" w:hAnchor="margin" w:xAlign="center" w:y="757"/>
                    <w:spacing w:after="0" w:line="240" w:lineRule="auto"/>
                  </w:pPr>
                  <w:r w:rsidRPr="00724C8D">
                    <w:rPr>
                      <w:lang w:val="en-US"/>
                    </w:rPr>
                    <w:t>Supply Limit (kg)</w:t>
                  </w:r>
                  <w:r w:rsidRPr="00724C8D">
                    <w:t> </w:t>
                  </w:r>
                </w:p>
              </w:tc>
              <w:tc>
                <w:tcPr>
                  <w:tcW w:w="1440" w:type="dxa"/>
                  <w:tcBorders>
                    <w:top w:val="nil"/>
                    <w:left w:val="nil"/>
                    <w:bottom w:val="nil"/>
                    <w:right w:val="nil"/>
                  </w:tcBorders>
                  <w:hideMark/>
                </w:tcPr>
                <w:p w14:paraId="25ADC61A" w14:textId="77777777" w:rsidR="00724C8D" w:rsidRPr="00724C8D" w:rsidRDefault="00724C8D" w:rsidP="00D5327E">
                  <w:pPr>
                    <w:framePr w:hSpace="180" w:wrap="around" w:vAnchor="text" w:hAnchor="margin" w:xAlign="center" w:y="757"/>
                    <w:spacing w:after="0" w:line="240" w:lineRule="auto"/>
                  </w:pPr>
                  <w:r w:rsidRPr="00724C8D">
                    <w:rPr>
                      <w:lang w:val="en-US"/>
                    </w:rPr>
                    <w:t>Risk Factor</w:t>
                  </w:r>
                  <w:r w:rsidRPr="00724C8D">
                    <w:t> </w:t>
                  </w:r>
                </w:p>
              </w:tc>
            </w:tr>
            <w:tr w:rsidR="00724C8D" w:rsidRPr="00724C8D" w14:paraId="7A3B349F" w14:textId="77777777" w:rsidTr="00724C8D">
              <w:trPr>
                <w:trHeight w:val="300"/>
              </w:trPr>
              <w:tc>
                <w:tcPr>
                  <w:tcW w:w="1440" w:type="dxa"/>
                  <w:tcBorders>
                    <w:top w:val="nil"/>
                    <w:left w:val="nil"/>
                    <w:bottom w:val="nil"/>
                    <w:right w:val="nil"/>
                  </w:tcBorders>
                  <w:hideMark/>
                </w:tcPr>
                <w:p w14:paraId="063CC5AC" w14:textId="77777777" w:rsidR="00724C8D" w:rsidRPr="00724C8D" w:rsidRDefault="00724C8D" w:rsidP="00D5327E">
                  <w:pPr>
                    <w:framePr w:hSpace="180" w:wrap="around" w:vAnchor="text" w:hAnchor="margin" w:xAlign="center" w:y="757"/>
                    <w:spacing w:after="0" w:line="240" w:lineRule="auto"/>
                  </w:pPr>
                  <w:r w:rsidRPr="00724C8D">
                    <w:rPr>
                      <w:lang w:val="en-US"/>
                    </w:rPr>
                    <w:lastRenderedPageBreak/>
                    <w:t>Material A</w:t>
                  </w:r>
                  <w:r w:rsidRPr="00724C8D">
                    <w:t> </w:t>
                  </w:r>
                </w:p>
              </w:tc>
              <w:tc>
                <w:tcPr>
                  <w:tcW w:w="1440" w:type="dxa"/>
                  <w:tcBorders>
                    <w:top w:val="nil"/>
                    <w:left w:val="nil"/>
                    <w:bottom w:val="nil"/>
                    <w:right w:val="nil"/>
                  </w:tcBorders>
                  <w:hideMark/>
                </w:tcPr>
                <w:p w14:paraId="6477FF0B" w14:textId="77777777" w:rsidR="00724C8D" w:rsidRPr="00724C8D" w:rsidRDefault="00724C8D" w:rsidP="00D5327E">
                  <w:pPr>
                    <w:framePr w:hSpace="180" w:wrap="around" w:vAnchor="text" w:hAnchor="margin" w:xAlign="center" w:y="757"/>
                    <w:spacing w:after="0" w:line="240" w:lineRule="auto"/>
                  </w:pPr>
                  <w:r w:rsidRPr="00724C8D">
                    <w:rPr>
                      <w:lang w:val="en-US"/>
                    </w:rPr>
                    <w:t>150</w:t>
                  </w:r>
                  <w:r w:rsidRPr="00724C8D">
                    <w:t> </w:t>
                  </w:r>
                </w:p>
              </w:tc>
              <w:tc>
                <w:tcPr>
                  <w:tcW w:w="1440" w:type="dxa"/>
                  <w:tcBorders>
                    <w:top w:val="nil"/>
                    <w:left w:val="nil"/>
                    <w:bottom w:val="nil"/>
                    <w:right w:val="nil"/>
                  </w:tcBorders>
                  <w:hideMark/>
                </w:tcPr>
                <w:p w14:paraId="6A804599" w14:textId="77777777" w:rsidR="00724C8D" w:rsidRPr="00724C8D" w:rsidRDefault="00724C8D" w:rsidP="00D5327E">
                  <w:pPr>
                    <w:framePr w:hSpace="180" w:wrap="around" w:vAnchor="text" w:hAnchor="margin" w:xAlign="center" w:y="757"/>
                    <w:spacing w:after="0" w:line="240" w:lineRule="auto"/>
                  </w:pPr>
                  <w:r w:rsidRPr="00724C8D">
                    <w:rPr>
                      <w:lang w:val="en-US"/>
                    </w:rPr>
                    <w:t>95</w:t>
                  </w:r>
                  <w:r w:rsidRPr="00724C8D">
                    <w:t> </w:t>
                  </w:r>
                </w:p>
              </w:tc>
              <w:tc>
                <w:tcPr>
                  <w:tcW w:w="1515" w:type="dxa"/>
                  <w:tcBorders>
                    <w:top w:val="nil"/>
                    <w:left w:val="nil"/>
                    <w:bottom w:val="nil"/>
                    <w:right w:val="nil"/>
                  </w:tcBorders>
                  <w:hideMark/>
                </w:tcPr>
                <w:p w14:paraId="55FB0168" w14:textId="77777777" w:rsidR="00724C8D" w:rsidRPr="00724C8D" w:rsidRDefault="00724C8D" w:rsidP="00D5327E">
                  <w:pPr>
                    <w:framePr w:hSpace="180" w:wrap="around" w:vAnchor="text" w:hAnchor="margin" w:xAlign="center" w:y="757"/>
                    <w:spacing w:after="0" w:line="240" w:lineRule="auto"/>
                  </w:pPr>
                  <w:r w:rsidRPr="00724C8D">
                    <w:rPr>
                      <w:lang w:val="en-US"/>
                    </w:rPr>
                    <w:t>1.5</w:t>
                  </w:r>
                  <w:r w:rsidRPr="00724C8D">
                    <w:t> </w:t>
                  </w:r>
                </w:p>
              </w:tc>
              <w:tc>
                <w:tcPr>
                  <w:tcW w:w="1440" w:type="dxa"/>
                  <w:tcBorders>
                    <w:top w:val="nil"/>
                    <w:left w:val="nil"/>
                    <w:bottom w:val="nil"/>
                    <w:right w:val="nil"/>
                  </w:tcBorders>
                  <w:hideMark/>
                </w:tcPr>
                <w:p w14:paraId="1971D22B" w14:textId="77777777" w:rsidR="00724C8D" w:rsidRPr="00724C8D" w:rsidRDefault="00724C8D" w:rsidP="00D5327E">
                  <w:pPr>
                    <w:framePr w:hSpace="180" w:wrap="around" w:vAnchor="text" w:hAnchor="margin" w:xAlign="center" w:y="757"/>
                    <w:spacing w:after="0" w:line="240" w:lineRule="auto"/>
                  </w:pPr>
                  <w:r w:rsidRPr="00724C8D">
                    <w:rPr>
                      <w:lang w:val="en-US"/>
                    </w:rPr>
                    <w:t>3000</w:t>
                  </w:r>
                  <w:r w:rsidRPr="00724C8D">
                    <w:t> </w:t>
                  </w:r>
                </w:p>
              </w:tc>
              <w:tc>
                <w:tcPr>
                  <w:tcW w:w="1440" w:type="dxa"/>
                  <w:tcBorders>
                    <w:top w:val="nil"/>
                    <w:left w:val="nil"/>
                    <w:bottom w:val="nil"/>
                    <w:right w:val="nil"/>
                  </w:tcBorders>
                  <w:hideMark/>
                </w:tcPr>
                <w:p w14:paraId="3E9877DD" w14:textId="77777777" w:rsidR="00724C8D" w:rsidRPr="00724C8D" w:rsidRDefault="00724C8D" w:rsidP="00D5327E">
                  <w:pPr>
                    <w:framePr w:hSpace="180" w:wrap="around" w:vAnchor="text" w:hAnchor="margin" w:xAlign="center" w:y="757"/>
                    <w:spacing w:after="0" w:line="240" w:lineRule="auto"/>
                  </w:pPr>
                  <w:r w:rsidRPr="00724C8D">
                    <w:rPr>
                      <w:lang w:val="en-US"/>
                    </w:rPr>
                    <w:t>High</w:t>
                  </w:r>
                  <w:r w:rsidRPr="00724C8D">
                    <w:t> </w:t>
                  </w:r>
                </w:p>
              </w:tc>
            </w:tr>
            <w:tr w:rsidR="00724C8D" w:rsidRPr="00724C8D" w14:paraId="4398474E" w14:textId="77777777" w:rsidTr="00724C8D">
              <w:trPr>
                <w:trHeight w:val="300"/>
              </w:trPr>
              <w:tc>
                <w:tcPr>
                  <w:tcW w:w="1440" w:type="dxa"/>
                  <w:tcBorders>
                    <w:top w:val="nil"/>
                    <w:left w:val="nil"/>
                    <w:bottom w:val="nil"/>
                    <w:right w:val="nil"/>
                  </w:tcBorders>
                  <w:hideMark/>
                </w:tcPr>
                <w:p w14:paraId="4C5EA1B6" w14:textId="77777777" w:rsidR="00724C8D" w:rsidRPr="00724C8D" w:rsidRDefault="00724C8D" w:rsidP="00D5327E">
                  <w:pPr>
                    <w:framePr w:hSpace="180" w:wrap="around" w:vAnchor="text" w:hAnchor="margin" w:xAlign="center" w:y="757"/>
                    <w:spacing w:after="0" w:line="240" w:lineRule="auto"/>
                  </w:pPr>
                  <w:r w:rsidRPr="00724C8D">
                    <w:rPr>
                      <w:lang w:val="en-US"/>
                    </w:rPr>
                    <w:t>Material B</w:t>
                  </w:r>
                  <w:r w:rsidRPr="00724C8D">
                    <w:t> </w:t>
                  </w:r>
                </w:p>
              </w:tc>
              <w:tc>
                <w:tcPr>
                  <w:tcW w:w="1440" w:type="dxa"/>
                  <w:tcBorders>
                    <w:top w:val="nil"/>
                    <w:left w:val="nil"/>
                    <w:bottom w:val="nil"/>
                    <w:right w:val="nil"/>
                  </w:tcBorders>
                  <w:hideMark/>
                </w:tcPr>
                <w:p w14:paraId="656E96F6" w14:textId="77777777" w:rsidR="00724C8D" w:rsidRPr="00724C8D" w:rsidRDefault="00724C8D" w:rsidP="00D5327E">
                  <w:pPr>
                    <w:framePr w:hSpace="180" w:wrap="around" w:vAnchor="text" w:hAnchor="margin" w:xAlign="center" w:y="757"/>
                    <w:spacing w:after="0" w:line="240" w:lineRule="auto"/>
                  </w:pPr>
                  <w:r w:rsidRPr="00724C8D">
                    <w:rPr>
                      <w:lang w:val="en-US"/>
                    </w:rPr>
                    <w:t>100</w:t>
                  </w:r>
                  <w:r w:rsidRPr="00724C8D">
                    <w:t> </w:t>
                  </w:r>
                </w:p>
              </w:tc>
              <w:tc>
                <w:tcPr>
                  <w:tcW w:w="1440" w:type="dxa"/>
                  <w:tcBorders>
                    <w:top w:val="nil"/>
                    <w:left w:val="nil"/>
                    <w:bottom w:val="nil"/>
                    <w:right w:val="nil"/>
                  </w:tcBorders>
                  <w:hideMark/>
                </w:tcPr>
                <w:p w14:paraId="5EA23F05" w14:textId="77777777" w:rsidR="00724C8D" w:rsidRPr="00724C8D" w:rsidRDefault="00724C8D" w:rsidP="00D5327E">
                  <w:pPr>
                    <w:framePr w:hSpace="180" w:wrap="around" w:vAnchor="text" w:hAnchor="margin" w:xAlign="center" w:y="757"/>
                    <w:spacing w:after="0" w:line="240" w:lineRule="auto"/>
                  </w:pPr>
                  <w:r w:rsidRPr="00724C8D">
                    <w:rPr>
                      <w:lang w:val="en-US"/>
                    </w:rPr>
                    <w:t>80</w:t>
                  </w:r>
                  <w:r w:rsidRPr="00724C8D">
                    <w:t> </w:t>
                  </w:r>
                </w:p>
              </w:tc>
              <w:tc>
                <w:tcPr>
                  <w:tcW w:w="1515" w:type="dxa"/>
                  <w:tcBorders>
                    <w:top w:val="nil"/>
                    <w:left w:val="nil"/>
                    <w:bottom w:val="nil"/>
                    <w:right w:val="nil"/>
                  </w:tcBorders>
                  <w:hideMark/>
                </w:tcPr>
                <w:p w14:paraId="115892FD" w14:textId="77777777" w:rsidR="00724C8D" w:rsidRPr="00724C8D" w:rsidRDefault="00724C8D" w:rsidP="00D5327E">
                  <w:pPr>
                    <w:framePr w:hSpace="180" w:wrap="around" w:vAnchor="text" w:hAnchor="margin" w:xAlign="center" w:y="757"/>
                    <w:spacing w:after="0" w:line="240" w:lineRule="auto"/>
                  </w:pPr>
                  <w:r w:rsidRPr="00724C8D">
                    <w:rPr>
                      <w:lang w:val="en-US"/>
                    </w:rPr>
                    <w:t>2.0</w:t>
                  </w:r>
                  <w:r w:rsidRPr="00724C8D">
                    <w:t> </w:t>
                  </w:r>
                </w:p>
              </w:tc>
              <w:tc>
                <w:tcPr>
                  <w:tcW w:w="1440" w:type="dxa"/>
                  <w:tcBorders>
                    <w:top w:val="nil"/>
                    <w:left w:val="nil"/>
                    <w:bottom w:val="nil"/>
                    <w:right w:val="nil"/>
                  </w:tcBorders>
                  <w:hideMark/>
                </w:tcPr>
                <w:p w14:paraId="0E0BA42B" w14:textId="77777777" w:rsidR="00724C8D" w:rsidRPr="00724C8D" w:rsidRDefault="00724C8D" w:rsidP="00D5327E">
                  <w:pPr>
                    <w:framePr w:hSpace="180" w:wrap="around" w:vAnchor="text" w:hAnchor="margin" w:xAlign="center" w:y="757"/>
                    <w:spacing w:after="0" w:line="240" w:lineRule="auto"/>
                  </w:pPr>
                  <w:r w:rsidRPr="00724C8D">
                    <w:rPr>
                      <w:lang w:val="en-US"/>
                    </w:rPr>
                    <w:t>5000</w:t>
                  </w:r>
                  <w:r w:rsidRPr="00724C8D">
                    <w:t> </w:t>
                  </w:r>
                </w:p>
              </w:tc>
              <w:tc>
                <w:tcPr>
                  <w:tcW w:w="1440" w:type="dxa"/>
                  <w:tcBorders>
                    <w:top w:val="nil"/>
                    <w:left w:val="nil"/>
                    <w:bottom w:val="nil"/>
                    <w:right w:val="nil"/>
                  </w:tcBorders>
                  <w:hideMark/>
                </w:tcPr>
                <w:p w14:paraId="6FA5B832" w14:textId="77777777" w:rsidR="00724C8D" w:rsidRPr="00724C8D" w:rsidRDefault="00724C8D" w:rsidP="00D5327E">
                  <w:pPr>
                    <w:framePr w:hSpace="180" w:wrap="around" w:vAnchor="text" w:hAnchor="margin" w:xAlign="center" w:y="757"/>
                    <w:spacing w:after="0" w:line="240" w:lineRule="auto"/>
                  </w:pPr>
                  <w:r w:rsidRPr="00724C8D">
                    <w:rPr>
                      <w:lang w:val="en-US"/>
                    </w:rPr>
                    <w:t>Medium</w:t>
                  </w:r>
                  <w:r w:rsidRPr="00724C8D">
                    <w:t> </w:t>
                  </w:r>
                </w:p>
              </w:tc>
            </w:tr>
            <w:tr w:rsidR="00724C8D" w:rsidRPr="00724C8D" w14:paraId="2BF0FFE2" w14:textId="77777777" w:rsidTr="00724C8D">
              <w:trPr>
                <w:trHeight w:val="300"/>
              </w:trPr>
              <w:tc>
                <w:tcPr>
                  <w:tcW w:w="1440" w:type="dxa"/>
                  <w:tcBorders>
                    <w:top w:val="nil"/>
                    <w:left w:val="nil"/>
                    <w:bottom w:val="nil"/>
                    <w:right w:val="nil"/>
                  </w:tcBorders>
                  <w:hideMark/>
                </w:tcPr>
                <w:p w14:paraId="43F45FF7" w14:textId="77777777" w:rsidR="00724C8D" w:rsidRPr="00724C8D" w:rsidRDefault="00724C8D" w:rsidP="00D5327E">
                  <w:pPr>
                    <w:framePr w:hSpace="180" w:wrap="around" w:vAnchor="text" w:hAnchor="margin" w:xAlign="center" w:y="757"/>
                    <w:spacing w:after="0" w:line="240" w:lineRule="auto"/>
                  </w:pPr>
                  <w:r w:rsidRPr="00724C8D">
                    <w:rPr>
                      <w:lang w:val="en-US"/>
                    </w:rPr>
                    <w:t>Material C</w:t>
                  </w:r>
                  <w:r w:rsidRPr="00724C8D">
                    <w:t> </w:t>
                  </w:r>
                </w:p>
              </w:tc>
              <w:tc>
                <w:tcPr>
                  <w:tcW w:w="1440" w:type="dxa"/>
                  <w:tcBorders>
                    <w:top w:val="nil"/>
                    <w:left w:val="nil"/>
                    <w:bottom w:val="nil"/>
                    <w:right w:val="nil"/>
                  </w:tcBorders>
                  <w:hideMark/>
                </w:tcPr>
                <w:p w14:paraId="11125E66" w14:textId="77777777" w:rsidR="00724C8D" w:rsidRPr="00724C8D" w:rsidRDefault="00724C8D" w:rsidP="00D5327E">
                  <w:pPr>
                    <w:framePr w:hSpace="180" w:wrap="around" w:vAnchor="text" w:hAnchor="margin" w:xAlign="center" w:y="757"/>
                    <w:spacing w:after="0" w:line="240" w:lineRule="auto"/>
                  </w:pPr>
                  <w:r w:rsidRPr="00724C8D">
                    <w:rPr>
                      <w:lang w:val="en-US"/>
                    </w:rPr>
                    <w:t>130</w:t>
                  </w:r>
                  <w:r w:rsidRPr="00724C8D">
                    <w:t> </w:t>
                  </w:r>
                </w:p>
              </w:tc>
              <w:tc>
                <w:tcPr>
                  <w:tcW w:w="1440" w:type="dxa"/>
                  <w:tcBorders>
                    <w:top w:val="nil"/>
                    <w:left w:val="nil"/>
                    <w:bottom w:val="nil"/>
                    <w:right w:val="nil"/>
                  </w:tcBorders>
                  <w:hideMark/>
                </w:tcPr>
                <w:p w14:paraId="08BC3677" w14:textId="77777777" w:rsidR="00724C8D" w:rsidRPr="00724C8D" w:rsidRDefault="00724C8D" w:rsidP="00D5327E">
                  <w:pPr>
                    <w:framePr w:hSpace="180" w:wrap="around" w:vAnchor="text" w:hAnchor="margin" w:xAlign="center" w:y="757"/>
                    <w:spacing w:after="0" w:line="240" w:lineRule="auto"/>
                  </w:pPr>
                  <w:r w:rsidRPr="00724C8D">
                    <w:rPr>
                      <w:lang w:val="en-US"/>
                    </w:rPr>
                    <w:t>88</w:t>
                  </w:r>
                  <w:r w:rsidRPr="00724C8D">
                    <w:t> </w:t>
                  </w:r>
                </w:p>
              </w:tc>
              <w:tc>
                <w:tcPr>
                  <w:tcW w:w="1515" w:type="dxa"/>
                  <w:tcBorders>
                    <w:top w:val="nil"/>
                    <w:left w:val="nil"/>
                    <w:bottom w:val="nil"/>
                    <w:right w:val="nil"/>
                  </w:tcBorders>
                  <w:hideMark/>
                </w:tcPr>
                <w:p w14:paraId="37822AAE" w14:textId="77777777" w:rsidR="00724C8D" w:rsidRPr="00724C8D" w:rsidRDefault="00724C8D" w:rsidP="00D5327E">
                  <w:pPr>
                    <w:framePr w:hSpace="180" w:wrap="around" w:vAnchor="text" w:hAnchor="margin" w:xAlign="center" w:y="757"/>
                    <w:spacing w:after="0" w:line="240" w:lineRule="auto"/>
                  </w:pPr>
                  <w:r w:rsidRPr="00724C8D">
                    <w:rPr>
                      <w:lang w:val="en-US"/>
                    </w:rPr>
                    <w:t>1.8</w:t>
                  </w:r>
                  <w:r w:rsidRPr="00724C8D">
                    <w:t> </w:t>
                  </w:r>
                </w:p>
              </w:tc>
              <w:tc>
                <w:tcPr>
                  <w:tcW w:w="1440" w:type="dxa"/>
                  <w:tcBorders>
                    <w:top w:val="nil"/>
                    <w:left w:val="nil"/>
                    <w:bottom w:val="nil"/>
                    <w:right w:val="nil"/>
                  </w:tcBorders>
                  <w:hideMark/>
                </w:tcPr>
                <w:p w14:paraId="17AC1893" w14:textId="77777777" w:rsidR="00724C8D" w:rsidRPr="00724C8D" w:rsidRDefault="00724C8D" w:rsidP="00D5327E">
                  <w:pPr>
                    <w:framePr w:hSpace="180" w:wrap="around" w:vAnchor="text" w:hAnchor="margin" w:xAlign="center" w:y="757"/>
                    <w:spacing w:after="0" w:line="240" w:lineRule="auto"/>
                  </w:pPr>
                  <w:r w:rsidRPr="00724C8D">
                    <w:rPr>
                      <w:lang w:val="en-US"/>
                    </w:rPr>
                    <w:t>4000</w:t>
                  </w:r>
                  <w:r w:rsidRPr="00724C8D">
                    <w:t> </w:t>
                  </w:r>
                </w:p>
              </w:tc>
              <w:tc>
                <w:tcPr>
                  <w:tcW w:w="1440" w:type="dxa"/>
                  <w:tcBorders>
                    <w:top w:val="nil"/>
                    <w:left w:val="nil"/>
                    <w:bottom w:val="nil"/>
                    <w:right w:val="nil"/>
                  </w:tcBorders>
                  <w:hideMark/>
                </w:tcPr>
                <w:p w14:paraId="40377E31" w14:textId="77777777" w:rsidR="00724C8D" w:rsidRPr="00724C8D" w:rsidRDefault="00724C8D" w:rsidP="00D5327E">
                  <w:pPr>
                    <w:framePr w:hSpace="180" w:wrap="around" w:vAnchor="text" w:hAnchor="margin" w:xAlign="center" w:y="757"/>
                    <w:spacing w:after="0" w:line="240" w:lineRule="auto"/>
                  </w:pPr>
                  <w:r w:rsidRPr="00724C8D">
                    <w:rPr>
                      <w:lang w:val="en-US"/>
                    </w:rPr>
                    <w:t>Low</w:t>
                  </w:r>
                  <w:r w:rsidRPr="00724C8D">
                    <w:t> </w:t>
                  </w:r>
                </w:p>
              </w:tc>
            </w:tr>
            <w:tr w:rsidR="00724C8D" w:rsidRPr="00724C8D" w14:paraId="27DC6767" w14:textId="77777777" w:rsidTr="00724C8D">
              <w:trPr>
                <w:trHeight w:val="300"/>
              </w:trPr>
              <w:tc>
                <w:tcPr>
                  <w:tcW w:w="1440" w:type="dxa"/>
                  <w:tcBorders>
                    <w:top w:val="nil"/>
                    <w:left w:val="nil"/>
                    <w:bottom w:val="nil"/>
                    <w:right w:val="nil"/>
                  </w:tcBorders>
                  <w:hideMark/>
                </w:tcPr>
                <w:p w14:paraId="57955206" w14:textId="77777777" w:rsidR="00724C8D" w:rsidRPr="00724C8D" w:rsidRDefault="00724C8D" w:rsidP="00D5327E">
                  <w:pPr>
                    <w:framePr w:hSpace="180" w:wrap="around" w:vAnchor="text" w:hAnchor="margin" w:xAlign="center" w:y="757"/>
                    <w:spacing w:after="0" w:line="240" w:lineRule="auto"/>
                  </w:pPr>
                  <w:r w:rsidRPr="00724C8D">
                    <w:rPr>
                      <w:lang w:val="en-US"/>
                    </w:rPr>
                    <w:t>Material D</w:t>
                  </w:r>
                  <w:r w:rsidRPr="00724C8D">
                    <w:t> </w:t>
                  </w:r>
                </w:p>
              </w:tc>
              <w:tc>
                <w:tcPr>
                  <w:tcW w:w="1440" w:type="dxa"/>
                  <w:tcBorders>
                    <w:top w:val="nil"/>
                    <w:left w:val="nil"/>
                    <w:bottom w:val="nil"/>
                    <w:right w:val="nil"/>
                  </w:tcBorders>
                  <w:hideMark/>
                </w:tcPr>
                <w:p w14:paraId="1678909E" w14:textId="77777777" w:rsidR="00724C8D" w:rsidRPr="00724C8D" w:rsidRDefault="00724C8D" w:rsidP="00D5327E">
                  <w:pPr>
                    <w:framePr w:hSpace="180" w:wrap="around" w:vAnchor="text" w:hAnchor="margin" w:xAlign="center" w:y="757"/>
                    <w:spacing w:after="0" w:line="240" w:lineRule="auto"/>
                  </w:pPr>
                  <w:r w:rsidRPr="00724C8D">
                    <w:rPr>
                      <w:lang w:val="en-US"/>
                    </w:rPr>
                    <w:t>120</w:t>
                  </w:r>
                  <w:r w:rsidRPr="00724C8D">
                    <w:t> </w:t>
                  </w:r>
                </w:p>
              </w:tc>
              <w:tc>
                <w:tcPr>
                  <w:tcW w:w="1440" w:type="dxa"/>
                  <w:tcBorders>
                    <w:top w:val="nil"/>
                    <w:left w:val="nil"/>
                    <w:bottom w:val="nil"/>
                    <w:right w:val="nil"/>
                  </w:tcBorders>
                  <w:hideMark/>
                </w:tcPr>
                <w:p w14:paraId="2A50A81C" w14:textId="77777777" w:rsidR="00724C8D" w:rsidRPr="00724C8D" w:rsidRDefault="00724C8D" w:rsidP="00D5327E">
                  <w:pPr>
                    <w:framePr w:hSpace="180" w:wrap="around" w:vAnchor="text" w:hAnchor="margin" w:xAlign="center" w:y="757"/>
                    <w:spacing w:after="0" w:line="240" w:lineRule="auto"/>
                  </w:pPr>
                  <w:r w:rsidRPr="00724C8D">
                    <w:rPr>
                      <w:lang w:val="en-US"/>
                    </w:rPr>
                    <w:t>92</w:t>
                  </w:r>
                  <w:r w:rsidRPr="00724C8D">
                    <w:t> </w:t>
                  </w:r>
                </w:p>
              </w:tc>
              <w:tc>
                <w:tcPr>
                  <w:tcW w:w="1515" w:type="dxa"/>
                  <w:tcBorders>
                    <w:top w:val="nil"/>
                    <w:left w:val="nil"/>
                    <w:bottom w:val="nil"/>
                    <w:right w:val="nil"/>
                  </w:tcBorders>
                  <w:hideMark/>
                </w:tcPr>
                <w:p w14:paraId="734E022D" w14:textId="77777777" w:rsidR="00724C8D" w:rsidRPr="00724C8D" w:rsidRDefault="00724C8D" w:rsidP="00D5327E">
                  <w:pPr>
                    <w:framePr w:hSpace="180" w:wrap="around" w:vAnchor="text" w:hAnchor="margin" w:xAlign="center" w:y="757"/>
                    <w:spacing w:after="0" w:line="240" w:lineRule="auto"/>
                  </w:pPr>
                  <w:r w:rsidRPr="00724C8D">
                    <w:rPr>
                      <w:lang w:val="en-US"/>
                    </w:rPr>
                    <w:t>1.6</w:t>
                  </w:r>
                  <w:r w:rsidRPr="00724C8D">
                    <w:t> </w:t>
                  </w:r>
                </w:p>
              </w:tc>
              <w:tc>
                <w:tcPr>
                  <w:tcW w:w="1440" w:type="dxa"/>
                  <w:tcBorders>
                    <w:top w:val="nil"/>
                    <w:left w:val="nil"/>
                    <w:bottom w:val="nil"/>
                    <w:right w:val="nil"/>
                  </w:tcBorders>
                  <w:hideMark/>
                </w:tcPr>
                <w:p w14:paraId="12B6678B" w14:textId="77777777" w:rsidR="00724C8D" w:rsidRPr="00724C8D" w:rsidRDefault="00724C8D" w:rsidP="00D5327E">
                  <w:pPr>
                    <w:framePr w:hSpace="180" w:wrap="around" w:vAnchor="text" w:hAnchor="margin" w:xAlign="center" w:y="757"/>
                    <w:spacing w:after="0" w:line="240" w:lineRule="auto"/>
                  </w:pPr>
                  <w:r w:rsidRPr="00724C8D">
                    <w:rPr>
                      <w:lang w:val="en-US"/>
                    </w:rPr>
                    <w:t>3500</w:t>
                  </w:r>
                  <w:r w:rsidRPr="00724C8D">
                    <w:t> </w:t>
                  </w:r>
                </w:p>
              </w:tc>
              <w:tc>
                <w:tcPr>
                  <w:tcW w:w="1440" w:type="dxa"/>
                  <w:tcBorders>
                    <w:top w:val="nil"/>
                    <w:left w:val="nil"/>
                    <w:bottom w:val="nil"/>
                    <w:right w:val="nil"/>
                  </w:tcBorders>
                  <w:hideMark/>
                </w:tcPr>
                <w:p w14:paraId="7AAF0840" w14:textId="77777777" w:rsidR="00724C8D" w:rsidRPr="00724C8D" w:rsidRDefault="00724C8D" w:rsidP="00D5327E">
                  <w:pPr>
                    <w:framePr w:hSpace="180" w:wrap="around" w:vAnchor="text" w:hAnchor="margin" w:xAlign="center" w:y="757"/>
                    <w:spacing w:after="0" w:line="240" w:lineRule="auto"/>
                  </w:pPr>
                  <w:r w:rsidRPr="00724C8D">
                    <w:rPr>
                      <w:lang w:val="en-US"/>
                    </w:rPr>
                    <w:t>Medium</w:t>
                  </w:r>
                  <w:r w:rsidRPr="00724C8D">
                    <w:t> </w:t>
                  </w:r>
                </w:p>
              </w:tc>
            </w:tr>
            <w:tr w:rsidR="00724C8D" w:rsidRPr="00724C8D" w14:paraId="6F159821" w14:textId="77777777" w:rsidTr="00724C8D">
              <w:trPr>
                <w:trHeight w:val="300"/>
              </w:trPr>
              <w:tc>
                <w:tcPr>
                  <w:tcW w:w="1440" w:type="dxa"/>
                  <w:tcBorders>
                    <w:top w:val="nil"/>
                    <w:left w:val="nil"/>
                    <w:bottom w:val="nil"/>
                    <w:right w:val="nil"/>
                  </w:tcBorders>
                  <w:hideMark/>
                </w:tcPr>
                <w:p w14:paraId="4D77A07A" w14:textId="77777777" w:rsidR="00724C8D" w:rsidRPr="00724C8D" w:rsidRDefault="00724C8D" w:rsidP="00D5327E">
                  <w:pPr>
                    <w:framePr w:hSpace="180" w:wrap="around" w:vAnchor="text" w:hAnchor="margin" w:xAlign="center" w:y="757"/>
                    <w:spacing w:after="0" w:line="240" w:lineRule="auto"/>
                  </w:pPr>
                  <w:r w:rsidRPr="00724C8D">
                    <w:rPr>
                      <w:lang w:val="en-US"/>
                    </w:rPr>
                    <w:t>Material E</w:t>
                  </w:r>
                  <w:r w:rsidRPr="00724C8D">
                    <w:t> </w:t>
                  </w:r>
                </w:p>
              </w:tc>
              <w:tc>
                <w:tcPr>
                  <w:tcW w:w="1440" w:type="dxa"/>
                  <w:tcBorders>
                    <w:top w:val="nil"/>
                    <w:left w:val="nil"/>
                    <w:bottom w:val="nil"/>
                    <w:right w:val="nil"/>
                  </w:tcBorders>
                  <w:hideMark/>
                </w:tcPr>
                <w:p w14:paraId="01543BCB" w14:textId="77777777" w:rsidR="00724C8D" w:rsidRPr="00724C8D" w:rsidRDefault="00724C8D" w:rsidP="00D5327E">
                  <w:pPr>
                    <w:framePr w:hSpace="180" w:wrap="around" w:vAnchor="text" w:hAnchor="margin" w:xAlign="center" w:y="757"/>
                    <w:spacing w:after="0" w:line="240" w:lineRule="auto"/>
                  </w:pPr>
                  <w:r w:rsidRPr="00724C8D">
                    <w:rPr>
                      <w:lang w:val="en-US"/>
                    </w:rPr>
                    <w:t>90</w:t>
                  </w:r>
                  <w:r w:rsidRPr="00724C8D">
                    <w:t> </w:t>
                  </w:r>
                </w:p>
              </w:tc>
              <w:tc>
                <w:tcPr>
                  <w:tcW w:w="1440" w:type="dxa"/>
                  <w:tcBorders>
                    <w:top w:val="nil"/>
                    <w:left w:val="nil"/>
                    <w:bottom w:val="nil"/>
                    <w:right w:val="nil"/>
                  </w:tcBorders>
                  <w:hideMark/>
                </w:tcPr>
                <w:p w14:paraId="17869B90" w14:textId="77777777" w:rsidR="00724C8D" w:rsidRPr="00724C8D" w:rsidRDefault="00724C8D" w:rsidP="00D5327E">
                  <w:pPr>
                    <w:framePr w:hSpace="180" w:wrap="around" w:vAnchor="text" w:hAnchor="margin" w:xAlign="center" w:y="757"/>
                    <w:spacing w:after="0" w:line="240" w:lineRule="auto"/>
                  </w:pPr>
                  <w:r w:rsidRPr="00724C8D">
                    <w:rPr>
                      <w:lang w:val="en-US"/>
                    </w:rPr>
                    <w:t>75</w:t>
                  </w:r>
                  <w:r w:rsidRPr="00724C8D">
                    <w:t> </w:t>
                  </w:r>
                </w:p>
              </w:tc>
              <w:tc>
                <w:tcPr>
                  <w:tcW w:w="1515" w:type="dxa"/>
                  <w:tcBorders>
                    <w:top w:val="nil"/>
                    <w:left w:val="nil"/>
                    <w:bottom w:val="nil"/>
                    <w:right w:val="nil"/>
                  </w:tcBorders>
                  <w:hideMark/>
                </w:tcPr>
                <w:p w14:paraId="220A9B5D" w14:textId="77777777" w:rsidR="00724C8D" w:rsidRPr="00724C8D" w:rsidRDefault="00724C8D" w:rsidP="00D5327E">
                  <w:pPr>
                    <w:framePr w:hSpace="180" w:wrap="around" w:vAnchor="text" w:hAnchor="margin" w:xAlign="center" w:y="757"/>
                    <w:spacing w:after="0" w:line="240" w:lineRule="auto"/>
                  </w:pPr>
                  <w:r w:rsidRPr="00724C8D">
                    <w:rPr>
                      <w:lang w:val="en-US"/>
                    </w:rPr>
                    <w:t>2.5</w:t>
                  </w:r>
                  <w:r w:rsidRPr="00724C8D">
                    <w:t> </w:t>
                  </w:r>
                </w:p>
              </w:tc>
              <w:tc>
                <w:tcPr>
                  <w:tcW w:w="1440" w:type="dxa"/>
                  <w:tcBorders>
                    <w:top w:val="nil"/>
                    <w:left w:val="nil"/>
                    <w:bottom w:val="nil"/>
                    <w:right w:val="nil"/>
                  </w:tcBorders>
                  <w:hideMark/>
                </w:tcPr>
                <w:p w14:paraId="0BF6F8AC" w14:textId="77777777" w:rsidR="00724C8D" w:rsidRPr="00724C8D" w:rsidRDefault="00724C8D" w:rsidP="00D5327E">
                  <w:pPr>
                    <w:framePr w:hSpace="180" w:wrap="around" w:vAnchor="text" w:hAnchor="margin" w:xAlign="center" w:y="757"/>
                    <w:spacing w:after="0" w:line="240" w:lineRule="auto"/>
                  </w:pPr>
                  <w:r w:rsidRPr="00724C8D">
                    <w:rPr>
                      <w:lang w:val="en-US"/>
                    </w:rPr>
                    <w:t>4500</w:t>
                  </w:r>
                  <w:r w:rsidRPr="00724C8D">
                    <w:t> </w:t>
                  </w:r>
                </w:p>
              </w:tc>
              <w:tc>
                <w:tcPr>
                  <w:tcW w:w="1440" w:type="dxa"/>
                  <w:tcBorders>
                    <w:top w:val="nil"/>
                    <w:left w:val="nil"/>
                    <w:bottom w:val="nil"/>
                    <w:right w:val="nil"/>
                  </w:tcBorders>
                  <w:hideMark/>
                </w:tcPr>
                <w:p w14:paraId="1CAE8AF5" w14:textId="77777777" w:rsidR="00724C8D" w:rsidRPr="00724C8D" w:rsidRDefault="00724C8D" w:rsidP="00D5327E">
                  <w:pPr>
                    <w:framePr w:hSpace="180" w:wrap="around" w:vAnchor="text" w:hAnchor="margin" w:xAlign="center" w:y="757"/>
                    <w:spacing w:after="0" w:line="240" w:lineRule="auto"/>
                  </w:pPr>
                  <w:r w:rsidRPr="00724C8D">
                    <w:rPr>
                      <w:lang w:val="en-US"/>
                    </w:rPr>
                    <w:t>High</w:t>
                  </w:r>
                  <w:r w:rsidRPr="00724C8D">
                    <w:t> </w:t>
                  </w:r>
                </w:p>
              </w:tc>
            </w:tr>
            <w:tr w:rsidR="00724C8D" w:rsidRPr="00724C8D" w14:paraId="09C75392" w14:textId="77777777" w:rsidTr="00724C8D">
              <w:trPr>
                <w:trHeight w:val="300"/>
              </w:trPr>
              <w:tc>
                <w:tcPr>
                  <w:tcW w:w="1440" w:type="dxa"/>
                  <w:tcBorders>
                    <w:top w:val="nil"/>
                    <w:left w:val="nil"/>
                    <w:bottom w:val="nil"/>
                    <w:right w:val="nil"/>
                  </w:tcBorders>
                  <w:hideMark/>
                </w:tcPr>
                <w:p w14:paraId="2A7A183F" w14:textId="77777777" w:rsidR="00724C8D" w:rsidRPr="00724C8D" w:rsidRDefault="00724C8D" w:rsidP="00D5327E">
                  <w:pPr>
                    <w:framePr w:hSpace="180" w:wrap="around" w:vAnchor="text" w:hAnchor="margin" w:xAlign="center" w:y="757"/>
                    <w:spacing w:after="0" w:line="240" w:lineRule="auto"/>
                  </w:pPr>
                  <w:r w:rsidRPr="00724C8D">
                    <w:rPr>
                      <w:lang w:val="en-US"/>
                    </w:rPr>
                    <w:t>Material F</w:t>
                  </w:r>
                  <w:r w:rsidRPr="00724C8D">
                    <w:t> </w:t>
                  </w:r>
                </w:p>
              </w:tc>
              <w:tc>
                <w:tcPr>
                  <w:tcW w:w="1440" w:type="dxa"/>
                  <w:tcBorders>
                    <w:top w:val="nil"/>
                    <w:left w:val="nil"/>
                    <w:bottom w:val="nil"/>
                    <w:right w:val="nil"/>
                  </w:tcBorders>
                  <w:hideMark/>
                </w:tcPr>
                <w:p w14:paraId="2900FA7C" w14:textId="77777777" w:rsidR="00724C8D" w:rsidRPr="00724C8D" w:rsidRDefault="00724C8D" w:rsidP="00D5327E">
                  <w:pPr>
                    <w:framePr w:hSpace="180" w:wrap="around" w:vAnchor="text" w:hAnchor="margin" w:xAlign="center" w:y="757"/>
                    <w:spacing w:after="0" w:line="240" w:lineRule="auto"/>
                  </w:pPr>
                  <w:r w:rsidRPr="00724C8D">
                    <w:rPr>
                      <w:lang w:val="en-US"/>
                    </w:rPr>
                    <w:t>110</w:t>
                  </w:r>
                  <w:r w:rsidRPr="00724C8D">
                    <w:t> </w:t>
                  </w:r>
                </w:p>
              </w:tc>
              <w:tc>
                <w:tcPr>
                  <w:tcW w:w="1440" w:type="dxa"/>
                  <w:tcBorders>
                    <w:top w:val="nil"/>
                    <w:left w:val="nil"/>
                    <w:bottom w:val="nil"/>
                    <w:right w:val="nil"/>
                  </w:tcBorders>
                  <w:hideMark/>
                </w:tcPr>
                <w:p w14:paraId="25963978" w14:textId="77777777" w:rsidR="00724C8D" w:rsidRPr="00724C8D" w:rsidRDefault="00724C8D" w:rsidP="00D5327E">
                  <w:pPr>
                    <w:framePr w:hSpace="180" w:wrap="around" w:vAnchor="text" w:hAnchor="margin" w:xAlign="center" w:y="757"/>
                    <w:spacing w:after="0" w:line="240" w:lineRule="auto"/>
                  </w:pPr>
                  <w:r w:rsidRPr="00724C8D">
                    <w:rPr>
                      <w:lang w:val="en-US"/>
                    </w:rPr>
                    <w:t>85</w:t>
                  </w:r>
                  <w:r w:rsidRPr="00724C8D">
                    <w:t> </w:t>
                  </w:r>
                </w:p>
              </w:tc>
              <w:tc>
                <w:tcPr>
                  <w:tcW w:w="1515" w:type="dxa"/>
                  <w:tcBorders>
                    <w:top w:val="nil"/>
                    <w:left w:val="nil"/>
                    <w:bottom w:val="nil"/>
                    <w:right w:val="nil"/>
                  </w:tcBorders>
                  <w:hideMark/>
                </w:tcPr>
                <w:p w14:paraId="0F2782F1" w14:textId="77777777" w:rsidR="00724C8D" w:rsidRPr="00724C8D" w:rsidRDefault="00724C8D" w:rsidP="00D5327E">
                  <w:pPr>
                    <w:framePr w:hSpace="180" w:wrap="around" w:vAnchor="text" w:hAnchor="margin" w:xAlign="center" w:y="757"/>
                    <w:spacing w:after="0" w:line="240" w:lineRule="auto"/>
                  </w:pPr>
                  <w:r w:rsidRPr="00724C8D">
                    <w:rPr>
                      <w:lang w:val="en-US"/>
                    </w:rPr>
                    <w:t>2.2</w:t>
                  </w:r>
                  <w:r w:rsidRPr="00724C8D">
                    <w:t> </w:t>
                  </w:r>
                </w:p>
              </w:tc>
              <w:tc>
                <w:tcPr>
                  <w:tcW w:w="1440" w:type="dxa"/>
                  <w:tcBorders>
                    <w:top w:val="nil"/>
                    <w:left w:val="nil"/>
                    <w:bottom w:val="nil"/>
                    <w:right w:val="nil"/>
                  </w:tcBorders>
                  <w:hideMark/>
                </w:tcPr>
                <w:p w14:paraId="79D722ED" w14:textId="77777777" w:rsidR="00724C8D" w:rsidRPr="00724C8D" w:rsidRDefault="00724C8D" w:rsidP="00D5327E">
                  <w:pPr>
                    <w:framePr w:hSpace="180" w:wrap="around" w:vAnchor="text" w:hAnchor="margin" w:xAlign="center" w:y="757"/>
                    <w:spacing w:after="0" w:line="240" w:lineRule="auto"/>
                  </w:pPr>
                  <w:r w:rsidRPr="00724C8D">
                    <w:rPr>
                      <w:lang w:val="en-US"/>
                    </w:rPr>
                    <w:t>3800</w:t>
                  </w:r>
                  <w:r w:rsidRPr="00724C8D">
                    <w:t> </w:t>
                  </w:r>
                </w:p>
              </w:tc>
              <w:tc>
                <w:tcPr>
                  <w:tcW w:w="1440" w:type="dxa"/>
                  <w:tcBorders>
                    <w:top w:val="nil"/>
                    <w:left w:val="nil"/>
                    <w:bottom w:val="nil"/>
                    <w:right w:val="nil"/>
                  </w:tcBorders>
                  <w:hideMark/>
                </w:tcPr>
                <w:p w14:paraId="4D63D3F6" w14:textId="77777777" w:rsidR="00724C8D" w:rsidRPr="00724C8D" w:rsidRDefault="00724C8D" w:rsidP="00D5327E">
                  <w:pPr>
                    <w:framePr w:hSpace="180" w:wrap="around" w:vAnchor="text" w:hAnchor="margin" w:xAlign="center" w:y="757"/>
                    <w:spacing w:after="0" w:line="240" w:lineRule="auto"/>
                  </w:pPr>
                  <w:r w:rsidRPr="00724C8D">
                    <w:rPr>
                      <w:lang w:val="en-US"/>
                    </w:rPr>
                    <w:t>Low</w:t>
                  </w:r>
                  <w:r w:rsidRPr="00724C8D">
                    <w:t> </w:t>
                  </w:r>
                </w:p>
              </w:tc>
            </w:tr>
            <w:tr w:rsidR="00724C8D" w:rsidRPr="00724C8D" w14:paraId="222B57AD" w14:textId="77777777" w:rsidTr="00724C8D">
              <w:trPr>
                <w:trHeight w:val="300"/>
              </w:trPr>
              <w:tc>
                <w:tcPr>
                  <w:tcW w:w="1440" w:type="dxa"/>
                  <w:tcBorders>
                    <w:top w:val="nil"/>
                    <w:left w:val="nil"/>
                    <w:bottom w:val="nil"/>
                    <w:right w:val="nil"/>
                  </w:tcBorders>
                  <w:hideMark/>
                </w:tcPr>
                <w:p w14:paraId="3EDDBB4A" w14:textId="77777777" w:rsidR="00724C8D" w:rsidRPr="00724C8D" w:rsidRDefault="00724C8D" w:rsidP="00D5327E">
                  <w:pPr>
                    <w:framePr w:hSpace="180" w:wrap="around" w:vAnchor="text" w:hAnchor="margin" w:xAlign="center" w:y="757"/>
                    <w:spacing w:after="0" w:line="240" w:lineRule="auto"/>
                  </w:pPr>
                  <w:r w:rsidRPr="00724C8D">
                    <w:rPr>
                      <w:lang w:val="en-US"/>
                    </w:rPr>
                    <w:t>Material G</w:t>
                  </w:r>
                  <w:r w:rsidRPr="00724C8D">
                    <w:t> </w:t>
                  </w:r>
                </w:p>
              </w:tc>
              <w:tc>
                <w:tcPr>
                  <w:tcW w:w="1440" w:type="dxa"/>
                  <w:tcBorders>
                    <w:top w:val="nil"/>
                    <w:left w:val="nil"/>
                    <w:bottom w:val="nil"/>
                    <w:right w:val="nil"/>
                  </w:tcBorders>
                  <w:hideMark/>
                </w:tcPr>
                <w:p w14:paraId="5B66E903" w14:textId="77777777" w:rsidR="00724C8D" w:rsidRPr="00724C8D" w:rsidRDefault="00724C8D" w:rsidP="00D5327E">
                  <w:pPr>
                    <w:framePr w:hSpace="180" w:wrap="around" w:vAnchor="text" w:hAnchor="margin" w:xAlign="center" w:y="757"/>
                    <w:spacing w:after="0" w:line="240" w:lineRule="auto"/>
                  </w:pPr>
                  <w:r w:rsidRPr="00724C8D">
                    <w:rPr>
                      <w:lang w:val="en-US"/>
                    </w:rPr>
                    <w:t>140</w:t>
                  </w:r>
                  <w:r w:rsidRPr="00724C8D">
                    <w:t> </w:t>
                  </w:r>
                </w:p>
              </w:tc>
              <w:tc>
                <w:tcPr>
                  <w:tcW w:w="1440" w:type="dxa"/>
                  <w:tcBorders>
                    <w:top w:val="nil"/>
                    <w:left w:val="nil"/>
                    <w:bottom w:val="nil"/>
                    <w:right w:val="nil"/>
                  </w:tcBorders>
                  <w:hideMark/>
                </w:tcPr>
                <w:p w14:paraId="1605FDD8" w14:textId="77777777" w:rsidR="00724C8D" w:rsidRPr="00724C8D" w:rsidRDefault="00724C8D" w:rsidP="00D5327E">
                  <w:pPr>
                    <w:framePr w:hSpace="180" w:wrap="around" w:vAnchor="text" w:hAnchor="margin" w:xAlign="center" w:y="757"/>
                    <w:spacing w:after="0" w:line="240" w:lineRule="auto"/>
                  </w:pPr>
                  <w:r w:rsidRPr="00724C8D">
                    <w:rPr>
                      <w:lang w:val="en-US"/>
                    </w:rPr>
                    <w:t>93</w:t>
                  </w:r>
                  <w:r w:rsidRPr="00724C8D">
                    <w:t> </w:t>
                  </w:r>
                </w:p>
              </w:tc>
              <w:tc>
                <w:tcPr>
                  <w:tcW w:w="1515" w:type="dxa"/>
                  <w:tcBorders>
                    <w:top w:val="nil"/>
                    <w:left w:val="nil"/>
                    <w:bottom w:val="nil"/>
                    <w:right w:val="nil"/>
                  </w:tcBorders>
                  <w:hideMark/>
                </w:tcPr>
                <w:p w14:paraId="7EE81491" w14:textId="77777777" w:rsidR="00724C8D" w:rsidRPr="00724C8D" w:rsidRDefault="00724C8D" w:rsidP="00D5327E">
                  <w:pPr>
                    <w:framePr w:hSpace="180" w:wrap="around" w:vAnchor="text" w:hAnchor="margin" w:xAlign="center" w:y="757"/>
                    <w:spacing w:after="0" w:line="240" w:lineRule="auto"/>
                  </w:pPr>
                  <w:r w:rsidRPr="00724C8D">
                    <w:rPr>
                      <w:lang w:val="en-US"/>
                    </w:rPr>
                    <w:t>1.4</w:t>
                  </w:r>
                  <w:r w:rsidRPr="00724C8D">
                    <w:t> </w:t>
                  </w:r>
                </w:p>
              </w:tc>
              <w:tc>
                <w:tcPr>
                  <w:tcW w:w="1440" w:type="dxa"/>
                  <w:tcBorders>
                    <w:top w:val="nil"/>
                    <w:left w:val="nil"/>
                    <w:bottom w:val="nil"/>
                    <w:right w:val="nil"/>
                  </w:tcBorders>
                  <w:hideMark/>
                </w:tcPr>
                <w:p w14:paraId="2869FB5C" w14:textId="77777777" w:rsidR="00724C8D" w:rsidRPr="00724C8D" w:rsidRDefault="00724C8D" w:rsidP="00D5327E">
                  <w:pPr>
                    <w:framePr w:hSpace="180" w:wrap="around" w:vAnchor="text" w:hAnchor="margin" w:xAlign="center" w:y="757"/>
                    <w:spacing w:after="0" w:line="240" w:lineRule="auto"/>
                  </w:pPr>
                  <w:r w:rsidRPr="00724C8D">
                    <w:rPr>
                      <w:lang w:val="en-US"/>
                    </w:rPr>
                    <w:t>3200</w:t>
                  </w:r>
                  <w:r w:rsidRPr="00724C8D">
                    <w:t> </w:t>
                  </w:r>
                </w:p>
              </w:tc>
              <w:tc>
                <w:tcPr>
                  <w:tcW w:w="1440" w:type="dxa"/>
                  <w:tcBorders>
                    <w:top w:val="nil"/>
                    <w:left w:val="nil"/>
                    <w:bottom w:val="nil"/>
                    <w:right w:val="nil"/>
                  </w:tcBorders>
                  <w:hideMark/>
                </w:tcPr>
                <w:p w14:paraId="04DCB57E" w14:textId="77777777" w:rsidR="00724C8D" w:rsidRPr="00724C8D" w:rsidRDefault="00724C8D" w:rsidP="00D5327E">
                  <w:pPr>
                    <w:framePr w:hSpace="180" w:wrap="around" w:vAnchor="text" w:hAnchor="margin" w:xAlign="center" w:y="757"/>
                    <w:spacing w:after="0" w:line="240" w:lineRule="auto"/>
                  </w:pPr>
                  <w:r w:rsidRPr="00724C8D">
                    <w:rPr>
                      <w:lang w:val="en-US"/>
                    </w:rPr>
                    <w:t>High</w:t>
                  </w:r>
                  <w:r w:rsidRPr="00724C8D">
                    <w:t> </w:t>
                  </w:r>
                </w:p>
              </w:tc>
            </w:tr>
          </w:tbl>
          <w:p w14:paraId="73CF4476" w14:textId="77777777" w:rsidR="00724C8D" w:rsidRPr="00724C8D" w:rsidRDefault="00724C8D" w:rsidP="00724C8D">
            <w:r w:rsidRPr="00724C8D">
              <w:rPr>
                <w:lang w:val="en-US"/>
              </w:rPr>
              <w:t>Product Specifications</w:t>
            </w:r>
            <w:r w:rsidRPr="00724C8D">
              <w:t> </w:t>
            </w:r>
          </w:p>
          <w:p w14:paraId="7182610B" w14:textId="77777777" w:rsidR="00724C8D" w:rsidRPr="00724C8D" w:rsidRDefault="00724C8D" w:rsidP="00724C8D">
            <w:r w:rsidRPr="00724C8D">
              <w:rPr>
                <w:lang w:val="en-US"/>
              </w:rPr>
              <w:t>The table below outlines the quality, environmental, and demand requirements for each product.</w:t>
            </w:r>
            <w:r w:rsidRPr="00724C8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7"/>
              <w:gridCol w:w="1440"/>
              <w:gridCol w:w="1515"/>
              <w:gridCol w:w="1440"/>
              <w:gridCol w:w="1440"/>
              <w:gridCol w:w="1440"/>
            </w:tblGrid>
            <w:tr w:rsidR="00724C8D" w:rsidRPr="00724C8D" w14:paraId="2EF3E1F1" w14:textId="77777777" w:rsidTr="00724C8D">
              <w:trPr>
                <w:trHeight w:val="300"/>
              </w:trPr>
              <w:tc>
                <w:tcPr>
                  <w:tcW w:w="1680" w:type="dxa"/>
                  <w:tcBorders>
                    <w:top w:val="nil"/>
                    <w:left w:val="nil"/>
                    <w:bottom w:val="nil"/>
                    <w:right w:val="nil"/>
                  </w:tcBorders>
                  <w:hideMark/>
                </w:tcPr>
                <w:p w14:paraId="31D1DEB4" w14:textId="77777777" w:rsidR="00724C8D" w:rsidRPr="00724C8D" w:rsidRDefault="00724C8D" w:rsidP="00D5327E">
                  <w:pPr>
                    <w:framePr w:hSpace="180" w:wrap="around" w:vAnchor="text" w:hAnchor="margin" w:xAlign="center" w:y="757"/>
                    <w:spacing w:after="0" w:line="240" w:lineRule="auto"/>
                  </w:pPr>
                  <w:r w:rsidRPr="00724C8D">
                    <w:rPr>
                      <w:lang w:val="en-US"/>
                    </w:rPr>
                    <w:t>Product</w:t>
                  </w:r>
                  <w:r w:rsidRPr="00724C8D">
                    <w:t> </w:t>
                  </w:r>
                </w:p>
              </w:tc>
              <w:tc>
                <w:tcPr>
                  <w:tcW w:w="1440" w:type="dxa"/>
                  <w:tcBorders>
                    <w:top w:val="nil"/>
                    <w:left w:val="nil"/>
                    <w:bottom w:val="nil"/>
                    <w:right w:val="nil"/>
                  </w:tcBorders>
                  <w:hideMark/>
                </w:tcPr>
                <w:p w14:paraId="5B597508" w14:textId="77777777" w:rsidR="00724C8D" w:rsidRPr="00724C8D" w:rsidRDefault="00724C8D" w:rsidP="00D5327E">
                  <w:pPr>
                    <w:framePr w:hSpace="180" w:wrap="around" w:vAnchor="text" w:hAnchor="margin" w:xAlign="center" w:y="757"/>
                    <w:spacing w:after="0" w:line="240" w:lineRule="auto"/>
                  </w:pPr>
                  <w:r w:rsidRPr="00724C8D">
                    <w:rPr>
                      <w:lang w:val="en-US"/>
                    </w:rPr>
                    <w:t>Minimum Quality</w:t>
                  </w:r>
                  <w:r w:rsidRPr="00724C8D">
                    <w:t> </w:t>
                  </w:r>
                </w:p>
              </w:tc>
              <w:tc>
                <w:tcPr>
                  <w:tcW w:w="1515" w:type="dxa"/>
                  <w:tcBorders>
                    <w:top w:val="nil"/>
                    <w:left w:val="nil"/>
                    <w:bottom w:val="nil"/>
                    <w:right w:val="nil"/>
                  </w:tcBorders>
                  <w:hideMark/>
                </w:tcPr>
                <w:p w14:paraId="11EBA55A" w14:textId="77777777" w:rsidR="00724C8D" w:rsidRPr="00724C8D" w:rsidRDefault="00724C8D" w:rsidP="00D5327E">
                  <w:pPr>
                    <w:framePr w:hSpace="180" w:wrap="around" w:vAnchor="text" w:hAnchor="margin" w:xAlign="center" w:y="757"/>
                    <w:spacing w:after="0" w:line="240" w:lineRule="auto"/>
                  </w:pPr>
                  <w:r w:rsidRPr="00724C8D">
                    <w:rPr>
                      <w:lang w:val="en-US"/>
                    </w:rPr>
                    <w:t>Maximum Environmental Impact</w:t>
                  </w:r>
                  <w:r w:rsidRPr="00724C8D">
                    <w:t> </w:t>
                  </w:r>
                </w:p>
              </w:tc>
              <w:tc>
                <w:tcPr>
                  <w:tcW w:w="1440" w:type="dxa"/>
                  <w:tcBorders>
                    <w:top w:val="nil"/>
                    <w:left w:val="nil"/>
                    <w:bottom w:val="nil"/>
                    <w:right w:val="nil"/>
                  </w:tcBorders>
                  <w:hideMark/>
                </w:tcPr>
                <w:p w14:paraId="18332153" w14:textId="77777777" w:rsidR="00724C8D" w:rsidRPr="00724C8D" w:rsidRDefault="00724C8D" w:rsidP="00D5327E">
                  <w:pPr>
                    <w:framePr w:hSpace="180" w:wrap="around" w:vAnchor="text" w:hAnchor="margin" w:xAlign="center" w:y="757"/>
                    <w:spacing w:after="0" w:line="240" w:lineRule="auto"/>
                  </w:pPr>
                  <w:r w:rsidRPr="00724C8D">
                    <w:rPr>
                      <w:lang w:val="en-US"/>
                    </w:rPr>
                    <w:t>Demand (kg)</w:t>
                  </w:r>
                  <w:r w:rsidRPr="00724C8D">
                    <w:t> </w:t>
                  </w:r>
                </w:p>
              </w:tc>
              <w:tc>
                <w:tcPr>
                  <w:tcW w:w="1440" w:type="dxa"/>
                  <w:tcBorders>
                    <w:top w:val="nil"/>
                    <w:left w:val="nil"/>
                    <w:bottom w:val="nil"/>
                    <w:right w:val="nil"/>
                  </w:tcBorders>
                  <w:hideMark/>
                </w:tcPr>
                <w:p w14:paraId="7C922665" w14:textId="77777777" w:rsidR="00724C8D" w:rsidRPr="00724C8D" w:rsidRDefault="00724C8D" w:rsidP="00D5327E">
                  <w:pPr>
                    <w:framePr w:hSpace="180" w:wrap="around" w:vAnchor="text" w:hAnchor="margin" w:xAlign="center" w:y="757"/>
                    <w:spacing w:after="0" w:line="240" w:lineRule="auto"/>
                  </w:pPr>
                  <w:r w:rsidRPr="00724C8D">
                    <w:rPr>
                      <w:lang w:val="en-US"/>
                    </w:rPr>
                    <w:t>Production Capacity (kg)</w:t>
                  </w:r>
                  <w:r w:rsidRPr="00724C8D">
                    <w:t> </w:t>
                  </w:r>
                </w:p>
              </w:tc>
              <w:tc>
                <w:tcPr>
                  <w:tcW w:w="1440" w:type="dxa"/>
                  <w:tcBorders>
                    <w:top w:val="nil"/>
                    <w:left w:val="nil"/>
                    <w:bottom w:val="nil"/>
                    <w:right w:val="nil"/>
                  </w:tcBorders>
                  <w:hideMark/>
                </w:tcPr>
                <w:p w14:paraId="0DD7E835" w14:textId="77777777" w:rsidR="00724C8D" w:rsidRPr="00724C8D" w:rsidRDefault="00724C8D" w:rsidP="00D5327E">
                  <w:pPr>
                    <w:framePr w:hSpace="180" w:wrap="around" w:vAnchor="text" w:hAnchor="margin" w:xAlign="center" w:y="757"/>
                    <w:spacing w:after="0" w:line="240" w:lineRule="auto"/>
                  </w:pPr>
                  <w:r w:rsidRPr="00724C8D">
                    <w:rPr>
                      <w:lang w:val="en-US"/>
                    </w:rPr>
                    <w:t>Regulatory Compliance</w:t>
                  </w:r>
                  <w:r w:rsidRPr="00724C8D">
                    <w:t> </w:t>
                  </w:r>
                </w:p>
              </w:tc>
            </w:tr>
            <w:tr w:rsidR="00724C8D" w:rsidRPr="00724C8D" w14:paraId="11AF08D2" w14:textId="77777777" w:rsidTr="00724C8D">
              <w:trPr>
                <w:trHeight w:val="300"/>
              </w:trPr>
              <w:tc>
                <w:tcPr>
                  <w:tcW w:w="1680" w:type="dxa"/>
                  <w:tcBorders>
                    <w:top w:val="nil"/>
                    <w:left w:val="nil"/>
                    <w:bottom w:val="nil"/>
                    <w:right w:val="nil"/>
                  </w:tcBorders>
                  <w:hideMark/>
                </w:tcPr>
                <w:p w14:paraId="5D2FA63A" w14:textId="77777777" w:rsidR="00724C8D" w:rsidRPr="00724C8D" w:rsidRDefault="00724C8D" w:rsidP="00D5327E">
                  <w:pPr>
                    <w:framePr w:hSpace="180" w:wrap="around" w:vAnchor="text" w:hAnchor="margin" w:xAlign="center" w:y="757"/>
                    <w:spacing w:after="0" w:line="240" w:lineRule="auto"/>
                  </w:pPr>
                  <w:proofErr w:type="spellStart"/>
                  <w:r w:rsidRPr="00724C8D">
                    <w:rPr>
                      <w:lang w:val="en-US"/>
                    </w:rPr>
                    <w:t>AeroComposites</w:t>
                  </w:r>
                  <w:proofErr w:type="spellEnd"/>
                  <w:r w:rsidRPr="00724C8D">
                    <w:t> </w:t>
                  </w:r>
                </w:p>
              </w:tc>
              <w:tc>
                <w:tcPr>
                  <w:tcW w:w="1440" w:type="dxa"/>
                  <w:tcBorders>
                    <w:top w:val="nil"/>
                    <w:left w:val="nil"/>
                    <w:bottom w:val="nil"/>
                    <w:right w:val="nil"/>
                  </w:tcBorders>
                  <w:hideMark/>
                </w:tcPr>
                <w:p w14:paraId="0808EA72" w14:textId="77777777" w:rsidR="00724C8D" w:rsidRPr="00724C8D" w:rsidRDefault="00724C8D" w:rsidP="00D5327E">
                  <w:pPr>
                    <w:framePr w:hSpace="180" w:wrap="around" w:vAnchor="text" w:hAnchor="margin" w:xAlign="center" w:y="757"/>
                    <w:spacing w:after="0" w:line="240" w:lineRule="auto"/>
                  </w:pPr>
                  <w:r w:rsidRPr="00724C8D">
                    <w:rPr>
                      <w:lang w:val="en-US"/>
                    </w:rPr>
                    <w:t>90</w:t>
                  </w:r>
                  <w:r w:rsidRPr="00724C8D">
                    <w:t> </w:t>
                  </w:r>
                </w:p>
              </w:tc>
              <w:tc>
                <w:tcPr>
                  <w:tcW w:w="1515" w:type="dxa"/>
                  <w:tcBorders>
                    <w:top w:val="nil"/>
                    <w:left w:val="nil"/>
                    <w:bottom w:val="nil"/>
                    <w:right w:val="nil"/>
                  </w:tcBorders>
                  <w:hideMark/>
                </w:tcPr>
                <w:p w14:paraId="5916D60E" w14:textId="77777777" w:rsidR="00724C8D" w:rsidRPr="00724C8D" w:rsidRDefault="00724C8D" w:rsidP="00D5327E">
                  <w:pPr>
                    <w:framePr w:hSpace="180" w:wrap="around" w:vAnchor="text" w:hAnchor="margin" w:xAlign="center" w:y="757"/>
                    <w:spacing w:after="0" w:line="240" w:lineRule="auto"/>
                  </w:pPr>
                  <w:r w:rsidRPr="00724C8D">
                    <w:rPr>
                      <w:lang w:val="en-US"/>
                    </w:rPr>
                    <w:t>1.8</w:t>
                  </w:r>
                  <w:r w:rsidRPr="00724C8D">
                    <w:t> </w:t>
                  </w:r>
                </w:p>
              </w:tc>
              <w:tc>
                <w:tcPr>
                  <w:tcW w:w="1440" w:type="dxa"/>
                  <w:tcBorders>
                    <w:top w:val="nil"/>
                    <w:left w:val="nil"/>
                    <w:bottom w:val="nil"/>
                    <w:right w:val="nil"/>
                  </w:tcBorders>
                  <w:hideMark/>
                </w:tcPr>
                <w:p w14:paraId="5C1EAB3B" w14:textId="77777777" w:rsidR="00724C8D" w:rsidRPr="00724C8D" w:rsidRDefault="00724C8D" w:rsidP="00D5327E">
                  <w:pPr>
                    <w:framePr w:hSpace="180" w:wrap="around" w:vAnchor="text" w:hAnchor="margin" w:xAlign="center" w:y="757"/>
                    <w:spacing w:after="0" w:line="240" w:lineRule="auto"/>
                  </w:pPr>
                  <w:r w:rsidRPr="00724C8D">
                    <w:rPr>
                      <w:lang w:val="en-US"/>
                    </w:rPr>
                    <w:t>5000</w:t>
                  </w:r>
                  <w:r w:rsidRPr="00724C8D">
                    <w:t> </w:t>
                  </w:r>
                </w:p>
              </w:tc>
              <w:tc>
                <w:tcPr>
                  <w:tcW w:w="1440" w:type="dxa"/>
                  <w:tcBorders>
                    <w:top w:val="nil"/>
                    <w:left w:val="nil"/>
                    <w:bottom w:val="nil"/>
                    <w:right w:val="nil"/>
                  </w:tcBorders>
                  <w:hideMark/>
                </w:tcPr>
                <w:p w14:paraId="1F9BCF9A" w14:textId="77777777" w:rsidR="00724C8D" w:rsidRPr="00724C8D" w:rsidRDefault="00724C8D" w:rsidP="00D5327E">
                  <w:pPr>
                    <w:framePr w:hSpace="180" w:wrap="around" w:vAnchor="text" w:hAnchor="margin" w:xAlign="center" w:y="757"/>
                    <w:spacing w:after="0" w:line="240" w:lineRule="auto"/>
                  </w:pPr>
                  <w:r w:rsidRPr="00724C8D">
                    <w:rPr>
                      <w:lang w:val="en-US"/>
                    </w:rPr>
                    <w:t>6000</w:t>
                  </w:r>
                  <w:r w:rsidRPr="00724C8D">
                    <w:t> </w:t>
                  </w:r>
                </w:p>
              </w:tc>
              <w:tc>
                <w:tcPr>
                  <w:tcW w:w="1440" w:type="dxa"/>
                  <w:tcBorders>
                    <w:top w:val="nil"/>
                    <w:left w:val="nil"/>
                    <w:bottom w:val="nil"/>
                    <w:right w:val="nil"/>
                  </w:tcBorders>
                  <w:hideMark/>
                </w:tcPr>
                <w:p w14:paraId="37780044" w14:textId="77777777" w:rsidR="00724C8D" w:rsidRPr="00724C8D" w:rsidRDefault="00724C8D" w:rsidP="00D5327E">
                  <w:pPr>
                    <w:framePr w:hSpace="180" w:wrap="around" w:vAnchor="text" w:hAnchor="margin" w:xAlign="center" w:y="757"/>
                    <w:spacing w:after="0" w:line="240" w:lineRule="auto"/>
                  </w:pPr>
                  <w:r w:rsidRPr="00724C8D">
                    <w:rPr>
                      <w:lang w:val="en-US"/>
                    </w:rPr>
                    <w:t>ISO 9001</w:t>
                  </w:r>
                  <w:r w:rsidRPr="00724C8D">
                    <w:t> </w:t>
                  </w:r>
                </w:p>
              </w:tc>
            </w:tr>
            <w:tr w:rsidR="00724C8D" w:rsidRPr="00724C8D" w14:paraId="102894D4" w14:textId="77777777" w:rsidTr="00724C8D">
              <w:trPr>
                <w:trHeight w:val="300"/>
              </w:trPr>
              <w:tc>
                <w:tcPr>
                  <w:tcW w:w="1680" w:type="dxa"/>
                  <w:tcBorders>
                    <w:top w:val="nil"/>
                    <w:left w:val="nil"/>
                    <w:bottom w:val="nil"/>
                    <w:right w:val="nil"/>
                  </w:tcBorders>
                  <w:hideMark/>
                </w:tcPr>
                <w:p w14:paraId="02F22B25" w14:textId="77777777" w:rsidR="00724C8D" w:rsidRPr="00724C8D" w:rsidRDefault="00724C8D" w:rsidP="00D5327E">
                  <w:pPr>
                    <w:framePr w:hSpace="180" w:wrap="around" w:vAnchor="text" w:hAnchor="margin" w:xAlign="center" w:y="757"/>
                    <w:spacing w:after="0" w:line="240" w:lineRule="auto"/>
                  </w:pPr>
                  <w:proofErr w:type="spellStart"/>
                  <w:r w:rsidRPr="00724C8D">
                    <w:rPr>
                      <w:lang w:val="en-US"/>
                    </w:rPr>
                    <w:t>SolarPolymers</w:t>
                  </w:r>
                  <w:proofErr w:type="spellEnd"/>
                  <w:r w:rsidRPr="00724C8D">
                    <w:t> </w:t>
                  </w:r>
                </w:p>
              </w:tc>
              <w:tc>
                <w:tcPr>
                  <w:tcW w:w="1440" w:type="dxa"/>
                  <w:tcBorders>
                    <w:top w:val="nil"/>
                    <w:left w:val="nil"/>
                    <w:bottom w:val="nil"/>
                    <w:right w:val="nil"/>
                  </w:tcBorders>
                  <w:hideMark/>
                </w:tcPr>
                <w:p w14:paraId="1F6DEF87" w14:textId="77777777" w:rsidR="00724C8D" w:rsidRPr="00724C8D" w:rsidRDefault="00724C8D" w:rsidP="00D5327E">
                  <w:pPr>
                    <w:framePr w:hSpace="180" w:wrap="around" w:vAnchor="text" w:hAnchor="margin" w:xAlign="center" w:y="757"/>
                    <w:spacing w:after="0" w:line="240" w:lineRule="auto"/>
                  </w:pPr>
                  <w:r w:rsidRPr="00724C8D">
                    <w:rPr>
                      <w:lang w:val="en-US"/>
                    </w:rPr>
                    <w:t>88</w:t>
                  </w:r>
                  <w:r w:rsidRPr="00724C8D">
                    <w:t> </w:t>
                  </w:r>
                </w:p>
              </w:tc>
              <w:tc>
                <w:tcPr>
                  <w:tcW w:w="1515" w:type="dxa"/>
                  <w:tcBorders>
                    <w:top w:val="nil"/>
                    <w:left w:val="nil"/>
                    <w:bottom w:val="nil"/>
                    <w:right w:val="nil"/>
                  </w:tcBorders>
                  <w:hideMark/>
                </w:tcPr>
                <w:p w14:paraId="578AD3A7" w14:textId="77777777" w:rsidR="00724C8D" w:rsidRPr="00724C8D" w:rsidRDefault="00724C8D" w:rsidP="00D5327E">
                  <w:pPr>
                    <w:framePr w:hSpace="180" w:wrap="around" w:vAnchor="text" w:hAnchor="margin" w:xAlign="center" w:y="757"/>
                    <w:spacing w:after="0" w:line="240" w:lineRule="auto"/>
                  </w:pPr>
                  <w:r w:rsidRPr="00724C8D">
                    <w:rPr>
                      <w:lang w:val="en-US"/>
                    </w:rPr>
                    <w:t>2.0</w:t>
                  </w:r>
                  <w:r w:rsidRPr="00724C8D">
                    <w:t> </w:t>
                  </w:r>
                </w:p>
              </w:tc>
              <w:tc>
                <w:tcPr>
                  <w:tcW w:w="1440" w:type="dxa"/>
                  <w:tcBorders>
                    <w:top w:val="nil"/>
                    <w:left w:val="nil"/>
                    <w:bottom w:val="nil"/>
                    <w:right w:val="nil"/>
                  </w:tcBorders>
                  <w:hideMark/>
                </w:tcPr>
                <w:p w14:paraId="03E694B3" w14:textId="77777777" w:rsidR="00724C8D" w:rsidRPr="00724C8D" w:rsidRDefault="00724C8D" w:rsidP="00D5327E">
                  <w:pPr>
                    <w:framePr w:hSpace="180" w:wrap="around" w:vAnchor="text" w:hAnchor="margin" w:xAlign="center" w:y="757"/>
                    <w:spacing w:after="0" w:line="240" w:lineRule="auto"/>
                  </w:pPr>
                  <w:r w:rsidRPr="00724C8D">
                    <w:rPr>
                      <w:lang w:val="en-US"/>
                    </w:rPr>
                    <w:t>6000</w:t>
                  </w:r>
                  <w:r w:rsidRPr="00724C8D">
                    <w:t> </w:t>
                  </w:r>
                </w:p>
              </w:tc>
              <w:tc>
                <w:tcPr>
                  <w:tcW w:w="1440" w:type="dxa"/>
                  <w:tcBorders>
                    <w:top w:val="nil"/>
                    <w:left w:val="nil"/>
                    <w:bottom w:val="nil"/>
                    <w:right w:val="nil"/>
                  </w:tcBorders>
                  <w:hideMark/>
                </w:tcPr>
                <w:p w14:paraId="3FE34123" w14:textId="77777777" w:rsidR="00724C8D" w:rsidRPr="00724C8D" w:rsidRDefault="00724C8D" w:rsidP="00D5327E">
                  <w:pPr>
                    <w:framePr w:hSpace="180" w:wrap="around" w:vAnchor="text" w:hAnchor="margin" w:xAlign="center" w:y="757"/>
                    <w:spacing w:after="0" w:line="240" w:lineRule="auto"/>
                  </w:pPr>
                  <w:r w:rsidRPr="00724C8D">
                    <w:rPr>
                      <w:lang w:val="en-US"/>
                    </w:rPr>
                    <w:t>7000</w:t>
                  </w:r>
                  <w:r w:rsidRPr="00724C8D">
                    <w:t> </w:t>
                  </w:r>
                </w:p>
              </w:tc>
              <w:tc>
                <w:tcPr>
                  <w:tcW w:w="1440" w:type="dxa"/>
                  <w:tcBorders>
                    <w:top w:val="nil"/>
                    <w:left w:val="nil"/>
                    <w:bottom w:val="nil"/>
                    <w:right w:val="nil"/>
                  </w:tcBorders>
                  <w:hideMark/>
                </w:tcPr>
                <w:p w14:paraId="0C46B8B4" w14:textId="77777777" w:rsidR="00724C8D" w:rsidRPr="00724C8D" w:rsidRDefault="00724C8D" w:rsidP="00D5327E">
                  <w:pPr>
                    <w:framePr w:hSpace="180" w:wrap="around" w:vAnchor="text" w:hAnchor="margin" w:xAlign="center" w:y="757"/>
                    <w:spacing w:after="0" w:line="240" w:lineRule="auto"/>
                  </w:pPr>
                  <w:r w:rsidRPr="00724C8D">
                    <w:rPr>
                      <w:lang w:val="en-US"/>
                    </w:rPr>
                    <w:t>ISO 14001</w:t>
                  </w:r>
                  <w:r w:rsidRPr="00724C8D">
                    <w:t> </w:t>
                  </w:r>
                </w:p>
              </w:tc>
            </w:tr>
            <w:tr w:rsidR="00724C8D" w:rsidRPr="00724C8D" w14:paraId="091FD8A2" w14:textId="77777777" w:rsidTr="00724C8D">
              <w:trPr>
                <w:trHeight w:val="300"/>
              </w:trPr>
              <w:tc>
                <w:tcPr>
                  <w:tcW w:w="1680" w:type="dxa"/>
                  <w:tcBorders>
                    <w:top w:val="nil"/>
                    <w:left w:val="nil"/>
                    <w:bottom w:val="nil"/>
                    <w:right w:val="nil"/>
                  </w:tcBorders>
                  <w:hideMark/>
                </w:tcPr>
                <w:p w14:paraId="7FE24EC5" w14:textId="77777777" w:rsidR="00724C8D" w:rsidRPr="00724C8D" w:rsidRDefault="00724C8D" w:rsidP="00D5327E">
                  <w:pPr>
                    <w:framePr w:hSpace="180" w:wrap="around" w:vAnchor="text" w:hAnchor="margin" w:xAlign="center" w:y="757"/>
                    <w:spacing w:after="0" w:line="240" w:lineRule="auto"/>
                  </w:pPr>
                  <w:proofErr w:type="spellStart"/>
                  <w:r w:rsidRPr="00724C8D">
                    <w:rPr>
                      <w:lang w:val="en-US"/>
                    </w:rPr>
                    <w:t>BioMedResins</w:t>
                  </w:r>
                  <w:proofErr w:type="spellEnd"/>
                  <w:r w:rsidRPr="00724C8D">
                    <w:t> </w:t>
                  </w:r>
                </w:p>
              </w:tc>
              <w:tc>
                <w:tcPr>
                  <w:tcW w:w="1440" w:type="dxa"/>
                  <w:tcBorders>
                    <w:top w:val="nil"/>
                    <w:left w:val="nil"/>
                    <w:bottom w:val="nil"/>
                    <w:right w:val="nil"/>
                  </w:tcBorders>
                  <w:hideMark/>
                </w:tcPr>
                <w:p w14:paraId="27F4DFE4" w14:textId="77777777" w:rsidR="00724C8D" w:rsidRPr="00724C8D" w:rsidRDefault="00724C8D" w:rsidP="00D5327E">
                  <w:pPr>
                    <w:framePr w:hSpace="180" w:wrap="around" w:vAnchor="text" w:hAnchor="margin" w:xAlign="center" w:y="757"/>
                    <w:spacing w:after="0" w:line="240" w:lineRule="auto"/>
                  </w:pPr>
                  <w:r w:rsidRPr="00724C8D">
                    <w:rPr>
                      <w:lang w:val="en-US"/>
                    </w:rPr>
                    <w:t>92</w:t>
                  </w:r>
                  <w:r w:rsidRPr="00724C8D">
                    <w:t> </w:t>
                  </w:r>
                </w:p>
              </w:tc>
              <w:tc>
                <w:tcPr>
                  <w:tcW w:w="1515" w:type="dxa"/>
                  <w:tcBorders>
                    <w:top w:val="nil"/>
                    <w:left w:val="nil"/>
                    <w:bottom w:val="nil"/>
                    <w:right w:val="nil"/>
                  </w:tcBorders>
                  <w:hideMark/>
                </w:tcPr>
                <w:p w14:paraId="783DFF46" w14:textId="77777777" w:rsidR="00724C8D" w:rsidRPr="00724C8D" w:rsidRDefault="00724C8D" w:rsidP="00D5327E">
                  <w:pPr>
                    <w:framePr w:hSpace="180" w:wrap="around" w:vAnchor="text" w:hAnchor="margin" w:xAlign="center" w:y="757"/>
                    <w:spacing w:after="0" w:line="240" w:lineRule="auto"/>
                  </w:pPr>
                  <w:r w:rsidRPr="00724C8D">
                    <w:rPr>
                      <w:lang w:val="en-US"/>
                    </w:rPr>
                    <w:t>1.5</w:t>
                  </w:r>
                  <w:r w:rsidRPr="00724C8D">
                    <w:t> </w:t>
                  </w:r>
                </w:p>
              </w:tc>
              <w:tc>
                <w:tcPr>
                  <w:tcW w:w="1440" w:type="dxa"/>
                  <w:tcBorders>
                    <w:top w:val="nil"/>
                    <w:left w:val="nil"/>
                    <w:bottom w:val="nil"/>
                    <w:right w:val="nil"/>
                  </w:tcBorders>
                  <w:hideMark/>
                </w:tcPr>
                <w:p w14:paraId="7D770B46" w14:textId="77777777" w:rsidR="00724C8D" w:rsidRPr="00724C8D" w:rsidRDefault="00724C8D" w:rsidP="00D5327E">
                  <w:pPr>
                    <w:framePr w:hSpace="180" w:wrap="around" w:vAnchor="text" w:hAnchor="margin" w:xAlign="center" w:y="757"/>
                    <w:spacing w:after="0" w:line="240" w:lineRule="auto"/>
                  </w:pPr>
                  <w:r w:rsidRPr="00724C8D">
                    <w:rPr>
                      <w:lang w:val="en-US"/>
                    </w:rPr>
                    <w:t>4000</w:t>
                  </w:r>
                  <w:r w:rsidRPr="00724C8D">
                    <w:t> </w:t>
                  </w:r>
                </w:p>
              </w:tc>
              <w:tc>
                <w:tcPr>
                  <w:tcW w:w="1440" w:type="dxa"/>
                  <w:tcBorders>
                    <w:top w:val="nil"/>
                    <w:left w:val="nil"/>
                    <w:bottom w:val="nil"/>
                    <w:right w:val="nil"/>
                  </w:tcBorders>
                  <w:hideMark/>
                </w:tcPr>
                <w:p w14:paraId="5AF87D88" w14:textId="77777777" w:rsidR="00724C8D" w:rsidRPr="00724C8D" w:rsidRDefault="00724C8D" w:rsidP="00D5327E">
                  <w:pPr>
                    <w:framePr w:hSpace="180" w:wrap="around" w:vAnchor="text" w:hAnchor="margin" w:xAlign="center" w:y="757"/>
                    <w:spacing w:after="0" w:line="240" w:lineRule="auto"/>
                  </w:pPr>
                  <w:r w:rsidRPr="00724C8D">
                    <w:rPr>
                      <w:lang w:val="en-US"/>
                    </w:rPr>
                    <w:t>5000</w:t>
                  </w:r>
                  <w:r w:rsidRPr="00724C8D">
                    <w:t> </w:t>
                  </w:r>
                </w:p>
              </w:tc>
              <w:tc>
                <w:tcPr>
                  <w:tcW w:w="1440" w:type="dxa"/>
                  <w:tcBorders>
                    <w:top w:val="nil"/>
                    <w:left w:val="nil"/>
                    <w:bottom w:val="nil"/>
                    <w:right w:val="nil"/>
                  </w:tcBorders>
                  <w:hideMark/>
                </w:tcPr>
                <w:p w14:paraId="09F4A30D" w14:textId="77777777" w:rsidR="00724C8D" w:rsidRPr="00724C8D" w:rsidRDefault="00724C8D" w:rsidP="00D5327E">
                  <w:pPr>
                    <w:framePr w:hSpace="180" w:wrap="around" w:vAnchor="text" w:hAnchor="margin" w:xAlign="center" w:y="757"/>
                    <w:spacing w:after="0" w:line="240" w:lineRule="auto"/>
                  </w:pPr>
                  <w:r w:rsidRPr="00724C8D">
                    <w:rPr>
                      <w:lang w:val="en-US"/>
                    </w:rPr>
                    <w:t>FDA Approved</w:t>
                  </w:r>
                  <w:r w:rsidRPr="00724C8D">
                    <w:t> </w:t>
                  </w:r>
                </w:p>
              </w:tc>
            </w:tr>
            <w:tr w:rsidR="00724C8D" w:rsidRPr="00724C8D" w14:paraId="5093DB48" w14:textId="77777777" w:rsidTr="00724C8D">
              <w:trPr>
                <w:trHeight w:val="300"/>
              </w:trPr>
              <w:tc>
                <w:tcPr>
                  <w:tcW w:w="1680" w:type="dxa"/>
                  <w:tcBorders>
                    <w:top w:val="nil"/>
                    <w:left w:val="nil"/>
                    <w:bottom w:val="nil"/>
                    <w:right w:val="nil"/>
                  </w:tcBorders>
                  <w:hideMark/>
                </w:tcPr>
                <w:p w14:paraId="25C66717" w14:textId="77777777" w:rsidR="00724C8D" w:rsidRPr="00724C8D" w:rsidRDefault="00724C8D" w:rsidP="00D5327E">
                  <w:pPr>
                    <w:framePr w:hSpace="180" w:wrap="around" w:vAnchor="text" w:hAnchor="margin" w:xAlign="center" w:y="757"/>
                    <w:spacing w:after="0" w:line="240" w:lineRule="auto"/>
                  </w:pPr>
                  <w:proofErr w:type="spellStart"/>
                  <w:r w:rsidRPr="00724C8D">
                    <w:rPr>
                      <w:lang w:val="en-US"/>
                    </w:rPr>
                    <w:t>EcoNanotubes</w:t>
                  </w:r>
                  <w:proofErr w:type="spellEnd"/>
                  <w:r w:rsidRPr="00724C8D">
                    <w:t> </w:t>
                  </w:r>
                </w:p>
              </w:tc>
              <w:tc>
                <w:tcPr>
                  <w:tcW w:w="1440" w:type="dxa"/>
                  <w:tcBorders>
                    <w:top w:val="nil"/>
                    <w:left w:val="nil"/>
                    <w:bottom w:val="nil"/>
                    <w:right w:val="nil"/>
                  </w:tcBorders>
                  <w:hideMark/>
                </w:tcPr>
                <w:p w14:paraId="476DA596" w14:textId="77777777" w:rsidR="00724C8D" w:rsidRPr="00724C8D" w:rsidRDefault="00724C8D" w:rsidP="00D5327E">
                  <w:pPr>
                    <w:framePr w:hSpace="180" w:wrap="around" w:vAnchor="text" w:hAnchor="margin" w:xAlign="center" w:y="757"/>
                    <w:spacing w:after="0" w:line="240" w:lineRule="auto"/>
                  </w:pPr>
                  <w:r w:rsidRPr="00724C8D">
                    <w:rPr>
                      <w:lang w:val="en-US"/>
                    </w:rPr>
                    <w:t>95</w:t>
                  </w:r>
                  <w:r w:rsidRPr="00724C8D">
                    <w:t> </w:t>
                  </w:r>
                </w:p>
              </w:tc>
              <w:tc>
                <w:tcPr>
                  <w:tcW w:w="1515" w:type="dxa"/>
                  <w:tcBorders>
                    <w:top w:val="nil"/>
                    <w:left w:val="nil"/>
                    <w:bottom w:val="nil"/>
                    <w:right w:val="nil"/>
                  </w:tcBorders>
                  <w:hideMark/>
                </w:tcPr>
                <w:p w14:paraId="5476493A" w14:textId="77777777" w:rsidR="00724C8D" w:rsidRPr="00724C8D" w:rsidRDefault="00724C8D" w:rsidP="00D5327E">
                  <w:pPr>
                    <w:framePr w:hSpace="180" w:wrap="around" w:vAnchor="text" w:hAnchor="margin" w:xAlign="center" w:y="757"/>
                    <w:spacing w:after="0" w:line="240" w:lineRule="auto"/>
                  </w:pPr>
                  <w:r w:rsidRPr="00724C8D">
                    <w:rPr>
                      <w:lang w:val="en-US"/>
                    </w:rPr>
                    <w:t>1.4</w:t>
                  </w:r>
                  <w:r w:rsidRPr="00724C8D">
                    <w:t> </w:t>
                  </w:r>
                </w:p>
              </w:tc>
              <w:tc>
                <w:tcPr>
                  <w:tcW w:w="1440" w:type="dxa"/>
                  <w:tcBorders>
                    <w:top w:val="nil"/>
                    <w:left w:val="nil"/>
                    <w:bottom w:val="nil"/>
                    <w:right w:val="nil"/>
                  </w:tcBorders>
                  <w:hideMark/>
                </w:tcPr>
                <w:p w14:paraId="58E418D3" w14:textId="77777777" w:rsidR="00724C8D" w:rsidRPr="00724C8D" w:rsidRDefault="00724C8D" w:rsidP="00D5327E">
                  <w:pPr>
                    <w:framePr w:hSpace="180" w:wrap="around" w:vAnchor="text" w:hAnchor="margin" w:xAlign="center" w:y="757"/>
                    <w:spacing w:after="0" w:line="240" w:lineRule="auto"/>
                  </w:pPr>
                  <w:r w:rsidRPr="00724C8D">
                    <w:rPr>
                      <w:lang w:val="en-US"/>
                    </w:rPr>
                    <w:t>3000</w:t>
                  </w:r>
                  <w:r w:rsidRPr="00724C8D">
                    <w:t> </w:t>
                  </w:r>
                </w:p>
              </w:tc>
              <w:tc>
                <w:tcPr>
                  <w:tcW w:w="1440" w:type="dxa"/>
                  <w:tcBorders>
                    <w:top w:val="nil"/>
                    <w:left w:val="nil"/>
                    <w:bottom w:val="nil"/>
                    <w:right w:val="nil"/>
                  </w:tcBorders>
                  <w:hideMark/>
                </w:tcPr>
                <w:p w14:paraId="41993FED" w14:textId="77777777" w:rsidR="00724C8D" w:rsidRPr="00724C8D" w:rsidRDefault="00724C8D" w:rsidP="00D5327E">
                  <w:pPr>
                    <w:framePr w:hSpace="180" w:wrap="around" w:vAnchor="text" w:hAnchor="margin" w:xAlign="center" w:y="757"/>
                    <w:spacing w:after="0" w:line="240" w:lineRule="auto"/>
                  </w:pPr>
                  <w:r w:rsidRPr="00724C8D">
                    <w:rPr>
                      <w:lang w:val="en-US"/>
                    </w:rPr>
                    <w:t>4500</w:t>
                  </w:r>
                  <w:r w:rsidRPr="00724C8D">
                    <w:t> </w:t>
                  </w:r>
                </w:p>
              </w:tc>
              <w:tc>
                <w:tcPr>
                  <w:tcW w:w="1440" w:type="dxa"/>
                  <w:tcBorders>
                    <w:top w:val="nil"/>
                    <w:left w:val="nil"/>
                    <w:bottom w:val="nil"/>
                    <w:right w:val="nil"/>
                  </w:tcBorders>
                  <w:hideMark/>
                </w:tcPr>
                <w:p w14:paraId="2F3648CE" w14:textId="77777777" w:rsidR="00724C8D" w:rsidRPr="00724C8D" w:rsidRDefault="00724C8D" w:rsidP="00D5327E">
                  <w:pPr>
                    <w:framePr w:hSpace="180" w:wrap="around" w:vAnchor="text" w:hAnchor="margin" w:xAlign="center" w:y="757"/>
                    <w:spacing w:after="0" w:line="240" w:lineRule="auto"/>
                  </w:pPr>
                  <w:r w:rsidRPr="00724C8D">
                    <w:rPr>
                      <w:lang w:val="en-US"/>
                    </w:rPr>
                    <w:t>ISO 50001</w:t>
                  </w:r>
                  <w:r w:rsidRPr="00724C8D">
                    <w:t> </w:t>
                  </w:r>
                </w:p>
              </w:tc>
            </w:tr>
          </w:tbl>
          <w:p w14:paraId="535027D5" w14:textId="77777777" w:rsidR="00724C8D" w:rsidRPr="00724C8D" w:rsidRDefault="00724C8D" w:rsidP="00724C8D">
            <w:r w:rsidRPr="00724C8D">
              <w:rPr>
                <w:lang w:val="en-US"/>
              </w:rPr>
              <w:t>Objective and Constraints</w:t>
            </w:r>
            <w:r w:rsidRPr="00724C8D">
              <w:t> </w:t>
            </w:r>
          </w:p>
          <w:p w14:paraId="4514E594" w14:textId="77777777" w:rsidR="00724C8D" w:rsidRPr="00724C8D" w:rsidRDefault="00724C8D" w:rsidP="00724C8D">
            <w:r w:rsidRPr="00724C8D">
              <w:rPr>
                <w:lang w:val="en-US"/>
              </w:rPr>
              <w:t>The objective is to minimize the total cost of production while achieving the following goals:</w:t>
            </w:r>
            <w:r w:rsidRPr="00724C8D">
              <w:t> </w:t>
            </w:r>
          </w:p>
          <w:p w14:paraId="4DB83861" w14:textId="77777777" w:rsidR="00724C8D" w:rsidRPr="00724C8D" w:rsidRDefault="00724C8D" w:rsidP="00724C8D">
            <w:r w:rsidRPr="00724C8D">
              <w:rPr>
                <w:lang w:val="en-US"/>
              </w:rPr>
              <w:t>- Ensure each product meets its minimum quality standards.</w:t>
            </w:r>
            <w:r w:rsidRPr="00724C8D">
              <w:t> </w:t>
            </w:r>
          </w:p>
          <w:p w14:paraId="2F57C45F" w14:textId="77777777" w:rsidR="00724C8D" w:rsidRPr="00724C8D" w:rsidRDefault="00724C8D" w:rsidP="00724C8D">
            <w:r w:rsidRPr="00724C8D">
              <w:rPr>
                <w:lang w:val="en-US"/>
              </w:rPr>
              <w:t>- Keep the environmental impact of each product within the permissible limit.</w:t>
            </w:r>
            <w:r w:rsidRPr="00724C8D">
              <w:t> </w:t>
            </w:r>
          </w:p>
          <w:p w14:paraId="55152FE6" w14:textId="77777777" w:rsidR="00724C8D" w:rsidRPr="00724C8D" w:rsidRDefault="00724C8D" w:rsidP="00724C8D">
            <w:r w:rsidRPr="00724C8D">
              <w:rPr>
                <w:lang w:val="en-US"/>
              </w:rPr>
              <w:t>- Satisfy dynamic demand for each product while considering production capacity constraints.</w:t>
            </w:r>
            <w:r w:rsidRPr="00724C8D">
              <w:t> </w:t>
            </w:r>
          </w:p>
          <w:p w14:paraId="28DB7E05" w14:textId="77777777" w:rsidR="00724C8D" w:rsidRPr="00724C8D" w:rsidRDefault="00724C8D" w:rsidP="00724C8D">
            <w:r w:rsidRPr="00724C8D">
              <w:rPr>
                <w:lang w:val="en-US"/>
              </w:rPr>
              <w:t>- Adhere to ingredient supply constraints and manage risk factors.</w:t>
            </w:r>
            <w:r w:rsidRPr="00724C8D">
              <w:t> </w:t>
            </w:r>
          </w:p>
          <w:p w14:paraId="077E5C23" w14:textId="77777777" w:rsidR="00724C8D" w:rsidRPr="00724C8D" w:rsidRDefault="00724C8D" w:rsidP="00724C8D">
            <w:r w:rsidRPr="00724C8D">
              <w:rPr>
                <w:lang w:val="en-US"/>
              </w:rPr>
              <w:t>- Comply with industry-specific regulatory requirements.</w:t>
            </w:r>
            <w:r w:rsidRPr="00724C8D">
              <w:t> </w:t>
            </w:r>
          </w:p>
          <w:p w14:paraId="15A167C9" w14:textId="77777777" w:rsidR="00724C8D" w:rsidRPr="00724C8D" w:rsidRDefault="00724C8D" w:rsidP="00724C8D">
            <w:r w:rsidRPr="00724C8D">
              <w:t> </w:t>
            </w:r>
          </w:p>
          <w:p w14:paraId="35EA2560" w14:textId="77777777" w:rsidR="00654A05" w:rsidRPr="007B5FA6" w:rsidRDefault="00654A05" w:rsidP="00685CB1"/>
        </w:tc>
        <w:tc>
          <w:tcPr>
            <w:tcW w:w="7080" w:type="dxa"/>
          </w:tcPr>
          <w:p w14:paraId="0225C32A" w14:textId="77777777" w:rsidR="009F3D48" w:rsidRPr="009F3D48" w:rsidRDefault="009F3D48" w:rsidP="009F3D48">
            <w:pPr>
              <w:rPr>
                <w:lang w:val="en-US"/>
              </w:rPr>
            </w:pPr>
            <w:r w:rsidRPr="009F3D48">
              <w:rPr>
                <w:lang w:val="en-US"/>
              </w:rPr>
              <w:lastRenderedPageBreak/>
              <w:t>Indices and Sets</w:t>
            </w:r>
          </w:p>
          <w:p w14:paraId="7DBCD08F" w14:textId="77777777" w:rsidR="009F3D48" w:rsidRPr="009F3D48" w:rsidRDefault="009F3D48" w:rsidP="009F3D48">
            <w:pPr>
              <w:rPr>
                <w:lang w:val="en-US"/>
              </w:rPr>
            </w:pPr>
            <w:r w:rsidRPr="009F3D48">
              <w:rPr>
                <w:lang w:val="en-US"/>
              </w:rPr>
              <w:br/>
              <w:t xml:space="preserve">t </w:t>
            </w:r>
            <w:r w:rsidRPr="009F3D48">
              <w:rPr>
                <w:rFonts w:ascii="Cambria Math" w:hAnsi="Cambria Math" w:cs="Cambria Math"/>
                <w:lang w:val="en-US"/>
              </w:rPr>
              <w:t>∈</w:t>
            </w:r>
            <w:r w:rsidRPr="009F3D48">
              <w:rPr>
                <w:lang w:val="en-US"/>
              </w:rPr>
              <w:t xml:space="preserve"> T: Time periods (e.g., months or production cycles).</w:t>
            </w:r>
            <w:r w:rsidRPr="009F3D48">
              <w:rPr>
                <w:lang w:val="en-US"/>
              </w:rPr>
              <w:br/>
            </w:r>
            <w:r w:rsidRPr="009F3D48">
              <w:rPr>
                <w:lang w:val="en-US"/>
              </w:rPr>
              <w:br/>
            </w:r>
            <w:proofErr w:type="spellStart"/>
            <w:r w:rsidRPr="009F3D48">
              <w:rPr>
                <w:lang w:val="en-US"/>
              </w:rPr>
              <w:t>i</w:t>
            </w:r>
            <w:proofErr w:type="spellEnd"/>
            <w:r w:rsidRPr="009F3D48">
              <w:rPr>
                <w:lang w:val="en-US"/>
              </w:rPr>
              <w:t xml:space="preserve"> </w:t>
            </w:r>
            <w:r w:rsidRPr="009F3D48">
              <w:rPr>
                <w:rFonts w:ascii="Cambria Math" w:hAnsi="Cambria Math" w:cs="Cambria Math"/>
                <w:lang w:val="en-US"/>
              </w:rPr>
              <w:t>∈</w:t>
            </w:r>
            <w:r w:rsidRPr="009F3D48">
              <w:rPr>
                <w:lang w:val="en-US"/>
              </w:rPr>
              <w:t xml:space="preserve"> I: Ingredients (I = {Material A, Material B, Material C, Material D, Material E, Material F, Material G}).</w:t>
            </w:r>
            <w:r w:rsidRPr="009F3D48">
              <w:rPr>
                <w:lang w:val="en-US"/>
              </w:rPr>
              <w:br/>
            </w:r>
            <w:r w:rsidRPr="009F3D48">
              <w:rPr>
                <w:lang w:val="en-US"/>
              </w:rPr>
              <w:br/>
              <w:t xml:space="preserve">j </w:t>
            </w:r>
            <w:r w:rsidRPr="009F3D48">
              <w:rPr>
                <w:rFonts w:ascii="Cambria Math" w:hAnsi="Cambria Math" w:cs="Cambria Math"/>
                <w:lang w:val="en-US"/>
              </w:rPr>
              <w:t>∈</w:t>
            </w:r>
            <w:r w:rsidRPr="009F3D48">
              <w:rPr>
                <w:lang w:val="en-US"/>
              </w:rPr>
              <w:t xml:space="preserve"> J: Products (J = {</w:t>
            </w:r>
            <w:proofErr w:type="spellStart"/>
            <w:r w:rsidRPr="009F3D48">
              <w:rPr>
                <w:lang w:val="en-US"/>
              </w:rPr>
              <w:t>AeroComposites</w:t>
            </w:r>
            <w:proofErr w:type="spellEnd"/>
            <w:r w:rsidRPr="009F3D48">
              <w:rPr>
                <w:lang w:val="en-US"/>
              </w:rPr>
              <w:t xml:space="preserve">, </w:t>
            </w:r>
            <w:proofErr w:type="spellStart"/>
            <w:r w:rsidRPr="009F3D48">
              <w:rPr>
                <w:lang w:val="en-US"/>
              </w:rPr>
              <w:t>SolarPolymers</w:t>
            </w:r>
            <w:proofErr w:type="spellEnd"/>
            <w:r w:rsidRPr="009F3D48">
              <w:rPr>
                <w:lang w:val="en-US"/>
              </w:rPr>
              <w:t xml:space="preserve">, </w:t>
            </w:r>
            <w:proofErr w:type="spellStart"/>
            <w:r w:rsidRPr="009F3D48">
              <w:rPr>
                <w:lang w:val="en-US"/>
              </w:rPr>
              <w:t>BioMedResins</w:t>
            </w:r>
            <w:proofErr w:type="spellEnd"/>
            <w:r w:rsidRPr="009F3D48">
              <w:rPr>
                <w:lang w:val="en-US"/>
              </w:rPr>
              <w:t xml:space="preserve">, </w:t>
            </w:r>
            <w:proofErr w:type="spellStart"/>
            <w:r w:rsidRPr="009F3D48">
              <w:rPr>
                <w:lang w:val="en-US"/>
              </w:rPr>
              <w:t>EcoNanotubes</w:t>
            </w:r>
            <w:proofErr w:type="spellEnd"/>
            <w:r w:rsidRPr="009F3D48">
              <w:rPr>
                <w:lang w:val="en-US"/>
              </w:rPr>
              <w:t>}).</w:t>
            </w:r>
            <w:r w:rsidRPr="009F3D48">
              <w:rPr>
                <w:lang w:val="en-US"/>
              </w:rPr>
              <w:br/>
            </w:r>
          </w:p>
          <w:p w14:paraId="4F9A07E5" w14:textId="77777777" w:rsidR="009F3D48" w:rsidRPr="009F3D48" w:rsidRDefault="009F3D48" w:rsidP="009F3D48">
            <w:pPr>
              <w:rPr>
                <w:lang w:val="en-US"/>
              </w:rPr>
            </w:pPr>
            <w:r w:rsidRPr="009F3D48">
              <w:rPr>
                <w:lang w:val="en-US"/>
              </w:rPr>
              <w:t>Decision Variables</w:t>
            </w:r>
          </w:p>
          <w:p w14:paraId="632DB607" w14:textId="77777777" w:rsidR="009F3D48" w:rsidRPr="009F3D48" w:rsidRDefault="009F3D48" w:rsidP="009F3D48">
            <w:pPr>
              <w:rPr>
                <w:lang w:val="en-US"/>
              </w:rPr>
            </w:pPr>
            <w:r w:rsidRPr="009F3D48">
              <w:rPr>
                <w:lang w:val="en-US"/>
              </w:rPr>
              <w:br/>
              <w:t>Let x_{</w:t>
            </w:r>
            <w:proofErr w:type="spellStart"/>
            <w:proofErr w:type="gramStart"/>
            <w:r w:rsidRPr="009F3D48">
              <w:rPr>
                <w:lang w:val="en-US"/>
              </w:rPr>
              <w:t>i,j</w:t>
            </w:r>
            <w:proofErr w:type="spellEnd"/>
            <w:proofErr w:type="gramEnd"/>
            <w:r w:rsidRPr="009F3D48">
              <w:rPr>
                <w:lang w:val="en-US"/>
              </w:rPr>
              <w:t xml:space="preserve">} represent the amount of ingredient </w:t>
            </w:r>
            <w:proofErr w:type="spellStart"/>
            <w:r w:rsidRPr="009F3D48">
              <w:rPr>
                <w:lang w:val="en-US"/>
              </w:rPr>
              <w:t>i</w:t>
            </w:r>
            <w:proofErr w:type="spellEnd"/>
            <w:r w:rsidRPr="009F3D48">
              <w:rPr>
                <w:lang w:val="en-US"/>
              </w:rPr>
              <w:t xml:space="preserve"> used in product j:</w:t>
            </w:r>
            <w:r w:rsidRPr="009F3D48">
              <w:rPr>
                <w:lang w:val="en-US"/>
              </w:rPr>
              <w:br/>
              <w:t xml:space="preserve">- x_{i,1} for Ingredient </w:t>
            </w:r>
            <w:proofErr w:type="spellStart"/>
            <w:r w:rsidRPr="009F3D48">
              <w:rPr>
                <w:lang w:val="en-US"/>
              </w:rPr>
              <w:t>i</w:t>
            </w:r>
            <w:proofErr w:type="spellEnd"/>
            <w:r w:rsidRPr="009F3D48">
              <w:rPr>
                <w:lang w:val="en-US"/>
              </w:rPr>
              <w:t xml:space="preserve"> in </w:t>
            </w:r>
            <w:proofErr w:type="spellStart"/>
            <w:r w:rsidRPr="009F3D48">
              <w:rPr>
                <w:lang w:val="en-US"/>
              </w:rPr>
              <w:t>AeroComposites</w:t>
            </w:r>
            <w:proofErr w:type="spellEnd"/>
            <w:r w:rsidRPr="009F3D48">
              <w:rPr>
                <w:lang w:val="en-US"/>
              </w:rPr>
              <w:t xml:space="preserve"> </w:t>
            </w:r>
            <w:r w:rsidRPr="009F3D48">
              <w:rPr>
                <w:lang w:val="en-US"/>
              </w:rPr>
              <w:br/>
              <w:t xml:space="preserve">- x_{i,2} for Ingredient </w:t>
            </w:r>
            <w:proofErr w:type="spellStart"/>
            <w:r w:rsidRPr="009F3D48">
              <w:rPr>
                <w:lang w:val="en-US"/>
              </w:rPr>
              <w:t>i</w:t>
            </w:r>
            <w:proofErr w:type="spellEnd"/>
            <w:r w:rsidRPr="009F3D48">
              <w:rPr>
                <w:lang w:val="en-US"/>
              </w:rPr>
              <w:t xml:space="preserve"> in </w:t>
            </w:r>
            <w:proofErr w:type="spellStart"/>
            <w:r w:rsidRPr="009F3D48">
              <w:rPr>
                <w:lang w:val="en-US"/>
              </w:rPr>
              <w:t>SolarPolymers</w:t>
            </w:r>
            <w:proofErr w:type="spellEnd"/>
            <w:r w:rsidRPr="009F3D48">
              <w:rPr>
                <w:lang w:val="en-US"/>
              </w:rPr>
              <w:t xml:space="preserve"> </w:t>
            </w:r>
            <w:r w:rsidRPr="009F3D48">
              <w:rPr>
                <w:lang w:val="en-US"/>
              </w:rPr>
              <w:br/>
            </w:r>
            <w:r w:rsidRPr="009F3D48">
              <w:rPr>
                <w:lang w:val="en-US"/>
              </w:rPr>
              <w:lastRenderedPageBreak/>
              <w:t xml:space="preserve">- x_{i,3} for Ingredient </w:t>
            </w:r>
            <w:proofErr w:type="spellStart"/>
            <w:r w:rsidRPr="009F3D48">
              <w:rPr>
                <w:lang w:val="en-US"/>
              </w:rPr>
              <w:t>i</w:t>
            </w:r>
            <w:proofErr w:type="spellEnd"/>
            <w:r w:rsidRPr="009F3D48">
              <w:rPr>
                <w:lang w:val="en-US"/>
              </w:rPr>
              <w:t xml:space="preserve"> in </w:t>
            </w:r>
            <w:proofErr w:type="spellStart"/>
            <w:r w:rsidRPr="009F3D48">
              <w:rPr>
                <w:lang w:val="en-US"/>
              </w:rPr>
              <w:t>BioMedResins</w:t>
            </w:r>
            <w:proofErr w:type="spellEnd"/>
            <w:r w:rsidRPr="009F3D48">
              <w:rPr>
                <w:lang w:val="en-US"/>
              </w:rPr>
              <w:t xml:space="preserve"> </w:t>
            </w:r>
            <w:r w:rsidRPr="009F3D48">
              <w:rPr>
                <w:lang w:val="en-US"/>
              </w:rPr>
              <w:br/>
              <w:t xml:space="preserve">- x_{i,4} for Ingredient </w:t>
            </w:r>
            <w:proofErr w:type="spellStart"/>
            <w:r w:rsidRPr="009F3D48">
              <w:rPr>
                <w:lang w:val="en-US"/>
              </w:rPr>
              <w:t>i</w:t>
            </w:r>
            <w:proofErr w:type="spellEnd"/>
            <w:r w:rsidRPr="009F3D48">
              <w:rPr>
                <w:lang w:val="en-US"/>
              </w:rPr>
              <w:t xml:space="preserve"> in </w:t>
            </w:r>
            <w:proofErr w:type="spellStart"/>
            <w:r w:rsidRPr="009F3D48">
              <w:rPr>
                <w:lang w:val="en-US"/>
              </w:rPr>
              <w:t>EcoNanotubes</w:t>
            </w:r>
            <w:proofErr w:type="spellEnd"/>
            <w:r w:rsidRPr="009F3D48">
              <w:rPr>
                <w:lang w:val="en-US"/>
              </w:rPr>
              <w:t xml:space="preserve"> </w:t>
            </w:r>
            <w:r w:rsidRPr="009F3D48">
              <w:rPr>
                <w:lang w:val="en-US"/>
              </w:rPr>
              <w:br/>
            </w:r>
          </w:p>
          <w:p w14:paraId="6BAD2293" w14:textId="77777777" w:rsidR="009F3D48" w:rsidRPr="009F3D48" w:rsidRDefault="009F3D48" w:rsidP="009F3D48">
            <w:pPr>
              <w:rPr>
                <w:lang w:val="en-US"/>
              </w:rPr>
            </w:pPr>
            <w:r w:rsidRPr="009F3D48">
              <w:rPr>
                <w:lang w:val="en-US"/>
              </w:rPr>
              <w:t>Objective Function</w:t>
            </w:r>
          </w:p>
          <w:p w14:paraId="6C146127" w14:textId="77777777" w:rsidR="009F3D48" w:rsidRPr="009F3D48" w:rsidRDefault="009F3D48" w:rsidP="009F3D48">
            <w:pPr>
              <w:rPr>
                <w:lang w:val="en-US"/>
              </w:rPr>
            </w:pPr>
            <w:r w:rsidRPr="009F3D48">
              <w:rPr>
                <w:lang w:val="en-US"/>
              </w:rPr>
              <w:br/>
              <w:t>The objective is to minimize the total cost of production, which is given by:</w:t>
            </w:r>
            <w:r w:rsidRPr="009F3D48">
              <w:rPr>
                <w:lang w:val="en-US"/>
              </w:rPr>
              <w:br/>
            </w:r>
            <w:r w:rsidRPr="009F3D48">
              <w:rPr>
                <w:lang w:val="en-US"/>
              </w:rPr>
              <w:br/>
              <w:t>Minimize: Z = Σ_{</w:t>
            </w:r>
            <w:proofErr w:type="spellStart"/>
            <w:r w:rsidRPr="009F3D48">
              <w:rPr>
                <w:lang w:val="en-US"/>
              </w:rPr>
              <w:t>i</w:t>
            </w:r>
            <w:proofErr w:type="spellEnd"/>
            <w:r w:rsidRPr="009F3D48">
              <w:rPr>
                <w:lang w:val="en-US"/>
              </w:rPr>
              <w:t xml:space="preserve">=1}^{7} Σ_{j=1}^{4} </w:t>
            </w:r>
            <w:proofErr w:type="spellStart"/>
            <w:r w:rsidRPr="009F3D48">
              <w:rPr>
                <w:lang w:val="en-US"/>
              </w:rPr>
              <w:t>c_i</w:t>
            </w:r>
            <w:proofErr w:type="spellEnd"/>
            <w:r w:rsidRPr="009F3D48">
              <w:rPr>
                <w:lang w:val="en-US"/>
              </w:rPr>
              <w:t xml:space="preserve"> * x_{</w:t>
            </w:r>
            <w:proofErr w:type="spellStart"/>
            <w:r w:rsidRPr="009F3D48">
              <w:rPr>
                <w:lang w:val="en-US"/>
              </w:rPr>
              <w:t>i,j</w:t>
            </w:r>
            <w:proofErr w:type="spellEnd"/>
            <w:r w:rsidRPr="009F3D48">
              <w:rPr>
                <w:lang w:val="en-US"/>
              </w:rPr>
              <w:t>}</w:t>
            </w:r>
            <w:r w:rsidRPr="009F3D48">
              <w:rPr>
                <w:lang w:val="en-US"/>
              </w:rPr>
              <w:br/>
            </w:r>
            <w:r w:rsidRPr="009F3D48">
              <w:rPr>
                <w:lang w:val="en-US"/>
              </w:rPr>
              <w:br/>
              <w:t>Where:</w:t>
            </w:r>
            <w:r w:rsidRPr="009F3D48">
              <w:rPr>
                <w:lang w:val="en-US"/>
              </w:rPr>
              <w:br/>
              <w:t xml:space="preserve">- </w:t>
            </w:r>
            <w:proofErr w:type="spellStart"/>
            <w:r w:rsidRPr="009F3D48">
              <w:rPr>
                <w:lang w:val="en-US"/>
              </w:rPr>
              <w:t>c_i</w:t>
            </w:r>
            <w:proofErr w:type="spellEnd"/>
            <w:r w:rsidRPr="009F3D48">
              <w:rPr>
                <w:lang w:val="en-US"/>
              </w:rPr>
              <w:t xml:space="preserve"> is the cost per kg of Ingredient </w:t>
            </w:r>
            <w:proofErr w:type="spellStart"/>
            <w:r w:rsidRPr="009F3D48">
              <w:rPr>
                <w:lang w:val="en-US"/>
              </w:rPr>
              <w:t>i</w:t>
            </w:r>
            <w:proofErr w:type="spellEnd"/>
            <w:r w:rsidRPr="009F3D48">
              <w:rPr>
                <w:lang w:val="en-US"/>
              </w:rPr>
              <w:t>,</w:t>
            </w:r>
            <w:r w:rsidRPr="009F3D48">
              <w:rPr>
                <w:lang w:val="en-US"/>
              </w:rPr>
              <w:br/>
              <w:t>- x_{</w:t>
            </w:r>
            <w:proofErr w:type="spellStart"/>
            <w:r w:rsidRPr="009F3D48">
              <w:rPr>
                <w:lang w:val="en-US"/>
              </w:rPr>
              <w:t>i,j</w:t>
            </w:r>
            <w:proofErr w:type="spellEnd"/>
            <w:r w:rsidRPr="009F3D48">
              <w:rPr>
                <w:lang w:val="en-US"/>
              </w:rPr>
              <w:t xml:space="preserve">} is the amount of Ingredient </w:t>
            </w:r>
            <w:proofErr w:type="spellStart"/>
            <w:r w:rsidRPr="009F3D48">
              <w:rPr>
                <w:lang w:val="en-US"/>
              </w:rPr>
              <w:t>i</w:t>
            </w:r>
            <w:proofErr w:type="spellEnd"/>
            <w:r w:rsidRPr="009F3D48">
              <w:rPr>
                <w:lang w:val="en-US"/>
              </w:rPr>
              <w:t xml:space="preserve"> used in product j.</w:t>
            </w:r>
            <w:r w:rsidRPr="009F3D48">
              <w:rPr>
                <w:lang w:val="en-US"/>
              </w:rPr>
              <w:br/>
            </w:r>
          </w:p>
          <w:p w14:paraId="64E009D4" w14:textId="77777777" w:rsidR="009F3D48" w:rsidRPr="009F3D48" w:rsidRDefault="009F3D48" w:rsidP="009F3D48">
            <w:pPr>
              <w:rPr>
                <w:lang w:val="en-US"/>
              </w:rPr>
            </w:pPr>
            <w:r w:rsidRPr="009F3D48">
              <w:rPr>
                <w:lang w:val="en-US"/>
              </w:rPr>
              <w:t>Constraints</w:t>
            </w:r>
          </w:p>
          <w:p w14:paraId="01E6032E" w14:textId="77777777" w:rsidR="009F3D48" w:rsidRPr="009F3D48" w:rsidRDefault="009F3D48" w:rsidP="009F3D48">
            <w:pPr>
              <w:rPr>
                <w:lang w:val="en-US"/>
              </w:rPr>
            </w:pPr>
            <w:r w:rsidRPr="009F3D48">
              <w:rPr>
                <w:lang w:val="en-US"/>
              </w:rPr>
              <w:t>1. Quality Constraints</w:t>
            </w:r>
          </w:p>
          <w:p w14:paraId="7014A42B" w14:textId="77777777" w:rsidR="009F3D48" w:rsidRPr="009F3D48" w:rsidRDefault="009F3D48" w:rsidP="009F3D48">
            <w:pPr>
              <w:rPr>
                <w:lang w:val="en-US"/>
              </w:rPr>
            </w:pPr>
            <w:r w:rsidRPr="009F3D48">
              <w:rPr>
                <w:lang w:val="en-US"/>
              </w:rPr>
              <w:br/>
              <w:t>Each product must meet its minimum quality requirement:</w:t>
            </w:r>
            <w:r w:rsidRPr="009F3D48">
              <w:rPr>
                <w:lang w:val="en-US"/>
              </w:rPr>
              <w:br/>
            </w:r>
            <w:r w:rsidRPr="009F3D48">
              <w:rPr>
                <w:lang w:val="en-US"/>
              </w:rPr>
              <w:br/>
              <w:t>- Σ_{</w:t>
            </w:r>
            <w:proofErr w:type="spellStart"/>
            <w:r w:rsidRPr="009F3D48">
              <w:rPr>
                <w:lang w:val="en-US"/>
              </w:rPr>
              <w:t>i</w:t>
            </w:r>
            <w:proofErr w:type="spellEnd"/>
            <w:r w:rsidRPr="009F3D48">
              <w:rPr>
                <w:lang w:val="en-US"/>
              </w:rPr>
              <w:t xml:space="preserve">=1}^{7} </w:t>
            </w:r>
            <w:proofErr w:type="spellStart"/>
            <w:r w:rsidRPr="009F3D48">
              <w:rPr>
                <w:lang w:val="en-US"/>
              </w:rPr>
              <w:t>quality_i</w:t>
            </w:r>
            <w:proofErr w:type="spellEnd"/>
            <w:r w:rsidRPr="009F3D48">
              <w:rPr>
                <w:lang w:val="en-US"/>
              </w:rPr>
              <w:t xml:space="preserve"> * x_{i,1} ≥ 90 (</w:t>
            </w:r>
            <w:proofErr w:type="spellStart"/>
            <w:r w:rsidRPr="009F3D48">
              <w:rPr>
                <w:lang w:val="en-US"/>
              </w:rPr>
              <w:t>AeroComposites</w:t>
            </w:r>
            <w:proofErr w:type="spellEnd"/>
            <w:r w:rsidRPr="009F3D48">
              <w:rPr>
                <w:lang w:val="en-US"/>
              </w:rPr>
              <w:t>)</w:t>
            </w:r>
            <w:r w:rsidRPr="009F3D48">
              <w:rPr>
                <w:lang w:val="en-US"/>
              </w:rPr>
              <w:br/>
              <w:t>- Σ_{</w:t>
            </w:r>
            <w:proofErr w:type="spellStart"/>
            <w:r w:rsidRPr="009F3D48">
              <w:rPr>
                <w:lang w:val="en-US"/>
              </w:rPr>
              <w:t>i</w:t>
            </w:r>
            <w:proofErr w:type="spellEnd"/>
            <w:r w:rsidRPr="009F3D48">
              <w:rPr>
                <w:lang w:val="en-US"/>
              </w:rPr>
              <w:t xml:space="preserve">=1}^{7} </w:t>
            </w:r>
            <w:proofErr w:type="spellStart"/>
            <w:r w:rsidRPr="009F3D48">
              <w:rPr>
                <w:lang w:val="en-US"/>
              </w:rPr>
              <w:t>quality_i</w:t>
            </w:r>
            <w:proofErr w:type="spellEnd"/>
            <w:r w:rsidRPr="009F3D48">
              <w:rPr>
                <w:lang w:val="en-US"/>
              </w:rPr>
              <w:t xml:space="preserve"> * x_{i,2} ≥ 88 (</w:t>
            </w:r>
            <w:proofErr w:type="spellStart"/>
            <w:r w:rsidRPr="009F3D48">
              <w:rPr>
                <w:lang w:val="en-US"/>
              </w:rPr>
              <w:t>SolarPolymers</w:t>
            </w:r>
            <w:proofErr w:type="spellEnd"/>
            <w:r w:rsidRPr="009F3D48">
              <w:rPr>
                <w:lang w:val="en-US"/>
              </w:rPr>
              <w:t>)</w:t>
            </w:r>
            <w:r w:rsidRPr="009F3D48">
              <w:rPr>
                <w:lang w:val="en-US"/>
              </w:rPr>
              <w:br/>
              <w:t>- Σ_{</w:t>
            </w:r>
            <w:proofErr w:type="spellStart"/>
            <w:r w:rsidRPr="009F3D48">
              <w:rPr>
                <w:lang w:val="en-US"/>
              </w:rPr>
              <w:t>i</w:t>
            </w:r>
            <w:proofErr w:type="spellEnd"/>
            <w:r w:rsidRPr="009F3D48">
              <w:rPr>
                <w:lang w:val="en-US"/>
              </w:rPr>
              <w:t xml:space="preserve">=1}^{7} </w:t>
            </w:r>
            <w:proofErr w:type="spellStart"/>
            <w:r w:rsidRPr="009F3D48">
              <w:rPr>
                <w:lang w:val="en-US"/>
              </w:rPr>
              <w:t>quality_i</w:t>
            </w:r>
            <w:proofErr w:type="spellEnd"/>
            <w:r w:rsidRPr="009F3D48">
              <w:rPr>
                <w:lang w:val="en-US"/>
              </w:rPr>
              <w:t xml:space="preserve"> * x_{i,3} ≥ 92 (</w:t>
            </w:r>
            <w:proofErr w:type="spellStart"/>
            <w:r w:rsidRPr="009F3D48">
              <w:rPr>
                <w:lang w:val="en-US"/>
              </w:rPr>
              <w:t>BioMedResins</w:t>
            </w:r>
            <w:proofErr w:type="spellEnd"/>
            <w:r w:rsidRPr="009F3D48">
              <w:rPr>
                <w:lang w:val="en-US"/>
              </w:rPr>
              <w:t>)</w:t>
            </w:r>
            <w:r w:rsidRPr="009F3D48">
              <w:rPr>
                <w:lang w:val="en-US"/>
              </w:rPr>
              <w:br/>
              <w:t>- Σ_{</w:t>
            </w:r>
            <w:proofErr w:type="spellStart"/>
            <w:r w:rsidRPr="009F3D48">
              <w:rPr>
                <w:lang w:val="en-US"/>
              </w:rPr>
              <w:t>i</w:t>
            </w:r>
            <w:proofErr w:type="spellEnd"/>
            <w:r w:rsidRPr="009F3D48">
              <w:rPr>
                <w:lang w:val="en-US"/>
              </w:rPr>
              <w:t xml:space="preserve">=1}^{7} </w:t>
            </w:r>
            <w:proofErr w:type="spellStart"/>
            <w:r w:rsidRPr="009F3D48">
              <w:rPr>
                <w:lang w:val="en-US"/>
              </w:rPr>
              <w:t>quality_i</w:t>
            </w:r>
            <w:proofErr w:type="spellEnd"/>
            <w:r w:rsidRPr="009F3D48">
              <w:rPr>
                <w:lang w:val="en-US"/>
              </w:rPr>
              <w:t xml:space="preserve"> * x_{i,4} ≥ 95 (</w:t>
            </w:r>
            <w:proofErr w:type="spellStart"/>
            <w:r w:rsidRPr="009F3D48">
              <w:rPr>
                <w:lang w:val="en-US"/>
              </w:rPr>
              <w:t>EcoNanotubes</w:t>
            </w:r>
            <w:proofErr w:type="spellEnd"/>
            <w:r w:rsidRPr="009F3D48">
              <w:rPr>
                <w:lang w:val="en-US"/>
              </w:rPr>
              <w:t>)</w:t>
            </w:r>
            <w:r w:rsidRPr="009F3D48">
              <w:rPr>
                <w:lang w:val="en-US"/>
              </w:rPr>
              <w:br/>
            </w:r>
          </w:p>
          <w:p w14:paraId="62EB091F" w14:textId="77777777" w:rsidR="009F3D48" w:rsidRPr="009F3D48" w:rsidRDefault="009F3D48" w:rsidP="009F3D48">
            <w:pPr>
              <w:rPr>
                <w:lang w:val="en-US"/>
              </w:rPr>
            </w:pPr>
            <w:r w:rsidRPr="009F3D48">
              <w:rPr>
                <w:lang w:val="en-US"/>
              </w:rPr>
              <w:t>2. Environmental Impact Constraints</w:t>
            </w:r>
          </w:p>
          <w:p w14:paraId="6DC9D2A2" w14:textId="77777777" w:rsidR="009F3D48" w:rsidRPr="009F3D48" w:rsidRDefault="009F3D48" w:rsidP="009F3D48">
            <w:pPr>
              <w:rPr>
                <w:lang w:val="en-US"/>
              </w:rPr>
            </w:pPr>
            <w:r w:rsidRPr="009F3D48">
              <w:rPr>
                <w:lang w:val="en-US"/>
              </w:rPr>
              <w:br/>
              <w:t>Each product must have an environmental impact less than or equal to the specified limit:</w:t>
            </w:r>
            <w:r w:rsidRPr="009F3D48">
              <w:rPr>
                <w:lang w:val="en-US"/>
              </w:rPr>
              <w:br/>
            </w:r>
            <w:r w:rsidRPr="009F3D48">
              <w:rPr>
                <w:lang w:val="en-US"/>
              </w:rPr>
              <w:br/>
              <w:t>- Σ_{</w:t>
            </w:r>
            <w:proofErr w:type="spellStart"/>
            <w:r w:rsidRPr="009F3D48">
              <w:rPr>
                <w:lang w:val="en-US"/>
              </w:rPr>
              <w:t>i</w:t>
            </w:r>
            <w:proofErr w:type="spellEnd"/>
            <w:r w:rsidRPr="009F3D48">
              <w:rPr>
                <w:lang w:val="en-US"/>
              </w:rPr>
              <w:t xml:space="preserve">=1}^{7} </w:t>
            </w:r>
            <w:proofErr w:type="spellStart"/>
            <w:r w:rsidRPr="009F3D48">
              <w:rPr>
                <w:lang w:val="en-US"/>
              </w:rPr>
              <w:t>impact_i</w:t>
            </w:r>
            <w:proofErr w:type="spellEnd"/>
            <w:r w:rsidRPr="009F3D48">
              <w:rPr>
                <w:lang w:val="en-US"/>
              </w:rPr>
              <w:t xml:space="preserve"> * x_{i,1} ≤ 1.8 (</w:t>
            </w:r>
            <w:proofErr w:type="spellStart"/>
            <w:r w:rsidRPr="009F3D48">
              <w:rPr>
                <w:lang w:val="en-US"/>
              </w:rPr>
              <w:t>AeroComposites</w:t>
            </w:r>
            <w:proofErr w:type="spellEnd"/>
            <w:r w:rsidRPr="009F3D48">
              <w:rPr>
                <w:lang w:val="en-US"/>
              </w:rPr>
              <w:t>)</w:t>
            </w:r>
            <w:r w:rsidRPr="009F3D48">
              <w:rPr>
                <w:lang w:val="en-US"/>
              </w:rPr>
              <w:br/>
              <w:t>- Σ_{</w:t>
            </w:r>
            <w:proofErr w:type="spellStart"/>
            <w:r w:rsidRPr="009F3D48">
              <w:rPr>
                <w:lang w:val="en-US"/>
              </w:rPr>
              <w:t>i</w:t>
            </w:r>
            <w:proofErr w:type="spellEnd"/>
            <w:r w:rsidRPr="009F3D48">
              <w:rPr>
                <w:lang w:val="en-US"/>
              </w:rPr>
              <w:t xml:space="preserve">=1}^{7} </w:t>
            </w:r>
            <w:proofErr w:type="spellStart"/>
            <w:r w:rsidRPr="009F3D48">
              <w:rPr>
                <w:lang w:val="en-US"/>
              </w:rPr>
              <w:t>impact_i</w:t>
            </w:r>
            <w:proofErr w:type="spellEnd"/>
            <w:r w:rsidRPr="009F3D48">
              <w:rPr>
                <w:lang w:val="en-US"/>
              </w:rPr>
              <w:t xml:space="preserve"> * x_{i,2} ≤ 2.0 (</w:t>
            </w:r>
            <w:proofErr w:type="spellStart"/>
            <w:r w:rsidRPr="009F3D48">
              <w:rPr>
                <w:lang w:val="en-US"/>
              </w:rPr>
              <w:t>SolarPolymers</w:t>
            </w:r>
            <w:proofErr w:type="spellEnd"/>
            <w:r w:rsidRPr="009F3D48">
              <w:rPr>
                <w:lang w:val="en-US"/>
              </w:rPr>
              <w:t>)</w:t>
            </w:r>
            <w:r w:rsidRPr="009F3D48">
              <w:rPr>
                <w:lang w:val="en-US"/>
              </w:rPr>
              <w:br/>
              <w:t>- Σ_{</w:t>
            </w:r>
            <w:proofErr w:type="spellStart"/>
            <w:r w:rsidRPr="009F3D48">
              <w:rPr>
                <w:lang w:val="en-US"/>
              </w:rPr>
              <w:t>i</w:t>
            </w:r>
            <w:proofErr w:type="spellEnd"/>
            <w:r w:rsidRPr="009F3D48">
              <w:rPr>
                <w:lang w:val="en-US"/>
              </w:rPr>
              <w:t xml:space="preserve">=1}^{7} </w:t>
            </w:r>
            <w:proofErr w:type="spellStart"/>
            <w:r w:rsidRPr="009F3D48">
              <w:rPr>
                <w:lang w:val="en-US"/>
              </w:rPr>
              <w:t>impact_i</w:t>
            </w:r>
            <w:proofErr w:type="spellEnd"/>
            <w:r w:rsidRPr="009F3D48">
              <w:rPr>
                <w:lang w:val="en-US"/>
              </w:rPr>
              <w:t xml:space="preserve"> * x_{i,3} ≤ 1.5 (</w:t>
            </w:r>
            <w:proofErr w:type="spellStart"/>
            <w:r w:rsidRPr="009F3D48">
              <w:rPr>
                <w:lang w:val="en-US"/>
              </w:rPr>
              <w:t>BioMedResins</w:t>
            </w:r>
            <w:proofErr w:type="spellEnd"/>
            <w:r w:rsidRPr="009F3D48">
              <w:rPr>
                <w:lang w:val="en-US"/>
              </w:rPr>
              <w:t>)</w:t>
            </w:r>
            <w:r w:rsidRPr="009F3D48">
              <w:rPr>
                <w:lang w:val="en-US"/>
              </w:rPr>
              <w:br/>
              <w:t>- Σ_{</w:t>
            </w:r>
            <w:proofErr w:type="spellStart"/>
            <w:r w:rsidRPr="009F3D48">
              <w:rPr>
                <w:lang w:val="en-US"/>
              </w:rPr>
              <w:t>i</w:t>
            </w:r>
            <w:proofErr w:type="spellEnd"/>
            <w:r w:rsidRPr="009F3D48">
              <w:rPr>
                <w:lang w:val="en-US"/>
              </w:rPr>
              <w:t xml:space="preserve">=1}^{7} </w:t>
            </w:r>
            <w:proofErr w:type="spellStart"/>
            <w:r w:rsidRPr="009F3D48">
              <w:rPr>
                <w:lang w:val="en-US"/>
              </w:rPr>
              <w:t>impact_i</w:t>
            </w:r>
            <w:proofErr w:type="spellEnd"/>
            <w:r w:rsidRPr="009F3D48">
              <w:rPr>
                <w:lang w:val="en-US"/>
              </w:rPr>
              <w:t xml:space="preserve"> * x_{i,4} ≤ 1.4 (</w:t>
            </w:r>
            <w:proofErr w:type="spellStart"/>
            <w:r w:rsidRPr="009F3D48">
              <w:rPr>
                <w:lang w:val="en-US"/>
              </w:rPr>
              <w:t>EcoNanotubes</w:t>
            </w:r>
            <w:proofErr w:type="spellEnd"/>
            <w:r w:rsidRPr="009F3D48">
              <w:rPr>
                <w:lang w:val="en-US"/>
              </w:rPr>
              <w:t>)</w:t>
            </w:r>
            <w:r w:rsidRPr="009F3D48">
              <w:rPr>
                <w:lang w:val="en-US"/>
              </w:rPr>
              <w:br/>
            </w:r>
          </w:p>
          <w:p w14:paraId="72A29206" w14:textId="77777777" w:rsidR="009F3D48" w:rsidRPr="009F3D48" w:rsidRDefault="009F3D48" w:rsidP="009F3D48">
            <w:pPr>
              <w:rPr>
                <w:lang w:val="en-US"/>
              </w:rPr>
            </w:pPr>
            <w:r w:rsidRPr="009F3D48">
              <w:rPr>
                <w:lang w:val="en-US"/>
              </w:rPr>
              <w:t>3. Demand Constraints</w:t>
            </w:r>
          </w:p>
          <w:p w14:paraId="61C8F613" w14:textId="77777777" w:rsidR="009F3D48" w:rsidRPr="009F3D48" w:rsidRDefault="009F3D48" w:rsidP="009F3D48">
            <w:pPr>
              <w:rPr>
                <w:lang w:val="en-US"/>
              </w:rPr>
            </w:pPr>
            <w:r w:rsidRPr="009F3D48">
              <w:rPr>
                <w:lang w:val="en-US"/>
              </w:rPr>
              <w:br/>
              <w:t>The refinery must meet the demand for each product:</w:t>
            </w:r>
            <w:r w:rsidRPr="009F3D48">
              <w:rPr>
                <w:lang w:val="en-US"/>
              </w:rPr>
              <w:br/>
            </w:r>
            <w:r w:rsidRPr="009F3D48">
              <w:rPr>
                <w:lang w:val="en-US"/>
              </w:rPr>
              <w:br/>
              <w:t>- Σ_{</w:t>
            </w:r>
            <w:proofErr w:type="spellStart"/>
            <w:r w:rsidRPr="009F3D48">
              <w:rPr>
                <w:lang w:val="en-US"/>
              </w:rPr>
              <w:t>i</w:t>
            </w:r>
            <w:proofErr w:type="spellEnd"/>
            <w:r w:rsidRPr="009F3D48">
              <w:rPr>
                <w:lang w:val="en-US"/>
              </w:rPr>
              <w:t>=1}^{7} x_{i,1} = 5000 kg (</w:t>
            </w:r>
            <w:proofErr w:type="spellStart"/>
            <w:r w:rsidRPr="009F3D48">
              <w:rPr>
                <w:lang w:val="en-US"/>
              </w:rPr>
              <w:t>AeroComposites</w:t>
            </w:r>
            <w:proofErr w:type="spellEnd"/>
            <w:r w:rsidRPr="009F3D48">
              <w:rPr>
                <w:lang w:val="en-US"/>
              </w:rPr>
              <w:t>)</w:t>
            </w:r>
            <w:r w:rsidRPr="009F3D48">
              <w:rPr>
                <w:lang w:val="en-US"/>
              </w:rPr>
              <w:br/>
              <w:t>- Σ_{</w:t>
            </w:r>
            <w:proofErr w:type="spellStart"/>
            <w:r w:rsidRPr="009F3D48">
              <w:rPr>
                <w:lang w:val="en-US"/>
              </w:rPr>
              <w:t>i</w:t>
            </w:r>
            <w:proofErr w:type="spellEnd"/>
            <w:r w:rsidRPr="009F3D48">
              <w:rPr>
                <w:lang w:val="en-US"/>
              </w:rPr>
              <w:t>=1}^{7} x_{i,2} = 6000 kg (</w:t>
            </w:r>
            <w:proofErr w:type="spellStart"/>
            <w:r w:rsidRPr="009F3D48">
              <w:rPr>
                <w:lang w:val="en-US"/>
              </w:rPr>
              <w:t>SolarPolymers</w:t>
            </w:r>
            <w:proofErr w:type="spellEnd"/>
            <w:r w:rsidRPr="009F3D48">
              <w:rPr>
                <w:lang w:val="en-US"/>
              </w:rPr>
              <w:t>)</w:t>
            </w:r>
            <w:r w:rsidRPr="009F3D48">
              <w:rPr>
                <w:lang w:val="en-US"/>
              </w:rPr>
              <w:br/>
            </w:r>
            <w:r w:rsidRPr="009F3D48">
              <w:rPr>
                <w:lang w:val="en-US"/>
              </w:rPr>
              <w:lastRenderedPageBreak/>
              <w:t>- Σ_{</w:t>
            </w:r>
            <w:proofErr w:type="spellStart"/>
            <w:r w:rsidRPr="009F3D48">
              <w:rPr>
                <w:lang w:val="en-US"/>
              </w:rPr>
              <w:t>i</w:t>
            </w:r>
            <w:proofErr w:type="spellEnd"/>
            <w:r w:rsidRPr="009F3D48">
              <w:rPr>
                <w:lang w:val="en-US"/>
              </w:rPr>
              <w:t>=1}^{7} x_{i,3} = 4000 kg (</w:t>
            </w:r>
            <w:proofErr w:type="spellStart"/>
            <w:r w:rsidRPr="009F3D48">
              <w:rPr>
                <w:lang w:val="en-US"/>
              </w:rPr>
              <w:t>BioMedResins</w:t>
            </w:r>
            <w:proofErr w:type="spellEnd"/>
            <w:r w:rsidRPr="009F3D48">
              <w:rPr>
                <w:lang w:val="en-US"/>
              </w:rPr>
              <w:t>)</w:t>
            </w:r>
            <w:r w:rsidRPr="009F3D48">
              <w:rPr>
                <w:lang w:val="en-US"/>
              </w:rPr>
              <w:br/>
              <w:t>- Σ_{</w:t>
            </w:r>
            <w:proofErr w:type="spellStart"/>
            <w:r w:rsidRPr="009F3D48">
              <w:rPr>
                <w:lang w:val="en-US"/>
              </w:rPr>
              <w:t>i</w:t>
            </w:r>
            <w:proofErr w:type="spellEnd"/>
            <w:r w:rsidRPr="009F3D48">
              <w:rPr>
                <w:lang w:val="en-US"/>
              </w:rPr>
              <w:t>=1}^{7} x_{i,4} = 3000 kg (</w:t>
            </w:r>
            <w:proofErr w:type="spellStart"/>
            <w:r w:rsidRPr="009F3D48">
              <w:rPr>
                <w:lang w:val="en-US"/>
              </w:rPr>
              <w:t>EcoNanotubes</w:t>
            </w:r>
            <w:proofErr w:type="spellEnd"/>
            <w:r w:rsidRPr="009F3D48">
              <w:rPr>
                <w:lang w:val="en-US"/>
              </w:rPr>
              <w:t>)</w:t>
            </w:r>
            <w:r w:rsidRPr="009F3D48">
              <w:rPr>
                <w:lang w:val="en-US"/>
              </w:rPr>
              <w:br/>
            </w:r>
          </w:p>
          <w:p w14:paraId="75952784" w14:textId="77777777" w:rsidR="009F3D48" w:rsidRPr="009F3D48" w:rsidRDefault="009F3D48" w:rsidP="009F3D48">
            <w:pPr>
              <w:rPr>
                <w:lang w:val="en-US"/>
              </w:rPr>
            </w:pPr>
            <w:r w:rsidRPr="009F3D48">
              <w:rPr>
                <w:lang w:val="en-US"/>
              </w:rPr>
              <w:t>4. Production Capacity Constraints</w:t>
            </w:r>
          </w:p>
          <w:p w14:paraId="7619F361" w14:textId="77777777" w:rsidR="009F3D48" w:rsidRPr="009F3D48" w:rsidRDefault="009F3D48" w:rsidP="009F3D48">
            <w:pPr>
              <w:rPr>
                <w:lang w:val="en-US"/>
              </w:rPr>
            </w:pPr>
            <w:r w:rsidRPr="009F3D48">
              <w:rPr>
                <w:lang w:val="en-US"/>
              </w:rPr>
              <w:br/>
              <w:t>The production capacity for each product should not exceed the given limit:</w:t>
            </w:r>
            <w:r w:rsidRPr="009F3D48">
              <w:rPr>
                <w:lang w:val="en-US"/>
              </w:rPr>
              <w:br/>
            </w:r>
            <w:r w:rsidRPr="009F3D48">
              <w:rPr>
                <w:lang w:val="en-US"/>
              </w:rPr>
              <w:br/>
              <w:t>- Σ_{</w:t>
            </w:r>
            <w:proofErr w:type="spellStart"/>
            <w:r w:rsidRPr="009F3D48">
              <w:rPr>
                <w:lang w:val="en-US"/>
              </w:rPr>
              <w:t>i</w:t>
            </w:r>
            <w:proofErr w:type="spellEnd"/>
            <w:r w:rsidRPr="009F3D48">
              <w:rPr>
                <w:lang w:val="en-US"/>
              </w:rPr>
              <w:t>=1}^{7} x_{i,1} ≤ 6000 kg (</w:t>
            </w:r>
            <w:proofErr w:type="spellStart"/>
            <w:r w:rsidRPr="009F3D48">
              <w:rPr>
                <w:lang w:val="en-US"/>
              </w:rPr>
              <w:t>AeroComposites</w:t>
            </w:r>
            <w:proofErr w:type="spellEnd"/>
            <w:r w:rsidRPr="009F3D48">
              <w:rPr>
                <w:lang w:val="en-US"/>
              </w:rPr>
              <w:t>)</w:t>
            </w:r>
            <w:r w:rsidRPr="009F3D48">
              <w:rPr>
                <w:lang w:val="en-US"/>
              </w:rPr>
              <w:br/>
              <w:t>- Σ_{</w:t>
            </w:r>
            <w:proofErr w:type="spellStart"/>
            <w:r w:rsidRPr="009F3D48">
              <w:rPr>
                <w:lang w:val="en-US"/>
              </w:rPr>
              <w:t>i</w:t>
            </w:r>
            <w:proofErr w:type="spellEnd"/>
            <w:r w:rsidRPr="009F3D48">
              <w:rPr>
                <w:lang w:val="en-US"/>
              </w:rPr>
              <w:t>=1}^{7} x_{i,2} ≤ 7000 kg (</w:t>
            </w:r>
            <w:proofErr w:type="spellStart"/>
            <w:r w:rsidRPr="009F3D48">
              <w:rPr>
                <w:lang w:val="en-US"/>
              </w:rPr>
              <w:t>SolarPolymers</w:t>
            </w:r>
            <w:proofErr w:type="spellEnd"/>
            <w:r w:rsidRPr="009F3D48">
              <w:rPr>
                <w:lang w:val="en-US"/>
              </w:rPr>
              <w:t>)</w:t>
            </w:r>
            <w:r w:rsidRPr="009F3D48">
              <w:rPr>
                <w:lang w:val="en-US"/>
              </w:rPr>
              <w:br/>
              <w:t>- Σ_{</w:t>
            </w:r>
            <w:proofErr w:type="spellStart"/>
            <w:r w:rsidRPr="009F3D48">
              <w:rPr>
                <w:lang w:val="en-US"/>
              </w:rPr>
              <w:t>i</w:t>
            </w:r>
            <w:proofErr w:type="spellEnd"/>
            <w:r w:rsidRPr="009F3D48">
              <w:rPr>
                <w:lang w:val="en-US"/>
              </w:rPr>
              <w:t>=1}^{7} x_{i,3} ≤ 5000 kg (</w:t>
            </w:r>
            <w:proofErr w:type="spellStart"/>
            <w:r w:rsidRPr="009F3D48">
              <w:rPr>
                <w:lang w:val="en-US"/>
              </w:rPr>
              <w:t>BioMedResins</w:t>
            </w:r>
            <w:proofErr w:type="spellEnd"/>
            <w:r w:rsidRPr="009F3D48">
              <w:rPr>
                <w:lang w:val="en-US"/>
              </w:rPr>
              <w:t>)</w:t>
            </w:r>
            <w:r w:rsidRPr="009F3D48">
              <w:rPr>
                <w:lang w:val="en-US"/>
              </w:rPr>
              <w:br/>
              <w:t>- Σ_{</w:t>
            </w:r>
            <w:proofErr w:type="spellStart"/>
            <w:r w:rsidRPr="009F3D48">
              <w:rPr>
                <w:lang w:val="en-US"/>
              </w:rPr>
              <w:t>i</w:t>
            </w:r>
            <w:proofErr w:type="spellEnd"/>
            <w:r w:rsidRPr="009F3D48">
              <w:rPr>
                <w:lang w:val="en-US"/>
              </w:rPr>
              <w:t>=1}^{7} x_{i,4} ≤ 4500 kg (</w:t>
            </w:r>
            <w:proofErr w:type="spellStart"/>
            <w:r w:rsidRPr="009F3D48">
              <w:rPr>
                <w:lang w:val="en-US"/>
              </w:rPr>
              <w:t>EcoNanotubes</w:t>
            </w:r>
            <w:proofErr w:type="spellEnd"/>
            <w:r w:rsidRPr="009F3D48">
              <w:rPr>
                <w:lang w:val="en-US"/>
              </w:rPr>
              <w:t>)</w:t>
            </w:r>
            <w:r w:rsidRPr="009F3D48">
              <w:rPr>
                <w:lang w:val="en-US"/>
              </w:rPr>
              <w:br/>
            </w:r>
          </w:p>
          <w:p w14:paraId="5C9AB6F7" w14:textId="77777777" w:rsidR="009F3D48" w:rsidRPr="009F3D48" w:rsidRDefault="009F3D48" w:rsidP="009F3D48">
            <w:pPr>
              <w:rPr>
                <w:lang w:val="en-US"/>
              </w:rPr>
            </w:pPr>
            <w:r w:rsidRPr="009F3D48">
              <w:rPr>
                <w:lang w:val="en-US"/>
              </w:rPr>
              <w:t>5. Ingredient Supply Constraints</w:t>
            </w:r>
          </w:p>
          <w:p w14:paraId="72A8AFA9" w14:textId="3669FCC5" w:rsidR="00654A05" w:rsidRPr="007B5FA6" w:rsidRDefault="009F3D48" w:rsidP="009F3D48">
            <w:r w:rsidRPr="007B5FA6">
              <w:rPr>
                <w:lang w:val="en-US"/>
              </w:rPr>
              <w:br/>
              <w:t>The total usage of each ingredient should not exceed its supply limit:</w:t>
            </w:r>
            <w:r w:rsidRPr="007B5FA6">
              <w:rPr>
                <w:lang w:val="en-US"/>
              </w:rPr>
              <w:br/>
            </w:r>
            <w:r w:rsidRPr="007B5FA6">
              <w:rPr>
                <w:lang w:val="en-US"/>
              </w:rPr>
              <w:br/>
              <w:t>- Σ_{j=</w:t>
            </w:r>
            <w:proofErr w:type="gramStart"/>
            <w:r w:rsidRPr="007B5FA6">
              <w:rPr>
                <w:lang w:val="en-US"/>
              </w:rPr>
              <w:t>1}^</w:t>
            </w:r>
            <w:proofErr w:type="gramEnd"/>
            <w:r w:rsidRPr="007B5FA6">
              <w:rPr>
                <w:lang w:val="en-US"/>
              </w:rPr>
              <w:t>{4} x_{</w:t>
            </w:r>
            <w:proofErr w:type="spellStart"/>
            <w:proofErr w:type="gramStart"/>
            <w:r w:rsidRPr="007B5FA6">
              <w:rPr>
                <w:lang w:val="en-US"/>
              </w:rPr>
              <w:t>i,j</w:t>
            </w:r>
            <w:proofErr w:type="spellEnd"/>
            <w:proofErr w:type="gramEnd"/>
            <w:r w:rsidRPr="007B5FA6">
              <w:rPr>
                <w:lang w:val="en-US"/>
              </w:rPr>
              <w:t xml:space="preserve">} ≤ </w:t>
            </w:r>
            <w:proofErr w:type="spellStart"/>
            <w:r w:rsidRPr="007B5FA6">
              <w:rPr>
                <w:lang w:val="en-US"/>
              </w:rPr>
              <w:t>S_i</w:t>
            </w:r>
            <w:proofErr w:type="spellEnd"/>
            <w:r w:rsidRPr="007B5FA6">
              <w:rPr>
                <w:lang w:val="en-US"/>
              </w:rPr>
              <w:t xml:space="preserve">, for </w:t>
            </w:r>
            <w:proofErr w:type="spellStart"/>
            <w:r w:rsidRPr="007B5FA6">
              <w:rPr>
                <w:lang w:val="en-US"/>
              </w:rPr>
              <w:t>i</w:t>
            </w:r>
            <w:proofErr w:type="spellEnd"/>
            <w:r w:rsidRPr="007B5FA6">
              <w:rPr>
                <w:lang w:val="en-US"/>
              </w:rPr>
              <w:t xml:space="preserve"> </w:t>
            </w:r>
            <w:r w:rsidRPr="007B5FA6">
              <w:rPr>
                <w:rFonts w:ascii="Cambria Math" w:hAnsi="Cambria Math" w:cs="Cambria Math"/>
                <w:lang w:val="en-US"/>
              </w:rPr>
              <w:t>∈</w:t>
            </w:r>
            <w:r w:rsidRPr="007B5FA6">
              <w:rPr>
                <w:lang w:val="en-US"/>
              </w:rPr>
              <w:t xml:space="preserve"> {A, B, C, D, E, F, G}</w:t>
            </w:r>
          </w:p>
        </w:tc>
      </w:tr>
    </w:tbl>
    <w:p w14:paraId="019FC12C" w14:textId="2013AE7D" w:rsidR="009E45B7" w:rsidRPr="007B5FA6" w:rsidRDefault="009E45B7"/>
    <w:p w14:paraId="5830D1D7" w14:textId="77777777" w:rsidR="007D6D3D" w:rsidRPr="007B5FA6" w:rsidRDefault="007F3993">
      <w:r w:rsidRPr="007B5FA6">
        <w:br w:type="page"/>
      </w:r>
    </w:p>
    <w:tbl>
      <w:tblPr>
        <w:tblStyle w:val="TableGrid"/>
        <w:tblpPr w:leftFromText="180" w:rightFromText="180" w:horzAnchor="page" w:tblpX="205" w:tblpY="-1116"/>
        <w:tblW w:w="16438" w:type="dxa"/>
        <w:tblLook w:val="04A0" w:firstRow="1" w:lastRow="0" w:firstColumn="1" w:lastColumn="0" w:noHBand="0" w:noVBand="1"/>
      </w:tblPr>
      <w:tblGrid>
        <w:gridCol w:w="7638"/>
        <w:gridCol w:w="8800"/>
      </w:tblGrid>
      <w:tr w:rsidR="007D6D3D" w:rsidRPr="007B5FA6" w14:paraId="7CCD1AC8" w14:textId="77777777" w:rsidTr="00825E9F">
        <w:tc>
          <w:tcPr>
            <w:tcW w:w="16438" w:type="dxa"/>
            <w:gridSpan w:val="2"/>
          </w:tcPr>
          <w:p w14:paraId="001D3D80" w14:textId="66F698EA" w:rsidR="007D6D3D" w:rsidRPr="007B5FA6" w:rsidRDefault="007D6D3D" w:rsidP="00825E9F">
            <w:pPr>
              <w:jc w:val="center"/>
            </w:pPr>
            <w:r w:rsidRPr="007B5FA6">
              <w:rPr>
                <w:sz w:val="44"/>
                <w:szCs w:val="44"/>
              </w:rPr>
              <w:lastRenderedPageBreak/>
              <w:t>Facility Location</w:t>
            </w:r>
          </w:p>
        </w:tc>
      </w:tr>
      <w:tr w:rsidR="007D6D3D" w:rsidRPr="007B5FA6" w14:paraId="74E0A44E" w14:textId="77777777" w:rsidTr="00825E9F">
        <w:tc>
          <w:tcPr>
            <w:tcW w:w="7638" w:type="dxa"/>
          </w:tcPr>
          <w:p w14:paraId="63896F34" w14:textId="5EDBC866" w:rsidR="007D6D3D" w:rsidRPr="007B5FA6" w:rsidRDefault="007D6D3D" w:rsidP="00825E9F">
            <w:r w:rsidRPr="007B5FA6">
              <w:t>Problem Statement</w:t>
            </w:r>
          </w:p>
        </w:tc>
        <w:tc>
          <w:tcPr>
            <w:tcW w:w="8800" w:type="dxa"/>
          </w:tcPr>
          <w:p w14:paraId="2A7C128E" w14:textId="30B2BC0D" w:rsidR="007D6D3D" w:rsidRPr="007B5FA6" w:rsidRDefault="007D6D3D" w:rsidP="00825E9F">
            <w:r w:rsidRPr="007B5FA6">
              <w:t>Mathematical Model</w:t>
            </w:r>
          </w:p>
        </w:tc>
      </w:tr>
      <w:tr w:rsidR="007D6D3D" w:rsidRPr="007B5FA6" w14:paraId="5205D956" w14:textId="77777777" w:rsidTr="00825E9F">
        <w:tc>
          <w:tcPr>
            <w:tcW w:w="7638" w:type="dxa"/>
          </w:tcPr>
          <w:p w14:paraId="7C3342A7" w14:textId="77777777" w:rsidR="007E0DD6" w:rsidRPr="007E0DD6" w:rsidRDefault="007E0DD6" w:rsidP="00825E9F">
            <w:r w:rsidRPr="007E0DD6">
              <w:t>Global Freight Solutions, a multinational logistics company, is expanding its operations into a newly expanded region. The company seeks to optimize the location of new distribution facilities while minimizing transportation costs, reducing environmental penalties, and maintaining high customer service standards, all within a limited budget.</w:t>
            </w:r>
          </w:p>
          <w:p w14:paraId="5590EAFD" w14:textId="77777777" w:rsidR="007E0DD6" w:rsidRPr="007E0DD6" w:rsidRDefault="007E0DD6" w:rsidP="00825E9F">
            <w:r w:rsidRPr="007E0DD6">
              <w:t>The company must decide which facilities to open, how to allocate customers to these facilities, and how to minimize transportation costs while adhering to operational constraints such as facility capacities, budget, and environmental impact.</w:t>
            </w:r>
          </w:p>
          <w:p w14:paraId="3393E286" w14:textId="77777777" w:rsidR="007E0DD6" w:rsidRPr="007E0DD6" w:rsidRDefault="007E0DD6" w:rsidP="00825E9F">
            <w:r w:rsidRPr="007E0DD6">
              <w:t>Key Objectives:</w:t>
            </w:r>
          </w:p>
          <w:p w14:paraId="4B65F6C3" w14:textId="77777777" w:rsidR="007E0DD6" w:rsidRPr="007E0DD6" w:rsidRDefault="007E0DD6" w:rsidP="00825E9F">
            <w:pPr>
              <w:numPr>
                <w:ilvl w:val="0"/>
                <w:numId w:val="40"/>
              </w:numPr>
            </w:pPr>
            <w:r w:rsidRPr="007E0DD6">
              <w:t>Minimize transportation costs by selecting optimal facility locations and allocating customers efficiently.</w:t>
            </w:r>
          </w:p>
          <w:p w14:paraId="21B866A4" w14:textId="77777777" w:rsidR="007E0DD6" w:rsidRPr="007E0DD6" w:rsidRDefault="007E0DD6" w:rsidP="00825E9F">
            <w:pPr>
              <w:numPr>
                <w:ilvl w:val="0"/>
                <w:numId w:val="40"/>
              </w:numPr>
            </w:pPr>
            <w:r w:rsidRPr="007E0DD6">
              <w:t>Minimize environmental penalties associated with the facility locations, where higher environmental impact scores incur higher penalties.</w:t>
            </w:r>
          </w:p>
          <w:p w14:paraId="3A466637" w14:textId="77777777" w:rsidR="007E0DD6" w:rsidRPr="007E0DD6" w:rsidRDefault="007E0DD6" w:rsidP="00825E9F">
            <w:pPr>
              <w:numPr>
                <w:ilvl w:val="0"/>
                <w:numId w:val="40"/>
              </w:numPr>
            </w:pPr>
            <w:r w:rsidRPr="007E0DD6">
              <w:t>Maximize customer satisfaction by meeting all customer demand while ensuring that each facility operates within its capacity and adheres to the available budget.</w:t>
            </w:r>
          </w:p>
          <w:p w14:paraId="39CC0E25" w14:textId="77777777" w:rsidR="007E0DD6" w:rsidRPr="007E0DD6" w:rsidRDefault="007E0DD6" w:rsidP="00825E9F">
            <w:r w:rsidRPr="007E0DD6">
              <w:t>Problem Breakdown:</w:t>
            </w:r>
          </w:p>
          <w:p w14:paraId="644763D3" w14:textId="77777777" w:rsidR="007E0DD6" w:rsidRPr="007E0DD6" w:rsidRDefault="007E0DD6" w:rsidP="00825E9F">
            <w:pPr>
              <w:numPr>
                <w:ilvl w:val="0"/>
                <w:numId w:val="41"/>
              </w:numPr>
            </w:pPr>
            <w:r w:rsidRPr="007E0DD6">
              <w:t>Transportation Costs: The cost to transport goods from facilities to customers depends on the Euclidean distance between each customer and facility. These transportation costs need to be minimized.</w:t>
            </w:r>
          </w:p>
          <w:p w14:paraId="21CD934F" w14:textId="77777777" w:rsidR="007E0DD6" w:rsidRPr="007E0DD6" w:rsidRDefault="007E0DD6" w:rsidP="00825E9F">
            <w:pPr>
              <w:numPr>
                <w:ilvl w:val="0"/>
                <w:numId w:val="41"/>
              </w:numPr>
            </w:pPr>
            <w:r w:rsidRPr="007E0DD6">
              <w:t>Environmental Penalties: Each potential facility has an associated environmental impact score, and higher scores lead to higher penalty costs. These penalty costs are added to the total cost for each facility.</w:t>
            </w:r>
          </w:p>
          <w:p w14:paraId="669908A0" w14:textId="77777777" w:rsidR="007E0DD6" w:rsidRPr="007E0DD6" w:rsidRDefault="007E0DD6" w:rsidP="00825E9F">
            <w:pPr>
              <w:numPr>
                <w:ilvl w:val="0"/>
                <w:numId w:val="41"/>
              </w:numPr>
            </w:pPr>
            <w:r w:rsidRPr="007E0DD6">
              <w:t>Customer Demand: There are multiple customer locations, each with specific demand that must be fulfilled by the selected facilities. Demand must be satisfied while maintaining service quality.</w:t>
            </w:r>
          </w:p>
          <w:p w14:paraId="17ECD48B" w14:textId="77777777" w:rsidR="007E0DD6" w:rsidRPr="007E0DD6" w:rsidRDefault="007E0DD6" w:rsidP="00825E9F">
            <w:pPr>
              <w:numPr>
                <w:ilvl w:val="0"/>
                <w:numId w:val="41"/>
              </w:numPr>
            </w:pPr>
            <w:r w:rsidRPr="007E0DD6">
              <w:t>Facility Capacities and Budget: Facilities have limited capacities, and the company is constrained by a budget for opening new facilities. The budget must cover both the setup costs and environmental penalties of opening new facilities.</w:t>
            </w:r>
          </w:p>
          <w:p w14:paraId="73A299FB" w14:textId="77777777" w:rsidR="007E0DD6" w:rsidRPr="007E0DD6" w:rsidRDefault="007E0DD6" w:rsidP="00825E9F">
            <w:pPr>
              <w:numPr>
                <w:ilvl w:val="0"/>
                <w:numId w:val="41"/>
              </w:numPr>
            </w:pPr>
            <w:r w:rsidRPr="007E0DD6">
              <w:lastRenderedPageBreak/>
              <w:t>Existing Facilities: The company already operates two existing facilities, which may or may not remain operational based on their cost-effectiveness compared to new facility locations.</w:t>
            </w:r>
          </w:p>
          <w:p w14:paraId="3FFA28F2" w14:textId="77777777" w:rsidR="007E0DD6" w:rsidRPr="007E0DD6" w:rsidRDefault="007E0DD6" w:rsidP="00825E9F">
            <w:r w:rsidRPr="007E0DD6">
              <w:t>Data and Parameters:</w:t>
            </w:r>
          </w:p>
          <w:p w14:paraId="7B01A201" w14:textId="77777777" w:rsidR="007E0DD6" w:rsidRPr="007E0DD6" w:rsidRDefault="007E0DD6" w:rsidP="00825E9F">
            <w:r w:rsidRPr="007E0DD6">
              <w:t>Customer Locations and Demand: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1485"/>
              <w:gridCol w:w="1671"/>
            </w:tblGrid>
            <w:tr w:rsidR="007E0DD6" w:rsidRPr="007E0DD6" w14:paraId="1B9337D1" w14:textId="77777777" w:rsidTr="007E0DD6">
              <w:trPr>
                <w:tblHeader/>
                <w:tblCellSpacing w:w="15" w:type="dxa"/>
              </w:trPr>
              <w:tc>
                <w:tcPr>
                  <w:tcW w:w="0" w:type="auto"/>
                  <w:vAlign w:val="center"/>
                  <w:hideMark/>
                </w:tcPr>
                <w:p w14:paraId="08B0F541" w14:textId="77777777" w:rsidR="007E0DD6" w:rsidRPr="007E0DD6" w:rsidRDefault="007E0DD6" w:rsidP="00D5327E">
                  <w:pPr>
                    <w:framePr w:hSpace="180" w:wrap="around" w:hAnchor="page" w:x="205" w:y="-1116"/>
                    <w:spacing w:after="0" w:line="240" w:lineRule="auto"/>
                  </w:pPr>
                  <w:r w:rsidRPr="007E0DD6">
                    <w:t>Customer</w:t>
                  </w:r>
                </w:p>
              </w:tc>
              <w:tc>
                <w:tcPr>
                  <w:tcW w:w="0" w:type="auto"/>
                  <w:vAlign w:val="center"/>
                  <w:hideMark/>
                </w:tcPr>
                <w:p w14:paraId="07BD7FE1" w14:textId="77777777" w:rsidR="007E0DD6" w:rsidRPr="007E0DD6" w:rsidRDefault="007E0DD6" w:rsidP="00D5327E">
                  <w:pPr>
                    <w:framePr w:hSpace="180" w:wrap="around" w:hAnchor="page" w:x="205" w:y="-1116"/>
                    <w:spacing w:after="0" w:line="240" w:lineRule="auto"/>
                  </w:pPr>
                  <w:r w:rsidRPr="007E0DD6">
                    <w:t>Location (x, y)</w:t>
                  </w:r>
                </w:p>
              </w:tc>
              <w:tc>
                <w:tcPr>
                  <w:tcW w:w="0" w:type="auto"/>
                  <w:vAlign w:val="center"/>
                  <w:hideMark/>
                </w:tcPr>
                <w:p w14:paraId="0BDF963C" w14:textId="77777777" w:rsidR="007E0DD6" w:rsidRPr="007E0DD6" w:rsidRDefault="007E0DD6" w:rsidP="00D5327E">
                  <w:pPr>
                    <w:framePr w:hSpace="180" w:wrap="around" w:hAnchor="page" w:x="205" w:y="-1116"/>
                    <w:spacing w:after="0" w:line="240" w:lineRule="auto"/>
                  </w:pPr>
                  <w:r w:rsidRPr="007E0DD6">
                    <w:t>Demand (units)</w:t>
                  </w:r>
                </w:p>
              </w:tc>
            </w:tr>
            <w:tr w:rsidR="007E0DD6" w:rsidRPr="007E0DD6" w14:paraId="6AE5D8C8" w14:textId="77777777" w:rsidTr="007E0DD6">
              <w:trPr>
                <w:tblCellSpacing w:w="15" w:type="dxa"/>
              </w:trPr>
              <w:tc>
                <w:tcPr>
                  <w:tcW w:w="0" w:type="auto"/>
                  <w:vAlign w:val="center"/>
                  <w:hideMark/>
                </w:tcPr>
                <w:p w14:paraId="79D1135B" w14:textId="77777777" w:rsidR="007E0DD6" w:rsidRPr="007E0DD6" w:rsidRDefault="007E0DD6" w:rsidP="00D5327E">
                  <w:pPr>
                    <w:framePr w:hSpace="180" w:wrap="around" w:hAnchor="page" w:x="205" w:y="-1116"/>
                    <w:spacing w:after="0" w:line="240" w:lineRule="auto"/>
                  </w:pPr>
                  <w:r w:rsidRPr="007E0DD6">
                    <w:t>1</w:t>
                  </w:r>
                </w:p>
              </w:tc>
              <w:tc>
                <w:tcPr>
                  <w:tcW w:w="0" w:type="auto"/>
                  <w:vAlign w:val="center"/>
                  <w:hideMark/>
                </w:tcPr>
                <w:p w14:paraId="64E0805E" w14:textId="77777777" w:rsidR="007E0DD6" w:rsidRPr="007E0DD6" w:rsidRDefault="007E0DD6" w:rsidP="00D5327E">
                  <w:pPr>
                    <w:framePr w:hSpace="180" w:wrap="around" w:hAnchor="page" w:x="205" w:y="-1116"/>
                    <w:spacing w:after="0" w:line="240" w:lineRule="auto"/>
                  </w:pPr>
                  <w:r w:rsidRPr="007E0DD6">
                    <w:t>(2, 5)</w:t>
                  </w:r>
                </w:p>
              </w:tc>
              <w:tc>
                <w:tcPr>
                  <w:tcW w:w="0" w:type="auto"/>
                  <w:vAlign w:val="center"/>
                  <w:hideMark/>
                </w:tcPr>
                <w:p w14:paraId="13A98F29" w14:textId="77777777" w:rsidR="007E0DD6" w:rsidRPr="007E0DD6" w:rsidRDefault="007E0DD6" w:rsidP="00D5327E">
                  <w:pPr>
                    <w:framePr w:hSpace="180" w:wrap="around" w:hAnchor="page" w:x="205" w:y="-1116"/>
                    <w:spacing w:after="0" w:line="240" w:lineRule="auto"/>
                  </w:pPr>
                  <w:r w:rsidRPr="007E0DD6">
                    <w:t>300</w:t>
                  </w:r>
                </w:p>
              </w:tc>
            </w:tr>
            <w:tr w:rsidR="007E0DD6" w:rsidRPr="007E0DD6" w14:paraId="6EDF9132" w14:textId="77777777" w:rsidTr="007E0DD6">
              <w:trPr>
                <w:tblCellSpacing w:w="15" w:type="dxa"/>
              </w:trPr>
              <w:tc>
                <w:tcPr>
                  <w:tcW w:w="0" w:type="auto"/>
                  <w:vAlign w:val="center"/>
                  <w:hideMark/>
                </w:tcPr>
                <w:p w14:paraId="0EBA560A" w14:textId="77777777" w:rsidR="007E0DD6" w:rsidRPr="007E0DD6" w:rsidRDefault="007E0DD6" w:rsidP="00D5327E">
                  <w:pPr>
                    <w:framePr w:hSpace="180" w:wrap="around" w:hAnchor="page" w:x="205" w:y="-1116"/>
                    <w:spacing w:after="0" w:line="240" w:lineRule="auto"/>
                  </w:pPr>
                  <w:r w:rsidRPr="007E0DD6">
                    <w:t>2</w:t>
                  </w:r>
                </w:p>
              </w:tc>
              <w:tc>
                <w:tcPr>
                  <w:tcW w:w="0" w:type="auto"/>
                  <w:vAlign w:val="center"/>
                  <w:hideMark/>
                </w:tcPr>
                <w:p w14:paraId="1D8367F8" w14:textId="77777777" w:rsidR="007E0DD6" w:rsidRPr="007E0DD6" w:rsidRDefault="007E0DD6" w:rsidP="00D5327E">
                  <w:pPr>
                    <w:framePr w:hSpace="180" w:wrap="around" w:hAnchor="page" w:x="205" w:y="-1116"/>
                    <w:spacing w:after="0" w:line="240" w:lineRule="auto"/>
                  </w:pPr>
                  <w:r w:rsidRPr="007E0DD6">
                    <w:t>(3, 8)</w:t>
                  </w:r>
                </w:p>
              </w:tc>
              <w:tc>
                <w:tcPr>
                  <w:tcW w:w="0" w:type="auto"/>
                  <w:vAlign w:val="center"/>
                  <w:hideMark/>
                </w:tcPr>
                <w:p w14:paraId="5538609F" w14:textId="77777777" w:rsidR="007E0DD6" w:rsidRPr="007E0DD6" w:rsidRDefault="007E0DD6" w:rsidP="00D5327E">
                  <w:pPr>
                    <w:framePr w:hSpace="180" w:wrap="around" w:hAnchor="page" w:x="205" w:y="-1116"/>
                    <w:spacing w:after="0" w:line="240" w:lineRule="auto"/>
                  </w:pPr>
                  <w:r w:rsidRPr="007E0DD6">
                    <w:t>250</w:t>
                  </w:r>
                </w:p>
              </w:tc>
            </w:tr>
            <w:tr w:rsidR="007E0DD6" w:rsidRPr="007E0DD6" w14:paraId="21C514EB" w14:textId="77777777" w:rsidTr="007E0DD6">
              <w:trPr>
                <w:tblCellSpacing w:w="15" w:type="dxa"/>
              </w:trPr>
              <w:tc>
                <w:tcPr>
                  <w:tcW w:w="0" w:type="auto"/>
                  <w:vAlign w:val="center"/>
                  <w:hideMark/>
                </w:tcPr>
                <w:p w14:paraId="11D2186A" w14:textId="77777777" w:rsidR="007E0DD6" w:rsidRPr="007E0DD6" w:rsidRDefault="007E0DD6" w:rsidP="00D5327E">
                  <w:pPr>
                    <w:framePr w:hSpace="180" w:wrap="around" w:hAnchor="page" w:x="205" w:y="-1116"/>
                    <w:spacing w:after="0" w:line="240" w:lineRule="auto"/>
                  </w:pPr>
                  <w:r w:rsidRPr="007E0DD6">
                    <w:t>3</w:t>
                  </w:r>
                </w:p>
              </w:tc>
              <w:tc>
                <w:tcPr>
                  <w:tcW w:w="0" w:type="auto"/>
                  <w:vAlign w:val="center"/>
                  <w:hideMark/>
                </w:tcPr>
                <w:p w14:paraId="43FF47B1" w14:textId="77777777" w:rsidR="007E0DD6" w:rsidRPr="007E0DD6" w:rsidRDefault="007E0DD6" w:rsidP="00D5327E">
                  <w:pPr>
                    <w:framePr w:hSpace="180" w:wrap="around" w:hAnchor="page" w:x="205" w:y="-1116"/>
                    <w:spacing w:after="0" w:line="240" w:lineRule="auto"/>
                  </w:pPr>
                  <w:r w:rsidRPr="007E0DD6">
                    <w:t>(4, 3)</w:t>
                  </w:r>
                </w:p>
              </w:tc>
              <w:tc>
                <w:tcPr>
                  <w:tcW w:w="0" w:type="auto"/>
                  <w:vAlign w:val="center"/>
                  <w:hideMark/>
                </w:tcPr>
                <w:p w14:paraId="336E1915" w14:textId="77777777" w:rsidR="007E0DD6" w:rsidRPr="007E0DD6" w:rsidRDefault="007E0DD6" w:rsidP="00D5327E">
                  <w:pPr>
                    <w:framePr w:hSpace="180" w:wrap="around" w:hAnchor="page" w:x="205" w:y="-1116"/>
                    <w:spacing w:after="0" w:line="240" w:lineRule="auto"/>
                  </w:pPr>
                  <w:r w:rsidRPr="007E0DD6">
                    <w:t>150</w:t>
                  </w:r>
                </w:p>
              </w:tc>
            </w:tr>
            <w:tr w:rsidR="007E0DD6" w:rsidRPr="007E0DD6" w14:paraId="303B58E2" w14:textId="77777777" w:rsidTr="007E0DD6">
              <w:trPr>
                <w:tblCellSpacing w:w="15" w:type="dxa"/>
              </w:trPr>
              <w:tc>
                <w:tcPr>
                  <w:tcW w:w="0" w:type="auto"/>
                  <w:vAlign w:val="center"/>
                  <w:hideMark/>
                </w:tcPr>
                <w:p w14:paraId="20C0507E" w14:textId="77777777" w:rsidR="007E0DD6" w:rsidRPr="007E0DD6" w:rsidRDefault="007E0DD6" w:rsidP="00D5327E">
                  <w:pPr>
                    <w:framePr w:hSpace="180" w:wrap="around" w:hAnchor="page" w:x="205" w:y="-1116"/>
                    <w:spacing w:after="0" w:line="240" w:lineRule="auto"/>
                  </w:pPr>
                  <w:r w:rsidRPr="007E0DD6">
                    <w:t>4</w:t>
                  </w:r>
                </w:p>
              </w:tc>
              <w:tc>
                <w:tcPr>
                  <w:tcW w:w="0" w:type="auto"/>
                  <w:vAlign w:val="center"/>
                  <w:hideMark/>
                </w:tcPr>
                <w:p w14:paraId="0CDCB271" w14:textId="77777777" w:rsidR="007E0DD6" w:rsidRPr="007E0DD6" w:rsidRDefault="007E0DD6" w:rsidP="00D5327E">
                  <w:pPr>
                    <w:framePr w:hSpace="180" w:wrap="around" w:hAnchor="page" w:x="205" w:y="-1116"/>
                    <w:spacing w:after="0" w:line="240" w:lineRule="auto"/>
                  </w:pPr>
                  <w:r w:rsidRPr="007E0DD6">
                    <w:t>(5, 7)</w:t>
                  </w:r>
                </w:p>
              </w:tc>
              <w:tc>
                <w:tcPr>
                  <w:tcW w:w="0" w:type="auto"/>
                  <w:vAlign w:val="center"/>
                  <w:hideMark/>
                </w:tcPr>
                <w:p w14:paraId="09B6432A" w14:textId="77777777" w:rsidR="007E0DD6" w:rsidRPr="007E0DD6" w:rsidRDefault="007E0DD6" w:rsidP="00D5327E">
                  <w:pPr>
                    <w:framePr w:hSpace="180" w:wrap="around" w:hAnchor="page" w:x="205" w:y="-1116"/>
                    <w:spacing w:after="0" w:line="240" w:lineRule="auto"/>
                  </w:pPr>
                  <w:r w:rsidRPr="007E0DD6">
                    <w:t>200</w:t>
                  </w:r>
                </w:p>
              </w:tc>
            </w:tr>
            <w:tr w:rsidR="007E0DD6" w:rsidRPr="007E0DD6" w14:paraId="2C2A268D" w14:textId="77777777" w:rsidTr="007E0DD6">
              <w:trPr>
                <w:tblCellSpacing w:w="15" w:type="dxa"/>
              </w:trPr>
              <w:tc>
                <w:tcPr>
                  <w:tcW w:w="0" w:type="auto"/>
                  <w:vAlign w:val="center"/>
                  <w:hideMark/>
                </w:tcPr>
                <w:p w14:paraId="6FCD9989" w14:textId="77777777" w:rsidR="007E0DD6" w:rsidRPr="007E0DD6" w:rsidRDefault="007E0DD6" w:rsidP="00D5327E">
                  <w:pPr>
                    <w:framePr w:hSpace="180" w:wrap="around" w:hAnchor="page" w:x="205" w:y="-1116"/>
                    <w:spacing w:after="0" w:line="240" w:lineRule="auto"/>
                  </w:pPr>
                  <w:r w:rsidRPr="007E0DD6">
                    <w:t>5</w:t>
                  </w:r>
                </w:p>
              </w:tc>
              <w:tc>
                <w:tcPr>
                  <w:tcW w:w="0" w:type="auto"/>
                  <w:vAlign w:val="center"/>
                  <w:hideMark/>
                </w:tcPr>
                <w:p w14:paraId="3D8808E4" w14:textId="77777777" w:rsidR="007E0DD6" w:rsidRPr="007E0DD6" w:rsidRDefault="007E0DD6" w:rsidP="00D5327E">
                  <w:pPr>
                    <w:framePr w:hSpace="180" w:wrap="around" w:hAnchor="page" w:x="205" w:y="-1116"/>
                    <w:spacing w:after="0" w:line="240" w:lineRule="auto"/>
                  </w:pPr>
                  <w:r w:rsidRPr="007E0DD6">
                    <w:t>(6, 2)</w:t>
                  </w:r>
                </w:p>
              </w:tc>
              <w:tc>
                <w:tcPr>
                  <w:tcW w:w="0" w:type="auto"/>
                  <w:vAlign w:val="center"/>
                  <w:hideMark/>
                </w:tcPr>
                <w:p w14:paraId="26C9F0DD" w14:textId="77777777" w:rsidR="007E0DD6" w:rsidRPr="007E0DD6" w:rsidRDefault="007E0DD6" w:rsidP="00D5327E">
                  <w:pPr>
                    <w:framePr w:hSpace="180" w:wrap="around" w:hAnchor="page" w:x="205" w:y="-1116"/>
                    <w:spacing w:after="0" w:line="240" w:lineRule="auto"/>
                  </w:pPr>
                  <w:r w:rsidRPr="007E0DD6">
                    <w:t>100</w:t>
                  </w:r>
                </w:p>
              </w:tc>
            </w:tr>
            <w:tr w:rsidR="007E0DD6" w:rsidRPr="007E0DD6" w14:paraId="2DB24613" w14:textId="77777777" w:rsidTr="007E0DD6">
              <w:trPr>
                <w:tblCellSpacing w:w="15" w:type="dxa"/>
              </w:trPr>
              <w:tc>
                <w:tcPr>
                  <w:tcW w:w="0" w:type="auto"/>
                  <w:vAlign w:val="center"/>
                  <w:hideMark/>
                </w:tcPr>
                <w:p w14:paraId="6815C803" w14:textId="77777777" w:rsidR="007E0DD6" w:rsidRPr="007E0DD6" w:rsidRDefault="007E0DD6" w:rsidP="00D5327E">
                  <w:pPr>
                    <w:framePr w:hSpace="180" w:wrap="around" w:hAnchor="page" w:x="205" w:y="-1116"/>
                    <w:spacing w:after="0" w:line="240" w:lineRule="auto"/>
                  </w:pPr>
                  <w:r w:rsidRPr="007E0DD6">
                    <w:t>6</w:t>
                  </w:r>
                </w:p>
              </w:tc>
              <w:tc>
                <w:tcPr>
                  <w:tcW w:w="0" w:type="auto"/>
                  <w:vAlign w:val="center"/>
                  <w:hideMark/>
                </w:tcPr>
                <w:p w14:paraId="26A6FE4C" w14:textId="77777777" w:rsidR="007E0DD6" w:rsidRPr="007E0DD6" w:rsidRDefault="007E0DD6" w:rsidP="00D5327E">
                  <w:pPr>
                    <w:framePr w:hSpace="180" w:wrap="around" w:hAnchor="page" w:x="205" w:y="-1116"/>
                    <w:spacing w:after="0" w:line="240" w:lineRule="auto"/>
                  </w:pPr>
                  <w:r w:rsidRPr="007E0DD6">
                    <w:t>(7, 6)</w:t>
                  </w:r>
                </w:p>
              </w:tc>
              <w:tc>
                <w:tcPr>
                  <w:tcW w:w="0" w:type="auto"/>
                  <w:vAlign w:val="center"/>
                  <w:hideMark/>
                </w:tcPr>
                <w:p w14:paraId="6F766FF7" w14:textId="77777777" w:rsidR="007E0DD6" w:rsidRPr="007E0DD6" w:rsidRDefault="007E0DD6" w:rsidP="00D5327E">
                  <w:pPr>
                    <w:framePr w:hSpace="180" w:wrap="around" w:hAnchor="page" w:x="205" w:y="-1116"/>
                    <w:spacing w:after="0" w:line="240" w:lineRule="auto"/>
                  </w:pPr>
                  <w:r w:rsidRPr="007E0DD6">
                    <w:t>400</w:t>
                  </w:r>
                </w:p>
              </w:tc>
            </w:tr>
            <w:tr w:rsidR="007E0DD6" w:rsidRPr="007E0DD6" w14:paraId="2082C747" w14:textId="77777777" w:rsidTr="007E0DD6">
              <w:trPr>
                <w:tblCellSpacing w:w="15" w:type="dxa"/>
              </w:trPr>
              <w:tc>
                <w:tcPr>
                  <w:tcW w:w="0" w:type="auto"/>
                  <w:vAlign w:val="center"/>
                  <w:hideMark/>
                </w:tcPr>
                <w:p w14:paraId="2B371DBF" w14:textId="77777777" w:rsidR="007E0DD6" w:rsidRPr="007E0DD6" w:rsidRDefault="007E0DD6" w:rsidP="00D5327E">
                  <w:pPr>
                    <w:framePr w:hSpace="180" w:wrap="around" w:hAnchor="page" w:x="205" w:y="-1116"/>
                    <w:spacing w:after="0" w:line="240" w:lineRule="auto"/>
                  </w:pPr>
                  <w:r w:rsidRPr="007E0DD6">
                    <w:t>7</w:t>
                  </w:r>
                </w:p>
              </w:tc>
              <w:tc>
                <w:tcPr>
                  <w:tcW w:w="0" w:type="auto"/>
                  <w:vAlign w:val="center"/>
                  <w:hideMark/>
                </w:tcPr>
                <w:p w14:paraId="7C7CEFDD" w14:textId="77777777" w:rsidR="007E0DD6" w:rsidRPr="007E0DD6" w:rsidRDefault="007E0DD6" w:rsidP="00D5327E">
                  <w:pPr>
                    <w:framePr w:hSpace="180" w:wrap="around" w:hAnchor="page" w:x="205" w:y="-1116"/>
                    <w:spacing w:after="0" w:line="240" w:lineRule="auto"/>
                  </w:pPr>
                  <w:r w:rsidRPr="007E0DD6">
                    <w:t>(8, 4)</w:t>
                  </w:r>
                </w:p>
              </w:tc>
              <w:tc>
                <w:tcPr>
                  <w:tcW w:w="0" w:type="auto"/>
                  <w:vAlign w:val="center"/>
                  <w:hideMark/>
                </w:tcPr>
                <w:p w14:paraId="600AFC6D" w14:textId="77777777" w:rsidR="007E0DD6" w:rsidRPr="007E0DD6" w:rsidRDefault="007E0DD6" w:rsidP="00D5327E">
                  <w:pPr>
                    <w:framePr w:hSpace="180" w:wrap="around" w:hAnchor="page" w:x="205" w:y="-1116"/>
                    <w:spacing w:after="0" w:line="240" w:lineRule="auto"/>
                  </w:pPr>
                  <w:r w:rsidRPr="007E0DD6">
                    <w:t>350</w:t>
                  </w:r>
                </w:p>
              </w:tc>
            </w:tr>
            <w:tr w:rsidR="007E0DD6" w:rsidRPr="007E0DD6" w14:paraId="01BE5197" w14:textId="77777777" w:rsidTr="007E0DD6">
              <w:trPr>
                <w:tblCellSpacing w:w="15" w:type="dxa"/>
              </w:trPr>
              <w:tc>
                <w:tcPr>
                  <w:tcW w:w="0" w:type="auto"/>
                  <w:vAlign w:val="center"/>
                  <w:hideMark/>
                </w:tcPr>
                <w:p w14:paraId="5423B4ED" w14:textId="77777777" w:rsidR="007E0DD6" w:rsidRPr="007E0DD6" w:rsidRDefault="007E0DD6" w:rsidP="00D5327E">
                  <w:pPr>
                    <w:framePr w:hSpace="180" w:wrap="around" w:hAnchor="page" w:x="205" w:y="-1116"/>
                    <w:spacing w:after="0" w:line="240" w:lineRule="auto"/>
                  </w:pPr>
                  <w:r w:rsidRPr="007E0DD6">
                    <w:t>8</w:t>
                  </w:r>
                </w:p>
              </w:tc>
              <w:tc>
                <w:tcPr>
                  <w:tcW w:w="0" w:type="auto"/>
                  <w:vAlign w:val="center"/>
                  <w:hideMark/>
                </w:tcPr>
                <w:p w14:paraId="78E0C288" w14:textId="77777777" w:rsidR="007E0DD6" w:rsidRPr="007E0DD6" w:rsidRDefault="007E0DD6" w:rsidP="00D5327E">
                  <w:pPr>
                    <w:framePr w:hSpace="180" w:wrap="around" w:hAnchor="page" w:x="205" w:y="-1116"/>
                    <w:spacing w:after="0" w:line="240" w:lineRule="auto"/>
                  </w:pPr>
                  <w:r w:rsidRPr="007E0DD6">
                    <w:t>(9, 9)</w:t>
                  </w:r>
                </w:p>
              </w:tc>
              <w:tc>
                <w:tcPr>
                  <w:tcW w:w="0" w:type="auto"/>
                  <w:vAlign w:val="center"/>
                  <w:hideMark/>
                </w:tcPr>
                <w:p w14:paraId="6193E4D3" w14:textId="77777777" w:rsidR="007E0DD6" w:rsidRPr="007E0DD6" w:rsidRDefault="007E0DD6" w:rsidP="00D5327E">
                  <w:pPr>
                    <w:framePr w:hSpace="180" w:wrap="around" w:hAnchor="page" w:x="205" w:y="-1116"/>
                    <w:spacing w:after="0" w:line="240" w:lineRule="auto"/>
                  </w:pPr>
                  <w:r w:rsidRPr="007E0DD6">
                    <w:t>500</w:t>
                  </w:r>
                </w:p>
              </w:tc>
            </w:tr>
            <w:tr w:rsidR="007E0DD6" w:rsidRPr="007E0DD6" w14:paraId="026320F5" w14:textId="77777777" w:rsidTr="007E0DD6">
              <w:trPr>
                <w:tblCellSpacing w:w="15" w:type="dxa"/>
              </w:trPr>
              <w:tc>
                <w:tcPr>
                  <w:tcW w:w="0" w:type="auto"/>
                  <w:vAlign w:val="center"/>
                  <w:hideMark/>
                </w:tcPr>
                <w:p w14:paraId="7D4CC6A6" w14:textId="77777777" w:rsidR="007E0DD6" w:rsidRPr="007E0DD6" w:rsidRDefault="007E0DD6" w:rsidP="00D5327E">
                  <w:pPr>
                    <w:framePr w:hSpace="180" w:wrap="around" w:hAnchor="page" w:x="205" w:y="-1116"/>
                    <w:spacing w:after="0" w:line="240" w:lineRule="auto"/>
                  </w:pPr>
                  <w:r w:rsidRPr="007E0DD6">
                    <w:t>9</w:t>
                  </w:r>
                </w:p>
              </w:tc>
              <w:tc>
                <w:tcPr>
                  <w:tcW w:w="0" w:type="auto"/>
                  <w:vAlign w:val="center"/>
                  <w:hideMark/>
                </w:tcPr>
                <w:p w14:paraId="056DC260" w14:textId="77777777" w:rsidR="007E0DD6" w:rsidRPr="007E0DD6" w:rsidRDefault="007E0DD6" w:rsidP="00D5327E">
                  <w:pPr>
                    <w:framePr w:hSpace="180" w:wrap="around" w:hAnchor="page" w:x="205" w:y="-1116"/>
                    <w:spacing w:after="0" w:line="240" w:lineRule="auto"/>
                  </w:pPr>
                  <w:r w:rsidRPr="007E0DD6">
                    <w:t>(10, 10)</w:t>
                  </w:r>
                </w:p>
              </w:tc>
              <w:tc>
                <w:tcPr>
                  <w:tcW w:w="0" w:type="auto"/>
                  <w:vAlign w:val="center"/>
                  <w:hideMark/>
                </w:tcPr>
                <w:p w14:paraId="5EC68EDA" w14:textId="77777777" w:rsidR="007E0DD6" w:rsidRPr="007E0DD6" w:rsidRDefault="007E0DD6" w:rsidP="00D5327E">
                  <w:pPr>
                    <w:framePr w:hSpace="180" w:wrap="around" w:hAnchor="page" w:x="205" w:y="-1116"/>
                    <w:spacing w:after="0" w:line="240" w:lineRule="auto"/>
                  </w:pPr>
                  <w:r w:rsidRPr="007E0DD6">
                    <w:t>250</w:t>
                  </w:r>
                </w:p>
              </w:tc>
            </w:tr>
            <w:tr w:rsidR="007E0DD6" w:rsidRPr="007E0DD6" w14:paraId="3FD2EE7E" w14:textId="77777777" w:rsidTr="007E0DD6">
              <w:trPr>
                <w:tblCellSpacing w:w="15" w:type="dxa"/>
              </w:trPr>
              <w:tc>
                <w:tcPr>
                  <w:tcW w:w="0" w:type="auto"/>
                  <w:vAlign w:val="center"/>
                  <w:hideMark/>
                </w:tcPr>
                <w:p w14:paraId="2FF40FBA" w14:textId="77777777" w:rsidR="007E0DD6" w:rsidRPr="007E0DD6" w:rsidRDefault="007E0DD6" w:rsidP="00D5327E">
                  <w:pPr>
                    <w:framePr w:hSpace="180" w:wrap="around" w:hAnchor="page" w:x="205" w:y="-1116"/>
                    <w:spacing w:after="0" w:line="240" w:lineRule="auto"/>
                  </w:pPr>
                  <w:r w:rsidRPr="007E0DD6">
                    <w:t>10</w:t>
                  </w:r>
                </w:p>
              </w:tc>
              <w:tc>
                <w:tcPr>
                  <w:tcW w:w="0" w:type="auto"/>
                  <w:vAlign w:val="center"/>
                  <w:hideMark/>
                </w:tcPr>
                <w:p w14:paraId="410C194E" w14:textId="77777777" w:rsidR="007E0DD6" w:rsidRPr="007E0DD6" w:rsidRDefault="007E0DD6" w:rsidP="00D5327E">
                  <w:pPr>
                    <w:framePr w:hSpace="180" w:wrap="around" w:hAnchor="page" w:x="205" w:y="-1116"/>
                    <w:spacing w:after="0" w:line="240" w:lineRule="auto"/>
                  </w:pPr>
                  <w:r w:rsidRPr="007E0DD6">
                    <w:t>(1, 2)</w:t>
                  </w:r>
                </w:p>
              </w:tc>
              <w:tc>
                <w:tcPr>
                  <w:tcW w:w="0" w:type="auto"/>
                  <w:vAlign w:val="center"/>
                  <w:hideMark/>
                </w:tcPr>
                <w:p w14:paraId="0833A1CD" w14:textId="77777777" w:rsidR="007E0DD6" w:rsidRPr="007E0DD6" w:rsidRDefault="007E0DD6" w:rsidP="00D5327E">
                  <w:pPr>
                    <w:framePr w:hSpace="180" w:wrap="around" w:hAnchor="page" w:x="205" w:y="-1116"/>
                    <w:spacing w:after="0" w:line="240" w:lineRule="auto"/>
                  </w:pPr>
                  <w:r w:rsidRPr="007E0DD6">
                    <w:t>150</w:t>
                  </w:r>
                </w:p>
              </w:tc>
            </w:tr>
          </w:tbl>
          <w:p w14:paraId="1A143A62" w14:textId="77777777" w:rsidR="007E0DD6" w:rsidRPr="007E0DD6" w:rsidRDefault="007E0DD6" w:rsidP="00825E9F">
            <w:r w:rsidRPr="007E0DD6">
              <w:t>Potential Facility 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gridCol w:w="1241"/>
              <w:gridCol w:w="1607"/>
              <w:gridCol w:w="1359"/>
              <w:gridCol w:w="2401"/>
            </w:tblGrid>
            <w:tr w:rsidR="007E0DD6" w:rsidRPr="007E0DD6" w14:paraId="432842A6" w14:textId="77777777" w:rsidTr="007E0DD6">
              <w:trPr>
                <w:tblHeader/>
                <w:tblCellSpacing w:w="15" w:type="dxa"/>
              </w:trPr>
              <w:tc>
                <w:tcPr>
                  <w:tcW w:w="0" w:type="auto"/>
                  <w:vAlign w:val="center"/>
                  <w:hideMark/>
                </w:tcPr>
                <w:p w14:paraId="15107694" w14:textId="77777777" w:rsidR="007E0DD6" w:rsidRPr="007E0DD6" w:rsidRDefault="007E0DD6" w:rsidP="00D5327E">
                  <w:pPr>
                    <w:framePr w:hSpace="180" w:wrap="around" w:hAnchor="page" w:x="205" w:y="-1116"/>
                    <w:spacing w:after="0" w:line="240" w:lineRule="auto"/>
                  </w:pPr>
                  <w:r w:rsidRPr="007E0DD6">
                    <w:t>Facility</w:t>
                  </w:r>
                </w:p>
              </w:tc>
              <w:tc>
                <w:tcPr>
                  <w:tcW w:w="0" w:type="auto"/>
                  <w:vAlign w:val="center"/>
                  <w:hideMark/>
                </w:tcPr>
                <w:p w14:paraId="33A1CF5A" w14:textId="77777777" w:rsidR="007E0DD6" w:rsidRPr="007E0DD6" w:rsidRDefault="007E0DD6" w:rsidP="00D5327E">
                  <w:pPr>
                    <w:framePr w:hSpace="180" w:wrap="around" w:hAnchor="page" w:x="205" w:y="-1116"/>
                    <w:spacing w:after="0" w:line="240" w:lineRule="auto"/>
                  </w:pPr>
                  <w:r w:rsidRPr="007E0DD6">
                    <w:t>Location (x, y)</w:t>
                  </w:r>
                </w:p>
              </w:tc>
              <w:tc>
                <w:tcPr>
                  <w:tcW w:w="0" w:type="auto"/>
                  <w:vAlign w:val="center"/>
                  <w:hideMark/>
                </w:tcPr>
                <w:p w14:paraId="619C8363" w14:textId="77777777" w:rsidR="007E0DD6" w:rsidRPr="007E0DD6" w:rsidRDefault="007E0DD6" w:rsidP="00D5327E">
                  <w:pPr>
                    <w:framePr w:hSpace="180" w:wrap="around" w:hAnchor="page" w:x="205" w:y="-1116"/>
                    <w:spacing w:after="0" w:line="240" w:lineRule="auto"/>
                  </w:pPr>
                  <w:r w:rsidRPr="007E0DD6">
                    <w:t>Setup Cost ($ million)</w:t>
                  </w:r>
                </w:p>
              </w:tc>
              <w:tc>
                <w:tcPr>
                  <w:tcW w:w="0" w:type="auto"/>
                  <w:vAlign w:val="center"/>
                  <w:hideMark/>
                </w:tcPr>
                <w:p w14:paraId="4C69690C" w14:textId="77777777" w:rsidR="007E0DD6" w:rsidRPr="007E0DD6" w:rsidRDefault="007E0DD6" w:rsidP="00D5327E">
                  <w:pPr>
                    <w:framePr w:hSpace="180" w:wrap="around" w:hAnchor="page" w:x="205" w:y="-1116"/>
                    <w:spacing w:after="0" w:line="240" w:lineRule="auto"/>
                  </w:pPr>
                  <w:r w:rsidRPr="007E0DD6">
                    <w:t>Capacity (units)</w:t>
                  </w:r>
                </w:p>
              </w:tc>
              <w:tc>
                <w:tcPr>
                  <w:tcW w:w="0" w:type="auto"/>
                  <w:vAlign w:val="center"/>
                  <w:hideMark/>
                </w:tcPr>
                <w:p w14:paraId="02EFC369" w14:textId="77777777" w:rsidR="007E0DD6" w:rsidRPr="007E0DD6" w:rsidRDefault="007E0DD6" w:rsidP="00D5327E">
                  <w:pPr>
                    <w:framePr w:hSpace="180" w:wrap="around" w:hAnchor="page" w:x="205" w:y="-1116"/>
                    <w:spacing w:after="0" w:line="240" w:lineRule="auto"/>
                  </w:pPr>
                  <w:r w:rsidRPr="007E0DD6">
                    <w:t>Environmental Impact (score)</w:t>
                  </w:r>
                </w:p>
              </w:tc>
            </w:tr>
            <w:tr w:rsidR="007E0DD6" w:rsidRPr="007E0DD6" w14:paraId="53A0EC12" w14:textId="77777777" w:rsidTr="007E0DD6">
              <w:trPr>
                <w:tblCellSpacing w:w="15" w:type="dxa"/>
              </w:trPr>
              <w:tc>
                <w:tcPr>
                  <w:tcW w:w="0" w:type="auto"/>
                  <w:vAlign w:val="center"/>
                  <w:hideMark/>
                </w:tcPr>
                <w:p w14:paraId="7A91BA49" w14:textId="77777777" w:rsidR="007E0DD6" w:rsidRPr="007E0DD6" w:rsidRDefault="007E0DD6" w:rsidP="00D5327E">
                  <w:pPr>
                    <w:framePr w:hSpace="180" w:wrap="around" w:hAnchor="page" w:x="205" w:y="-1116"/>
                    <w:spacing w:after="0" w:line="240" w:lineRule="auto"/>
                  </w:pPr>
                  <w:r w:rsidRPr="007E0DD6">
                    <w:t>1</w:t>
                  </w:r>
                </w:p>
              </w:tc>
              <w:tc>
                <w:tcPr>
                  <w:tcW w:w="0" w:type="auto"/>
                  <w:vAlign w:val="center"/>
                  <w:hideMark/>
                </w:tcPr>
                <w:p w14:paraId="43A48D83" w14:textId="77777777" w:rsidR="007E0DD6" w:rsidRPr="007E0DD6" w:rsidRDefault="007E0DD6" w:rsidP="00D5327E">
                  <w:pPr>
                    <w:framePr w:hSpace="180" w:wrap="around" w:hAnchor="page" w:x="205" w:y="-1116"/>
                    <w:spacing w:after="0" w:line="240" w:lineRule="auto"/>
                  </w:pPr>
                  <w:r w:rsidRPr="007E0DD6">
                    <w:t>(1, 1)</w:t>
                  </w:r>
                </w:p>
              </w:tc>
              <w:tc>
                <w:tcPr>
                  <w:tcW w:w="0" w:type="auto"/>
                  <w:vAlign w:val="center"/>
                  <w:hideMark/>
                </w:tcPr>
                <w:p w14:paraId="1AD5B255" w14:textId="77777777" w:rsidR="007E0DD6" w:rsidRPr="007E0DD6" w:rsidRDefault="007E0DD6" w:rsidP="00D5327E">
                  <w:pPr>
                    <w:framePr w:hSpace="180" w:wrap="around" w:hAnchor="page" w:x="205" w:y="-1116"/>
                    <w:spacing w:after="0" w:line="240" w:lineRule="auto"/>
                  </w:pPr>
                  <w:r w:rsidRPr="007E0DD6">
                    <w:t>5.0</w:t>
                  </w:r>
                </w:p>
              </w:tc>
              <w:tc>
                <w:tcPr>
                  <w:tcW w:w="0" w:type="auto"/>
                  <w:vAlign w:val="center"/>
                  <w:hideMark/>
                </w:tcPr>
                <w:p w14:paraId="13273542" w14:textId="77777777" w:rsidR="007E0DD6" w:rsidRPr="007E0DD6" w:rsidRDefault="007E0DD6" w:rsidP="00D5327E">
                  <w:pPr>
                    <w:framePr w:hSpace="180" w:wrap="around" w:hAnchor="page" w:x="205" w:y="-1116"/>
                    <w:spacing w:after="0" w:line="240" w:lineRule="auto"/>
                  </w:pPr>
                  <w:r w:rsidRPr="007E0DD6">
                    <w:t>300</w:t>
                  </w:r>
                </w:p>
              </w:tc>
              <w:tc>
                <w:tcPr>
                  <w:tcW w:w="0" w:type="auto"/>
                  <w:vAlign w:val="center"/>
                  <w:hideMark/>
                </w:tcPr>
                <w:p w14:paraId="6232D84D" w14:textId="77777777" w:rsidR="007E0DD6" w:rsidRPr="007E0DD6" w:rsidRDefault="007E0DD6" w:rsidP="00D5327E">
                  <w:pPr>
                    <w:framePr w:hSpace="180" w:wrap="around" w:hAnchor="page" w:x="205" w:y="-1116"/>
                    <w:spacing w:after="0" w:line="240" w:lineRule="auto"/>
                  </w:pPr>
                  <w:r w:rsidRPr="007E0DD6">
                    <w:t>3</w:t>
                  </w:r>
                </w:p>
              </w:tc>
            </w:tr>
            <w:tr w:rsidR="007E0DD6" w:rsidRPr="007E0DD6" w14:paraId="50C86113" w14:textId="77777777" w:rsidTr="007E0DD6">
              <w:trPr>
                <w:tblCellSpacing w:w="15" w:type="dxa"/>
              </w:trPr>
              <w:tc>
                <w:tcPr>
                  <w:tcW w:w="0" w:type="auto"/>
                  <w:vAlign w:val="center"/>
                  <w:hideMark/>
                </w:tcPr>
                <w:p w14:paraId="5F8D502B" w14:textId="77777777" w:rsidR="007E0DD6" w:rsidRPr="007E0DD6" w:rsidRDefault="007E0DD6" w:rsidP="00D5327E">
                  <w:pPr>
                    <w:framePr w:hSpace="180" w:wrap="around" w:hAnchor="page" w:x="205" w:y="-1116"/>
                    <w:spacing w:after="0" w:line="240" w:lineRule="auto"/>
                  </w:pPr>
                  <w:r w:rsidRPr="007E0DD6">
                    <w:t>2</w:t>
                  </w:r>
                </w:p>
              </w:tc>
              <w:tc>
                <w:tcPr>
                  <w:tcW w:w="0" w:type="auto"/>
                  <w:vAlign w:val="center"/>
                  <w:hideMark/>
                </w:tcPr>
                <w:p w14:paraId="4B497576" w14:textId="77777777" w:rsidR="007E0DD6" w:rsidRPr="007E0DD6" w:rsidRDefault="007E0DD6" w:rsidP="00D5327E">
                  <w:pPr>
                    <w:framePr w:hSpace="180" w:wrap="around" w:hAnchor="page" w:x="205" w:y="-1116"/>
                    <w:spacing w:after="0" w:line="240" w:lineRule="auto"/>
                  </w:pPr>
                  <w:r w:rsidRPr="007E0DD6">
                    <w:t>(4, 5)</w:t>
                  </w:r>
                </w:p>
              </w:tc>
              <w:tc>
                <w:tcPr>
                  <w:tcW w:w="0" w:type="auto"/>
                  <w:vAlign w:val="center"/>
                  <w:hideMark/>
                </w:tcPr>
                <w:p w14:paraId="5C2C02A9" w14:textId="77777777" w:rsidR="007E0DD6" w:rsidRPr="007E0DD6" w:rsidRDefault="007E0DD6" w:rsidP="00D5327E">
                  <w:pPr>
                    <w:framePr w:hSpace="180" w:wrap="around" w:hAnchor="page" w:x="205" w:y="-1116"/>
                    <w:spacing w:after="0" w:line="240" w:lineRule="auto"/>
                  </w:pPr>
                  <w:r w:rsidRPr="007E0DD6">
                    <w:t>7.0</w:t>
                  </w:r>
                </w:p>
              </w:tc>
              <w:tc>
                <w:tcPr>
                  <w:tcW w:w="0" w:type="auto"/>
                  <w:vAlign w:val="center"/>
                  <w:hideMark/>
                </w:tcPr>
                <w:p w14:paraId="1F6F0296" w14:textId="77777777" w:rsidR="007E0DD6" w:rsidRPr="007E0DD6" w:rsidRDefault="007E0DD6" w:rsidP="00D5327E">
                  <w:pPr>
                    <w:framePr w:hSpace="180" w:wrap="around" w:hAnchor="page" w:x="205" w:y="-1116"/>
                    <w:spacing w:after="0" w:line="240" w:lineRule="auto"/>
                  </w:pPr>
                  <w:r w:rsidRPr="007E0DD6">
                    <w:t>500</w:t>
                  </w:r>
                </w:p>
              </w:tc>
              <w:tc>
                <w:tcPr>
                  <w:tcW w:w="0" w:type="auto"/>
                  <w:vAlign w:val="center"/>
                  <w:hideMark/>
                </w:tcPr>
                <w:p w14:paraId="00C2EB45" w14:textId="77777777" w:rsidR="007E0DD6" w:rsidRPr="007E0DD6" w:rsidRDefault="007E0DD6" w:rsidP="00D5327E">
                  <w:pPr>
                    <w:framePr w:hSpace="180" w:wrap="around" w:hAnchor="page" w:x="205" w:y="-1116"/>
                    <w:spacing w:after="0" w:line="240" w:lineRule="auto"/>
                  </w:pPr>
                  <w:r w:rsidRPr="007E0DD6">
                    <w:t>4</w:t>
                  </w:r>
                </w:p>
              </w:tc>
            </w:tr>
            <w:tr w:rsidR="007E0DD6" w:rsidRPr="007E0DD6" w14:paraId="23C74926" w14:textId="77777777" w:rsidTr="007E0DD6">
              <w:trPr>
                <w:tblCellSpacing w:w="15" w:type="dxa"/>
              </w:trPr>
              <w:tc>
                <w:tcPr>
                  <w:tcW w:w="0" w:type="auto"/>
                  <w:vAlign w:val="center"/>
                  <w:hideMark/>
                </w:tcPr>
                <w:p w14:paraId="3240F9C9" w14:textId="77777777" w:rsidR="007E0DD6" w:rsidRPr="007E0DD6" w:rsidRDefault="007E0DD6" w:rsidP="00D5327E">
                  <w:pPr>
                    <w:framePr w:hSpace="180" w:wrap="around" w:hAnchor="page" w:x="205" w:y="-1116"/>
                    <w:spacing w:after="0" w:line="240" w:lineRule="auto"/>
                  </w:pPr>
                  <w:r w:rsidRPr="007E0DD6">
                    <w:t>3</w:t>
                  </w:r>
                </w:p>
              </w:tc>
              <w:tc>
                <w:tcPr>
                  <w:tcW w:w="0" w:type="auto"/>
                  <w:vAlign w:val="center"/>
                  <w:hideMark/>
                </w:tcPr>
                <w:p w14:paraId="01BB57D5" w14:textId="77777777" w:rsidR="007E0DD6" w:rsidRPr="007E0DD6" w:rsidRDefault="007E0DD6" w:rsidP="00D5327E">
                  <w:pPr>
                    <w:framePr w:hSpace="180" w:wrap="around" w:hAnchor="page" w:x="205" w:y="-1116"/>
                    <w:spacing w:after="0" w:line="240" w:lineRule="auto"/>
                  </w:pPr>
                  <w:r w:rsidRPr="007E0DD6">
                    <w:t>(6, 3)</w:t>
                  </w:r>
                </w:p>
              </w:tc>
              <w:tc>
                <w:tcPr>
                  <w:tcW w:w="0" w:type="auto"/>
                  <w:vAlign w:val="center"/>
                  <w:hideMark/>
                </w:tcPr>
                <w:p w14:paraId="0B25489E" w14:textId="77777777" w:rsidR="007E0DD6" w:rsidRPr="007E0DD6" w:rsidRDefault="007E0DD6" w:rsidP="00D5327E">
                  <w:pPr>
                    <w:framePr w:hSpace="180" w:wrap="around" w:hAnchor="page" w:x="205" w:y="-1116"/>
                    <w:spacing w:after="0" w:line="240" w:lineRule="auto"/>
                  </w:pPr>
                  <w:r w:rsidRPr="007E0DD6">
                    <w:t>6.5</w:t>
                  </w:r>
                </w:p>
              </w:tc>
              <w:tc>
                <w:tcPr>
                  <w:tcW w:w="0" w:type="auto"/>
                  <w:vAlign w:val="center"/>
                  <w:hideMark/>
                </w:tcPr>
                <w:p w14:paraId="305F9EC2" w14:textId="77777777" w:rsidR="007E0DD6" w:rsidRPr="007E0DD6" w:rsidRDefault="007E0DD6" w:rsidP="00D5327E">
                  <w:pPr>
                    <w:framePr w:hSpace="180" w:wrap="around" w:hAnchor="page" w:x="205" w:y="-1116"/>
                    <w:spacing w:after="0" w:line="240" w:lineRule="auto"/>
                  </w:pPr>
                  <w:r w:rsidRPr="007E0DD6">
                    <w:t>350</w:t>
                  </w:r>
                </w:p>
              </w:tc>
              <w:tc>
                <w:tcPr>
                  <w:tcW w:w="0" w:type="auto"/>
                  <w:vAlign w:val="center"/>
                  <w:hideMark/>
                </w:tcPr>
                <w:p w14:paraId="5F5A3C47" w14:textId="77777777" w:rsidR="007E0DD6" w:rsidRPr="007E0DD6" w:rsidRDefault="007E0DD6" w:rsidP="00D5327E">
                  <w:pPr>
                    <w:framePr w:hSpace="180" w:wrap="around" w:hAnchor="page" w:x="205" w:y="-1116"/>
                    <w:spacing w:after="0" w:line="240" w:lineRule="auto"/>
                  </w:pPr>
                  <w:r w:rsidRPr="007E0DD6">
                    <w:t>2</w:t>
                  </w:r>
                </w:p>
              </w:tc>
            </w:tr>
            <w:tr w:rsidR="007E0DD6" w:rsidRPr="007E0DD6" w14:paraId="73731983" w14:textId="77777777" w:rsidTr="007E0DD6">
              <w:trPr>
                <w:tblCellSpacing w:w="15" w:type="dxa"/>
              </w:trPr>
              <w:tc>
                <w:tcPr>
                  <w:tcW w:w="0" w:type="auto"/>
                  <w:vAlign w:val="center"/>
                  <w:hideMark/>
                </w:tcPr>
                <w:p w14:paraId="2F4DEE67" w14:textId="77777777" w:rsidR="007E0DD6" w:rsidRPr="007E0DD6" w:rsidRDefault="007E0DD6" w:rsidP="00D5327E">
                  <w:pPr>
                    <w:framePr w:hSpace="180" w:wrap="around" w:hAnchor="page" w:x="205" w:y="-1116"/>
                    <w:spacing w:after="0" w:line="240" w:lineRule="auto"/>
                  </w:pPr>
                  <w:r w:rsidRPr="007E0DD6">
                    <w:t>4</w:t>
                  </w:r>
                </w:p>
              </w:tc>
              <w:tc>
                <w:tcPr>
                  <w:tcW w:w="0" w:type="auto"/>
                  <w:vAlign w:val="center"/>
                  <w:hideMark/>
                </w:tcPr>
                <w:p w14:paraId="5BBFB6B7" w14:textId="77777777" w:rsidR="007E0DD6" w:rsidRPr="007E0DD6" w:rsidRDefault="007E0DD6" w:rsidP="00D5327E">
                  <w:pPr>
                    <w:framePr w:hSpace="180" w:wrap="around" w:hAnchor="page" w:x="205" w:y="-1116"/>
                    <w:spacing w:after="0" w:line="240" w:lineRule="auto"/>
                  </w:pPr>
                  <w:r w:rsidRPr="007E0DD6">
                    <w:t>(8, 6)</w:t>
                  </w:r>
                </w:p>
              </w:tc>
              <w:tc>
                <w:tcPr>
                  <w:tcW w:w="0" w:type="auto"/>
                  <w:vAlign w:val="center"/>
                  <w:hideMark/>
                </w:tcPr>
                <w:p w14:paraId="64D16764" w14:textId="77777777" w:rsidR="007E0DD6" w:rsidRPr="007E0DD6" w:rsidRDefault="007E0DD6" w:rsidP="00D5327E">
                  <w:pPr>
                    <w:framePr w:hSpace="180" w:wrap="around" w:hAnchor="page" w:x="205" w:y="-1116"/>
                    <w:spacing w:after="0" w:line="240" w:lineRule="auto"/>
                  </w:pPr>
                  <w:r w:rsidRPr="007E0DD6">
                    <w:t>8.0</w:t>
                  </w:r>
                </w:p>
              </w:tc>
              <w:tc>
                <w:tcPr>
                  <w:tcW w:w="0" w:type="auto"/>
                  <w:vAlign w:val="center"/>
                  <w:hideMark/>
                </w:tcPr>
                <w:p w14:paraId="50784A28" w14:textId="77777777" w:rsidR="007E0DD6" w:rsidRPr="007E0DD6" w:rsidRDefault="007E0DD6" w:rsidP="00D5327E">
                  <w:pPr>
                    <w:framePr w:hSpace="180" w:wrap="around" w:hAnchor="page" w:x="205" w:y="-1116"/>
                    <w:spacing w:after="0" w:line="240" w:lineRule="auto"/>
                  </w:pPr>
                  <w:r w:rsidRPr="007E0DD6">
                    <w:t>600</w:t>
                  </w:r>
                </w:p>
              </w:tc>
              <w:tc>
                <w:tcPr>
                  <w:tcW w:w="0" w:type="auto"/>
                  <w:vAlign w:val="center"/>
                  <w:hideMark/>
                </w:tcPr>
                <w:p w14:paraId="31C1D0C6" w14:textId="77777777" w:rsidR="007E0DD6" w:rsidRPr="007E0DD6" w:rsidRDefault="007E0DD6" w:rsidP="00D5327E">
                  <w:pPr>
                    <w:framePr w:hSpace="180" w:wrap="around" w:hAnchor="page" w:x="205" w:y="-1116"/>
                    <w:spacing w:after="0" w:line="240" w:lineRule="auto"/>
                  </w:pPr>
                  <w:r w:rsidRPr="007E0DD6">
                    <w:t>5</w:t>
                  </w:r>
                </w:p>
              </w:tc>
            </w:tr>
            <w:tr w:rsidR="007E0DD6" w:rsidRPr="007E0DD6" w14:paraId="4926C035" w14:textId="77777777" w:rsidTr="007E0DD6">
              <w:trPr>
                <w:tblCellSpacing w:w="15" w:type="dxa"/>
              </w:trPr>
              <w:tc>
                <w:tcPr>
                  <w:tcW w:w="0" w:type="auto"/>
                  <w:vAlign w:val="center"/>
                  <w:hideMark/>
                </w:tcPr>
                <w:p w14:paraId="21A6B1C6" w14:textId="77777777" w:rsidR="007E0DD6" w:rsidRPr="007E0DD6" w:rsidRDefault="007E0DD6" w:rsidP="00D5327E">
                  <w:pPr>
                    <w:framePr w:hSpace="180" w:wrap="around" w:hAnchor="page" w:x="205" w:y="-1116"/>
                    <w:spacing w:after="0" w:line="240" w:lineRule="auto"/>
                  </w:pPr>
                  <w:r w:rsidRPr="007E0DD6">
                    <w:t>5</w:t>
                  </w:r>
                </w:p>
              </w:tc>
              <w:tc>
                <w:tcPr>
                  <w:tcW w:w="0" w:type="auto"/>
                  <w:vAlign w:val="center"/>
                  <w:hideMark/>
                </w:tcPr>
                <w:p w14:paraId="12FEC416" w14:textId="77777777" w:rsidR="007E0DD6" w:rsidRPr="007E0DD6" w:rsidRDefault="007E0DD6" w:rsidP="00D5327E">
                  <w:pPr>
                    <w:framePr w:hSpace="180" w:wrap="around" w:hAnchor="page" w:x="205" w:y="-1116"/>
                    <w:spacing w:after="0" w:line="240" w:lineRule="auto"/>
                  </w:pPr>
                  <w:r w:rsidRPr="007E0DD6">
                    <w:t>(10, 7)</w:t>
                  </w:r>
                </w:p>
              </w:tc>
              <w:tc>
                <w:tcPr>
                  <w:tcW w:w="0" w:type="auto"/>
                  <w:vAlign w:val="center"/>
                  <w:hideMark/>
                </w:tcPr>
                <w:p w14:paraId="52B53A96" w14:textId="77777777" w:rsidR="007E0DD6" w:rsidRPr="007E0DD6" w:rsidRDefault="007E0DD6" w:rsidP="00D5327E">
                  <w:pPr>
                    <w:framePr w:hSpace="180" w:wrap="around" w:hAnchor="page" w:x="205" w:y="-1116"/>
                    <w:spacing w:after="0" w:line="240" w:lineRule="auto"/>
                  </w:pPr>
                  <w:r w:rsidRPr="007E0DD6">
                    <w:t>6.8</w:t>
                  </w:r>
                </w:p>
              </w:tc>
              <w:tc>
                <w:tcPr>
                  <w:tcW w:w="0" w:type="auto"/>
                  <w:vAlign w:val="center"/>
                  <w:hideMark/>
                </w:tcPr>
                <w:p w14:paraId="0D9567FC" w14:textId="77777777" w:rsidR="007E0DD6" w:rsidRPr="007E0DD6" w:rsidRDefault="007E0DD6" w:rsidP="00D5327E">
                  <w:pPr>
                    <w:framePr w:hSpace="180" w:wrap="around" w:hAnchor="page" w:x="205" w:y="-1116"/>
                    <w:spacing w:after="0" w:line="240" w:lineRule="auto"/>
                  </w:pPr>
                  <w:r w:rsidRPr="007E0DD6">
                    <w:t>550</w:t>
                  </w:r>
                </w:p>
              </w:tc>
              <w:tc>
                <w:tcPr>
                  <w:tcW w:w="0" w:type="auto"/>
                  <w:vAlign w:val="center"/>
                  <w:hideMark/>
                </w:tcPr>
                <w:p w14:paraId="37C2D9B5" w14:textId="77777777" w:rsidR="007E0DD6" w:rsidRPr="007E0DD6" w:rsidRDefault="007E0DD6" w:rsidP="00D5327E">
                  <w:pPr>
                    <w:framePr w:hSpace="180" w:wrap="around" w:hAnchor="page" w:x="205" w:y="-1116"/>
                    <w:spacing w:after="0" w:line="240" w:lineRule="auto"/>
                  </w:pPr>
                  <w:r w:rsidRPr="007E0DD6">
                    <w:t>3</w:t>
                  </w:r>
                </w:p>
              </w:tc>
            </w:tr>
          </w:tbl>
          <w:p w14:paraId="6EA887B8" w14:textId="77777777" w:rsidR="007E0DD6" w:rsidRPr="007E0DD6" w:rsidRDefault="007E0DD6" w:rsidP="00825E9F">
            <w:r w:rsidRPr="007E0DD6">
              <w:t>Transportation Costs (per unit):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976"/>
              <w:gridCol w:w="976"/>
              <w:gridCol w:w="976"/>
              <w:gridCol w:w="976"/>
              <w:gridCol w:w="991"/>
            </w:tblGrid>
            <w:tr w:rsidR="007E0DD6" w:rsidRPr="007E0DD6" w14:paraId="6B54DBBD" w14:textId="77777777" w:rsidTr="007E0DD6">
              <w:trPr>
                <w:tblHeader/>
                <w:tblCellSpacing w:w="15" w:type="dxa"/>
              </w:trPr>
              <w:tc>
                <w:tcPr>
                  <w:tcW w:w="0" w:type="auto"/>
                  <w:vAlign w:val="center"/>
                  <w:hideMark/>
                </w:tcPr>
                <w:p w14:paraId="526B8F36" w14:textId="77777777" w:rsidR="007E0DD6" w:rsidRPr="007E0DD6" w:rsidRDefault="007E0DD6" w:rsidP="00D5327E">
                  <w:pPr>
                    <w:framePr w:hSpace="180" w:wrap="around" w:hAnchor="page" w:x="205" w:y="-1116"/>
                    <w:spacing w:after="0" w:line="240" w:lineRule="auto"/>
                  </w:pPr>
                  <w:r w:rsidRPr="007E0DD6">
                    <w:t>From/To</w:t>
                  </w:r>
                </w:p>
              </w:tc>
              <w:tc>
                <w:tcPr>
                  <w:tcW w:w="0" w:type="auto"/>
                  <w:vAlign w:val="center"/>
                  <w:hideMark/>
                </w:tcPr>
                <w:p w14:paraId="0361DDB7" w14:textId="77777777" w:rsidR="007E0DD6" w:rsidRPr="007E0DD6" w:rsidRDefault="007E0DD6" w:rsidP="00D5327E">
                  <w:pPr>
                    <w:framePr w:hSpace="180" w:wrap="around" w:hAnchor="page" w:x="205" w:y="-1116"/>
                    <w:spacing w:after="0" w:line="240" w:lineRule="auto"/>
                  </w:pPr>
                  <w:r w:rsidRPr="007E0DD6">
                    <w:t>Facility 1</w:t>
                  </w:r>
                </w:p>
              </w:tc>
              <w:tc>
                <w:tcPr>
                  <w:tcW w:w="0" w:type="auto"/>
                  <w:vAlign w:val="center"/>
                  <w:hideMark/>
                </w:tcPr>
                <w:p w14:paraId="5C8379D0" w14:textId="77777777" w:rsidR="007E0DD6" w:rsidRPr="007E0DD6" w:rsidRDefault="007E0DD6" w:rsidP="00D5327E">
                  <w:pPr>
                    <w:framePr w:hSpace="180" w:wrap="around" w:hAnchor="page" w:x="205" w:y="-1116"/>
                    <w:spacing w:after="0" w:line="240" w:lineRule="auto"/>
                  </w:pPr>
                  <w:r w:rsidRPr="007E0DD6">
                    <w:t>Facility 2</w:t>
                  </w:r>
                </w:p>
              </w:tc>
              <w:tc>
                <w:tcPr>
                  <w:tcW w:w="0" w:type="auto"/>
                  <w:vAlign w:val="center"/>
                  <w:hideMark/>
                </w:tcPr>
                <w:p w14:paraId="3AE51394" w14:textId="77777777" w:rsidR="007E0DD6" w:rsidRPr="007E0DD6" w:rsidRDefault="007E0DD6" w:rsidP="00D5327E">
                  <w:pPr>
                    <w:framePr w:hSpace="180" w:wrap="around" w:hAnchor="page" w:x="205" w:y="-1116"/>
                    <w:spacing w:after="0" w:line="240" w:lineRule="auto"/>
                  </w:pPr>
                  <w:r w:rsidRPr="007E0DD6">
                    <w:t>Facility 3</w:t>
                  </w:r>
                </w:p>
              </w:tc>
              <w:tc>
                <w:tcPr>
                  <w:tcW w:w="0" w:type="auto"/>
                  <w:vAlign w:val="center"/>
                  <w:hideMark/>
                </w:tcPr>
                <w:p w14:paraId="012CE7A4" w14:textId="77777777" w:rsidR="007E0DD6" w:rsidRPr="007E0DD6" w:rsidRDefault="007E0DD6" w:rsidP="00D5327E">
                  <w:pPr>
                    <w:framePr w:hSpace="180" w:wrap="around" w:hAnchor="page" w:x="205" w:y="-1116"/>
                    <w:spacing w:after="0" w:line="240" w:lineRule="auto"/>
                  </w:pPr>
                  <w:r w:rsidRPr="007E0DD6">
                    <w:t>Facility 4</w:t>
                  </w:r>
                </w:p>
              </w:tc>
              <w:tc>
                <w:tcPr>
                  <w:tcW w:w="0" w:type="auto"/>
                  <w:vAlign w:val="center"/>
                  <w:hideMark/>
                </w:tcPr>
                <w:p w14:paraId="32BF2E02" w14:textId="77777777" w:rsidR="007E0DD6" w:rsidRPr="007E0DD6" w:rsidRDefault="007E0DD6" w:rsidP="00D5327E">
                  <w:pPr>
                    <w:framePr w:hSpace="180" w:wrap="around" w:hAnchor="page" w:x="205" w:y="-1116"/>
                    <w:spacing w:after="0" w:line="240" w:lineRule="auto"/>
                  </w:pPr>
                  <w:r w:rsidRPr="007E0DD6">
                    <w:t>Facility 5</w:t>
                  </w:r>
                </w:p>
              </w:tc>
            </w:tr>
            <w:tr w:rsidR="007E0DD6" w:rsidRPr="007E0DD6" w14:paraId="5FF3925C" w14:textId="77777777" w:rsidTr="007E0DD6">
              <w:trPr>
                <w:tblCellSpacing w:w="15" w:type="dxa"/>
              </w:trPr>
              <w:tc>
                <w:tcPr>
                  <w:tcW w:w="0" w:type="auto"/>
                  <w:vAlign w:val="center"/>
                  <w:hideMark/>
                </w:tcPr>
                <w:p w14:paraId="317EE546" w14:textId="77777777" w:rsidR="007E0DD6" w:rsidRPr="007E0DD6" w:rsidRDefault="007E0DD6" w:rsidP="00D5327E">
                  <w:pPr>
                    <w:framePr w:hSpace="180" w:wrap="around" w:hAnchor="page" w:x="205" w:y="-1116"/>
                    <w:spacing w:after="0" w:line="240" w:lineRule="auto"/>
                  </w:pPr>
                  <w:r w:rsidRPr="007E0DD6">
                    <w:t>Customer 1</w:t>
                  </w:r>
                </w:p>
              </w:tc>
              <w:tc>
                <w:tcPr>
                  <w:tcW w:w="0" w:type="auto"/>
                  <w:vAlign w:val="center"/>
                  <w:hideMark/>
                </w:tcPr>
                <w:p w14:paraId="6C2E772F" w14:textId="77777777" w:rsidR="007E0DD6" w:rsidRPr="007E0DD6" w:rsidRDefault="007E0DD6" w:rsidP="00D5327E">
                  <w:pPr>
                    <w:framePr w:hSpace="180" w:wrap="around" w:hAnchor="page" w:x="205" w:y="-1116"/>
                    <w:spacing w:after="0" w:line="240" w:lineRule="auto"/>
                  </w:pPr>
                  <w:r w:rsidRPr="007E0DD6">
                    <w:t>2.5</w:t>
                  </w:r>
                </w:p>
              </w:tc>
              <w:tc>
                <w:tcPr>
                  <w:tcW w:w="0" w:type="auto"/>
                  <w:vAlign w:val="center"/>
                  <w:hideMark/>
                </w:tcPr>
                <w:p w14:paraId="4D9F2E39" w14:textId="77777777" w:rsidR="007E0DD6" w:rsidRPr="007E0DD6" w:rsidRDefault="007E0DD6" w:rsidP="00D5327E">
                  <w:pPr>
                    <w:framePr w:hSpace="180" w:wrap="around" w:hAnchor="page" w:x="205" w:y="-1116"/>
                    <w:spacing w:after="0" w:line="240" w:lineRule="auto"/>
                  </w:pPr>
                  <w:r w:rsidRPr="007E0DD6">
                    <w:t>2.24</w:t>
                  </w:r>
                </w:p>
              </w:tc>
              <w:tc>
                <w:tcPr>
                  <w:tcW w:w="0" w:type="auto"/>
                  <w:vAlign w:val="center"/>
                  <w:hideMark/>
                </w:tcPr>
                <w:p w14:paraId="6EBD2D20" w14:textId="77777777" w:rsidR="007E0DD6" w:rsidRPr="007E0DD6" w:rsidRDefault="007E0DD6" w:rsidP="00D5327E">
                  <w:pPr>
                    <w:framePr w:hSpace="180" w:wrap="around" w:hAnchor="page" w:x="205" w:y="-1116"/>
                    <w:spacing w:after="0" w:line="240" w:lineRule="auto"/>
                  </w:pPr>
                  <w:r w:rsidRPr="007E0DD6">
                    <w:t>1.80</w:t>
                  </w:r>
                </w:p>
              </w:tc>
              <w:tc>
                <w:tcPr>
                  <w:tcW w:w="0" w:type="auto"/>
                  <w:vAlign w:val="center"/>
                  <w:hideMark/>
                </w:tcPr>
                <w:p w14:paraId="6A791E75" w14:textId="77777777" w:rsidR="007E0DD6" w:rsidRPr="007E0DD6" w:rsidRDefault="007E0DD6" w:rsidP="00D5327E">
                  <w:pPr>
                    <w:framePr w:hSpace="180" w:wrap="around" w:hAnchor="page" w:x="205" w:y="-1116"/>
                    <w:spacing w:after="0" w:line="240" w:lineRule="auto"/>
                  </w:pPr>
                  <w:r w:rsidRPr="007E0DD6">
                    <w:t>4.24</w:t>
                  </w:r>
                </w:p>
              </w:tc>
              <w:tc>
                <w:tcPr>
                  <w:tcW w:w="0" w:type="auto"/>
                  <w:vAlign w:val="center"/>
                  <w:hideMark/>
                </w:tcPr>
                <w:p w14:paraId="439255D5" w14:textId="77777777" w:rsidR="007E0DD6" w:rsidRPr="007E0DD6" w:rsidRDefault="007E0DD6" w:rsidP="00D5327E">
                  <w:pPr>
                    <w:framePr w:hSpace="180" w:wrap="around" w:hAnchor="page" w:x="205" w:y="-1116"/>
                    <w:spacing w:after="0" w:line="240" w:lineRule="auto"/>
                  </w:pPr>
                  <w:r w:rsidRPr="007E0DD6">
                    <w:t>4.50</w:t>
                  </w:r>
                </w:p>
              </w:tc>
            </w:tr>
            <w:tr w:rsidR="007E0DD6" w:rsidRPr="007E0DD6" w14:paraId="086F13D1" w14:textId="77777777" w:rsidTr="007E0DD6">
              <w:trPr>
                <w:tblCellSpacing w:w="15" w:type="dxa"/>
              </w:trPr>
              <w:tc>
                <w:tcPr>
                  <w:tcW w:w="0" w:type="auto"/>
                  <w:vAlign w:val="center"/>
                  <w:hideMark/>
                </w:tcPr>
                <w:p w14:paraId="1E42C64A" w14:textId="77777777" w:rsidR="007E0DD6" w:rsidRPr="007E0DD6" w:rsidRDefault="007E0DD6" w:rsidP="00D5327E">
                  <w:pPr>
                    <w:framePr w:hSpace="180" w:wrap="around" w:hAnchor="page" w:x="205" w:y="-1116"/>
                    <w:spacing w:after="0" w:line="240" w:lineRule="auto"/>
                  </w:pPr>
                  <w:r w:rsidRPr="007E0DD6">
                    <w:t>Customer 2</w:t>
                  </w:r>
                </w:p>
              </w:tc>
              <w:tc>
                <w:tcPr>
                  <w:tcW w:w="0" w:type="auto"/>
                  <w:vAlign w:val="center"/>
                  <w:hideMark/>
                </w:tcPr>
                <w:p w14:paraId="02BDC9D2" w14:textId="77777777" w:rsidR="007E0DD6" w:rsidRPr="007E0DD6" w:rsidRDefault="007E0DD6" w:rsidP="00D5327E">
                  <w:pPr>
                    <w:framePr w:hSpace="180" w:wrap="around" w:hAnchor="page" w:x="205" w:y="-1116"/>
                    <w:spacing w:after="0" w:line="240" w:lineRule="auto"/>
                  </w:pPr>
                  <w:r w:rsidRPr="007E0DD6">
                    <w:t>3.16</w:t>
                  </w:r>
                </w:p>
              </w:tc>
              <w:tc>
                <w:tcPr>
                  <w:tcW w:w="0" w:type="auto"/>
                  <w:vAlign w:val="center"/>
                  <w:hideMark/>
                </w:tcPr>
                <w:p w14:paraId="45F434F6" w14:textId="77777777" w:rsidR="007E0DD6" w:rsidRPr="007E0DD6" w:rsidRDefault="007E0DD6" w:rsidP="00D5327E">
                  <w:pPr>
                    <w:framePr w:hSpace="180" w:wrap="around" w:hAnchor="page" w:x="205" w:y="-1116"/>
                    <w:spacing w:after="0" w:line="240" w:lineRule="auto"/>
                  </w:pPr>
                  <w:r w:rsidRPr="007E0DD6">
                    <w:t>1.41</w:t>
                  </w:r>
                </w:p>
              </w:tc>
              <w:tc>
                <w:tcPr>
                  <w:tcW w:w="0" w:type="auto"/>
                  <w:vAlign w:val="center"/>
                  <w:hideMark/>
                </w:tcPr>
                <w:p w14:paraId="44A099A3" w14:textId="77777777" w:rsidR="007E0DD6" w:rsidRPr="007E0DD6" w:rsidRDefault="007E0DD6" w:rsidP="00D5327E">
                  <w:pPr>
                    <w:framePr w:hSpace="180" w:wrap="around" w:hAnchor="page" w:x="205" w:y="-1116"/>
                    <w:spacing w:after="0" w:line="240" w:lineRule="auto"/>
                  </w:pPr>
                  <w:r w:rsidRPr="007E0DD6">
                    <w:t>2.24</w:t>
                  </w:r>
                </w:p>
              </w:tc>
              <w:tc>
                <w:tcPr>
                  <w:tcW w:w="0" w:type="auto"/>
                  <w:vAlign w:val="center"/>
                  <w:hideMark/>
                </w:tcPr>
                <w:p w14:paraId="6032CBA5" w14:textId="77777777" w:rsidR="007E0DD6" w:rsidRPr="007E0DD6" w:rsidRDefault="007E0DD6" w:rsidP="00D5327E">
                  <w:pPr>
                    <w:framePr w:hSpace="180" w:wrap="around" w:hAnchor="page" w:x="205" w:y="-1116"/>
                    <w:spacing w:after="0" w:line="240" w:lineRule="auto"/>
                  </w:pPr>
                  <w:r w:rsidRPr="007E0DD6">
                    <w:t>3.61</w:t>
                  </w:r>
                </w:p>
              </w:tc>
              <w:tc>
                <w:tcPr>
                  <w:tcW w:w="0" w:type="auto"/>
                  <w:vAlign w:val="center"/>
                  <w:hideMark/>
                </w:tcPr>
                <w:p w14:paraId="17BB5315" w14:textId="77777777" w:rsidR="007E0DD6" w:rsidRPr="007E0DD6" w:rsidRDefault="007E0DD6" w:rsidP="00D5327E">
                  <w:pPr>
                    <w:framePr w:hSpace="180" w:wrap="around" w:hAnchor="page" w:x="205" w:y="-1116"/>
                    <w:spacing w:after="0" w:line="240" w:lineRule="auto"/>
                  </w:pPr>
                  <w:r w:rsidRPr="007E0DD6">
                    <w:t>4.00</w:t>
                  </w:r>
                </w:p>
              </w:tc>
            </w:tr>
            <w:tr w:rsidR="007E0DD6" w:rsidRPr="007E0DD6" w14:paraId="263AFF54" w14:textId="77777777" w:rsidTr="007E0DD6">
              <w:trPr>
                <w:tblCellSpacing w:w="15" w:type="dxa"/>
              </w:trPr>
              <w:tc>
                <w:tcPr>
                  <w:tcW w:w="0" w:type="auto"/>
                  <w:vAlign w:val="center"/>
                  <w:hideMark/>
                </w:tcPr>
                <w:p w14:paraId="2857DB78" w14:textId="77777777" w:rsidR="007E0DD6" w:rsidRPr="007E0DD6" w:rsidRDefault="007E0DD6" w:rsidP="00D5327E">
                  <w:pPr>
                    <w:framePr w:hSpace="180" w:wrap="around" w:hAnchor="page" w:x="205" w:y="-1116"/>
                    <w:spacing w:after="0" w:line="240" w:lineRule="auto"/>
                  </w:pPr>
                  <w:r w:rsidRPr="007E0DD6">
                    <w:t>Customer 3</w:t>
                  </w:r>
                </w:p>
              </w:tc>
              <w:tc>
                <w:tcPr>
                  <w:tcW w:w="0" w:type="auto"/>
                  <w:vAlign w:val="center"/>
                  <w:hideMark/>
                </w:tcPr>
                <w:p w14:paraId="4D8B5A51" w14:textId="77777777" w:rsidR="007E0DD6" w:rsidRPr="007E0DD6" w:rsidRDefault="007E0DD6" w:rsidP="00D5327E">
                  <w:pPr>
                    <w:framePr w:hSpace="180" w:wrap="around" w:hAnchor="page" w:x="205" w:y="-1116"/>
                    <w:spacing w:after="0" w:line="240" w:lineRule="auto"/>
                  </w:pPr>
                  <w:r w:rsidRPr="007E0DD6">
                    <w:t>3.16</w:t>
                  </w:r>
                </w:p>
              </w:tc>
              <w:tc>
                <w:tcPr>
                  <w:tcW w:w="0" w:type="auto"/>
                  <w:vAlign w:val="center"/>
                  <w:hideMark/>
                </w:tcPr>
                <w:p w14:paraId="7614B974" w14:textId="77777777" w:rsidR="007E0DD6" w:rsidRPr="007E0DD6" w:rsidRDefault="007E0DD6" w:rsidP="00D5327E">
                  <w:pPr>
                    <w:framePr w:hSpace="180" w:wrap="around" w:hAnchor="page" w:x="205" w:y="-1116"/>
                    <w:spacing w:after="0" w:line="240" w:lineRule="auto"/>
                  </w:pPr>
                  <w:r w:rsidRPr="007E0DD6">
                    <w:t>1.41</w:t>
                  </w:r>
                </w:p>
              </w:tc>
              <w:tc>
                <w:tcPr>
                  <w:tcW w:w="0" w:type="auto"/>
                  <w:vAlign w:val="center"/>
                  <w:hideMark/>
                </w:tcPr>
                <w:p w14:paraId="141B83CA" w14:textId="77777777" w:rsidR="007E0DD6" w:rsidRPr="007E0DD6" w:rsidRDefault="007E0DD6" w:rsidP="00D5327E">
                  <w:pPr>
                    <w:framePr w:hSpace="180" w:wrap="around" w:hAnchor="page" w:x="205" w:y="-1116"/>
                    <w:spacing w:after="0" w:line="240" w:lineRule="auto"/>
                  </w:pPr>
                  <w:r w:rsidRPr="007E0DD6">
                    <w:t>1.41</w:t>
                  </w:r>
                </w:p>
              </w:tc>
              <w:tc>
                <w:tcPr>
                  <w:tcW w:w="0" w:type="auto"/>
                  <w:vAlign w:val="center"/>
                  <w:hideMark/>
                </w:tcPr>
                <w:p w14:paraId="7E9B9E8A" w14:textId="77777777" w:rsidR="007E0DD6" w:rsidRPr="007E0DD6" w:rsidRDefault="007E0DD6" w:rsidP="00D5327E">
                  <w:pPr>
                    <w:framePr w:hSpace="180" w:wrap="around" w:hAnchor="page" w:x="205" w:y="-1116"/>
                    <w:spacing w:after="0" w:line="240" w:lineRule="auto"/>
                  </w:pPr>
                  <w:r w:rsidRPr="007E0DD6">
                    <w:t>3.61</w:t>
                  </w:r>
                </w:p>
              </w:tc>
              <w:tc>
                <w:tcPr>
                  <w:tcW w:w="0" w:type="auto"/>
                  <w:vAlign w:val="center"/>
                  <w:hideMark/>
                </w:tcPr>
                <w:p w14:paraId="331E233F" w14:textId="77777777" w:rsidR="007E0DD6" w:rsidRPr="007E0DD6" w:rsidRDefault="007E0DD6" w:rsidP="00D5327E">
                  <w:pPr>
                    <w:framePr w:hSpace="180" w:wrap="around" w:hAnchor="page" w:x="205" w:y="-1116"/>
                    <w:spacing w:after="0" w:line="240" w:lineRule="auto"/>
                  </w:pPr>
                  <w:r w:rsidRPr="007E0DD6">
                    <w:t>4.24</w:t>
                  </w:r>
                </w:p>
              </w:tc>
            </w:tr>
            <w:tr w:rsidR="007E0DD6" w:rsidRPr="007E0DD6" w14:paraId="775A1A32" w14:textId="77777777" w:rsidTr="007E0DD6">
              <w:trPr>
                <w:tblCellSpacing w:w="15" w:type="dxa"/>
              </w:trPr>
              <w:tc>
                <w:tcPr>
                  <w:tcW w:w="0" w:type="auto"/>
                  <w:vAlign w:val="center"/>
                  <w:hideMark/>
                </w:tcPr>
                <w:p w14:paraId="40621262" w14:textId="77777777" w:rsidR="007E0DD6" w:rsidRPr="007E0DD6" w:rsidRDefault="007E0DD6" w:rsidP="00D5327E">
                  <w:pPr>
                    <w:framePr w:hSpace="180" w:wrap="around" w:hAnchor="page" w:x="205" w:y="-1116"/>
                    <w:spacing w:after="0" w:line="240" w:lineRule="auto"/>
                  </w:pPr>
                  <w:r w:rsidRPr="007E0DD6">
                    <w:t>Customer 4</w:t>
                  </w:r>
                </w:p>
              </w:tc>
              <w:tc>
                <w:tcPr>
                  <w:tcW w:w="0" w:type="auto"/>
                  <w:vAlign w:val="center"/>
                  <w:hideMark/>
                </w:tcPr>
                <w:p w14:paraId="0D67FD6A" w14:textId="77777777" w:rsidR="007E0DD6" w:rsidRPr="007E0DD6" w:rsidRDefault="007E0DD6" w:rsidP="00D5327E">
                  <w:pPr>
                    <w:framePr w:hSpace="180" w:wrap="around" w:hAnchor="page" w:x="205" w:y="-1116"/>
                    <w:spacing w:after="0" w:line="240" w:lineRule="auto"/>
                  </w:pPr>
                  <w:r w:rsidRPr="007E0DD6">
                    <w:t>4.24</w:t>
                  </w:r>
                </w:p>
              </w:tc>
              <w:tc>
                <w:tcPr>
                  <w:tcW w:w="0" w:type="auto"/>
                  <w:vAlign w:val="center"/>
                  <w:hideMark/>
                </w:tcPr>
                <w:p w14:paraId="69718DBE" w14:textId="77777777" w:rsidR="007E0DD6" w:rsidRPr="007E0DD6" w:rsidRDefault="007E0DD6" w:rsidP="00D5327E">
                  <w:pPr>
                    <w:framePr w:hSpace="180" w:wrap="around" w:hAnchor="page" w:x="205" w:y="-1116"/>
                    <w:spacing w:after="0" w:line="240" w:lineRule="auto"/>
                  </w:pPr>
                  <w:r w:rsidRPr="007E0DD6">
                    <w:t>1.41</w:t>
                  </w:r>
                </w:p>
              </w:tc>
              <w:tc>
                <w:tcPr>
                  <w:tcW w:w="0" w:type="auto"/>
                  <w:vAlign w:val="center"/>
                  <w:hideMark/>
                </w:tcPr>
                <w:p w14:paraId="4457A1BE" w14:textId="77777777" w:rsidR="007E0DD6" w:rsidRPr="007E0DD6" w:rsidRDefault="007E0DD6" w:rsidP="00D5327E">
                  <w:pPr>
                    <w:framePr w:hSpace="180" w:wrap="around" w:hAnchor="page" w:x="205" w:y="-1116"/>
                    <w:spacing w:after="0" w:line="240" w:lineRule="auto"/>
                  </w:pPr>
                  <w:r w:rsidRPr="007E0DD6">
                    <w:t>1.41</w:t>
                  </w:r>
                </w:p>
              </w:tc>
              <w:tc>
                <w:tcPr>
                  <w:tcW w:w="0" w:type="auto"/>
                  <w:vAlign w:val="center"/>
                  <w:hideMark/>
                </w:tcPr>
                <w:p w14:paraId="70E4C931" w14:textId="77777777" w:rsidR="007E0DD6" w:rsidRPr="007E0DD6" w:rsidRDefault="007E0DD6" w:rsidP="00D5327E">
                  <w:pPr>
                    <w:framePr w:hSpace="180" w:wrap="around" w:hAnchor="page" w:x="205" w:y="-1116"/>
                    <w:spacing w:after="0" w:line="240" w:lineRule="auto"/>
                  </w:pPr>
                  <w:r w:rsidRPr="007E0DD6">
                    <w:t>2.24</w:t>
                  </w:r>
                </w:p>
              </w:tc>
              <w:tc>
                <w:tcPr>
                  <w:tcW w:w="0" w:type="auto"/>
                  <w:vAlign w:val="center"/>
                  <w:hideMark/>
                </w:tcPr>
                <w:p w14:paraId="14074E78" w14:textId="77777777" w:rsidR="007E0DD6" w:rsidRPr="007E0DD6" w:rsidRDefault="007E0DD6" w:rsidP="00D5327E">
                  <w:pPr>
                    <w:framePr w:hSpace="180" w:wrap="around" w:hAnchor="page" w:x="205" w:y="-1116"/>
                    <w:spacing w:after="0" w:line="240" w:lineRule="auto"/>
                  </w:pPr>
                  <w:r w:rsidRPr="007E0DD6">
                    <w:t>2.24</w:t>
                  </w:r>
                </w:p>
              </w:tc>
            </w:tr>
            <w:tr w:rsidR="007E0DD6" w:rsidRPr="007E0DD6" w14:paraId="0627A234" w14:textId="77777777" w:rsidTr="007E0DD6">
              <w:trPr>
                <w:tblCellSpacing w:w="15" w:type="dxa"/>
              </w:trPr>
              <w:tc>
                <w:tcPr>
                  <w:tcW w:w="0" w:type="auto"/>
                  <w:vAlign w:val="center"/>
                  <w:hideMark/>
                </w:tcPr>
                <w:p w14:paraId="56ABF0BD" w14:textId="77777777" w:rsidR="007E0DD6" w:rsidRPr="007E0DD6" w:rsidRDefault="007E0DD6" w:rsidP="00D5327E">
                  <w:pPr>
                    <w:framePr w:hSpace="180" w:wrap="around" w:hAnchor="page" w:x="205" w:y="-1116"/>
                    <w:spacing w:after="0" w:line="240" w:lineRule="auto"/>
                  </w:pPr>
                  <w:r w:rsidRPr="007E0DD6">
                    <w:t>Customer 5</w:t>
                  </w:r>
                </w:p>
              </w:tc>
              <w:tc>
                <w:tcPr>
                  <w:tcW w:w="0" w:type="auto"/>
                  <w:vAlign w:val="center"/>
                  <w:hideMark/>
                </w:tcPr>
                <w:p w14:paraId="1D3F772D" w14:textId="77777777" w:rsidR="007E0DD6" w:rsidRPr="007E0DD6" w:rsidRDefault="007E0DD6" w:rsidP="00D5327E">
                  <w:pPr>
                    <w:framePr w:hSpace="180" w:wrap="around" w:hAnchor="page" w:x="205" w:y="-1116"/>
                    <w:spacing w:after="0" w:line="240" w:lineRule="auto"/>
                  </w:pPr>
                  <w:r w:rsidRPr="007E0DD6">
                    <w:t>4.50</w:t>
                  </w:r>
                </w:p>
              </w:tc>
              <w:tc>
                <w:tcPr>
                  <w:tcW w:w="0" w:type="auto"/>
                  <w:vAlign w:val="center"/>
                  <w:hideMark/>
                </w:tcPr>
                <w:p w14:paraId="26CBBE22" w14:textId="77777777" w:rsidR="007E0DD6" w:rsidRPr="007E0DD6" w:rsidRDefault="007E0DD6" w:rsidP="00D5327E">
                  <w:pPr>
                    <w:framePr w:hSpace="180" w:wrap="around" w:hAnchor="page" w:x="205" w:y="-1116"/>
                    <w:spacing w:after="0" w:line="240" w:lineRule="auto"/>
                  </w:pPr>
                  <w:r w:rsidRPr="007E0DD6">
                    <w:t>3.61</w:t>
                  </w:r>
                </w:p>
              </w:tc>
              <w:tc>
                <w:tcPr>
                  <w:tcW w:w="0" w:type="auto"/>
                  <w:vAlign w:val="center"/>
                  <w:hideMark/>
                </w:tcPr>
                <w:p w14:paraId="7149EE72" w14:textId="77777777" w:rsidR="007E0DD6" w:rsidRPr="007E0DD6" w:rsidRDefault="007E0DD6" w:rsidP="00D5327E">
                  <w:pPr>
                    <w:framePr w:hSpace="180" w:wrap="around" w:hAnchor="page" w:x="205" w:y="-1116"/>
                    <w:spacing w:after="0" w:line="240" w:lineRule="auto"/>
                  </w:pPr>
                  <w:r w:rsidRPr="007E0DD6">
                    <w:t>2.83</w:t>
                  </w:r>
                </w:p>
              </w:tc>
              <w:tc>
                <w:tcPr>
                  <w:tcW w:w="0" w:type="auto"/>
                  <w:vAlign w:val="center"/>
                  <w:hideMark/>
                </w:tcPr>
                <w:p w14:paraId="3C4D9249" w14:textId="77777777" w:rsidR="007E0DD6" w:rsidRPr="007E0DD6" w:rsidRDefault="007E0DD6" w:rsidP="00D5327E">
                  <w:pPr>
                    <w:framePr w:hSpace="180" w:wrap="around" w:hAnchor="page" w:x="205" w:y="-1116"/>
                    <w:spacing w:after="0" w:line="240" w:lineRule="auto"/>
                  </w:pPr>
                  <w:r w:rsidRPr="007E0DD6">
                    <w:t>3.61</w:t>
                  </w:r>
                </w:p>
              </w:tc>
              <w:tc>
                <w:tcPr>
                  <w:tcW w:w="0" w:type="auto"/>
                  <w:vAlign w:val="center"/>
                  <w:hideMark/>
                </w:tcPr>
                <w:p w14:paraId="06F1D290" w14:textId="77777777" w:rsidR="007E0DD6" w:rsidRPr="007E0DD6" w:rsidRDefault="007E0DD6" w:rsidP="00D5327E">
                  <w:pPr>
                    <w:framePr w:hSpace="180" w:wrap="around" w:hAnchor="page" w:x="205" w:y="-1116"/>
                    <w:spacing w:after="0" w:line="240" w:lineRule="auto"/>
                  </w:pPr>
                  <w:r w:rsidRPr="007E0DD6">
                    <w:t>4.24</w:t>
                  </w:r>
                </w:p>
              </w:tc>
            </w:tr>
            <w:tr w:rsidR="007E0DD6" w:rsidRPr="007E0DD6" w14:paraId="09E1B76B" w14:textId="77777777" w:rsidTr="007E0DD6">
              <w:trPr>
                <w:tblCellSpacing w:w="15" w:type="dxa"/>
              </w:trPr>
              <w:tc>
                <w:tcPr>
                  <w:tcW w:w="0" w:type="auto"/>
                  <w:vAlign w:val="center"/>
                  <w:hideMark/>
                </w:tcPr>
                <w:p w14:paraId="398647BC" w14:textId="77777777" w:rsidR="007E0DD6" w:rsidRPr="007E0DD6" w:rsidRDefault="007E0DD6" w:rsidP="00D5327E">
                  <w:pPr>
                    <w:framePr w:hSpace="180" w:wrap="around" w:hAnchor="page" w:x="205" w:y="-1116"/>
                    <w:spacing w:after="0" w:line="240" w:lineRule="auto"/>
                  </w:pPr>
                  <w:r w:rsidRPr="007E0DD6">
                    <w:t>Customer 6</w:t>
                  </w:r>
                </w:p>
              </w:tc>
              <w:tc>
                <w:tcPr>
                  <w:tcW w:w="0" w:type="auto"/>
                  <w:vAlign w:val="center"/>
                  <w:hideMark/>
                </w:tcPr>
                <w:p w14:paraId="6F7ABC87" w14:textId="77777777" w:rsidR="007E0DD6" w:rsidRPr="007E0DD6" w:rsidRDefault="007E0DD6" w:rsidP="00D5327E">
                  <w:pPr>
                    <w:framePr w:hSpace="180" w:wrap="around" w:hAnchor="page" w:x="205" w:y="-1116"/>
                    <w:spacing w:after="0" w:line="240" w:lineRule="auto"/>
                  </w:pPr>
                  <w:r w:rsidRPr="007E0DD6">
                    <w:t>6.36</w:t>
                  </w:r>
                </w:p>
              </w:tc>
              <w:tc>
                <w:tcPr>
                  <w:tcW w:w="0" w:type="auto"/>
                  <w:vAlign w:val="center"/>
                  <w:hideMark/>
                </w:tcPr>
                <w:p w14:paraId="529F80F3" w14:textId="77777777" w:rsidR="007E0DD6" w:rsidRPr="007E0DD6" w:rsidRDefault="007E0DD6" w:rsidP="00D5327E">
                  <w:pPr>
                    <w:framePr w:hSpace="180" w:wrap="around" w:hAnchor="page" w:x="205" w:y="-1116"/>
                    <w:spacing w:after="0" w:line="240" w:lineRule="auto"/>
                  </w:pPr>
                  <w:r w:rsidRPr="007E0DD6">
                    <w:t>3.61</w:t>
                  </w:r>
                </w:p>
              </w:tc>
              <w:tc>
                <w:tcPr>
                  <w:tcW w:w="0" w:type="auto"/>
                  <w:vAlign w:val="center"/>
                  <w:hideMark/>
                </w:tcPr>
                <w:p w14:paraId="4C22D87F" w14:textId="77777777" w:rsidR="007E0DD6" w:rsidRPr="007E0DD6" w:rsidRDefault="007E0DD6" w:rsidP="00D5327E">
                  <w:pPr>
                    <w:framePr w:hSpace="180" w:wrap="around" w:hAnchor="page" w:x="205" w:y="-1116"/>
                    <w:spacing w:after="0" w:line="240" w:lineRule="auto"/>
                  </w:pPr>
                  <w:r w:rsidRPr="007E0DD6">
                    <w:t>2.24</w:t>
                  </w:r>
                </w:p>
              </w:tc>
              <w:tc>
                <w:tcPr>
                  <w:tcW w:w="0" w:type="auto"/>
                  <w:vAlign w:val="center"/>
                  <w:hideMark/>
                </w:tcPr>
                <w:p w14:paraId="6FD86164" w14:textId="77777777" w:rsidR="007E0DD6" w:rsidRPr="007E0DD6" w:rsidRDefault="007E0DD6" w:rsidP="00D5327E">
                  <w:pPr>
                    <w:framePr w:hSpace="180" w:wrap="around" w:hAnchor="page" w:x="205" w:y="-1116"/>
                    <w:spacing w:after="0" w:line="240" w:lineRule="auto"/>
                  </w:pPr>
                  <w:r w:rsidRPr="007E0DD6">
                    <w:t>2.24</w:t>
                  </w:r>
                </w:p>
              </w:tc>
              <w:tc>
                <w:tcPr>
                  <w:tcW w:w="0" w:type="auto"/>
                  <w:vAlign w:val="center"/>
                  <w:hideMark/>
                </w:tcPr>
                <w:p w14:paraId="5B1D30B0" w14:textId="77777777" w:rsidR="007E0DD6" w:rsidRPr="007E0DD6" w:rsidRDefault="007E0DD6" w:rsidP="00D5327E">
                  <w:pPr>
                    <w:framePr w:hSpace="180" w:wrap="around" w:hAnchor="page" w:x="205" w:y="-1116"/>
                    <w:spacing w:after="0" w:line="240" w:lineRule="auto"/>
                  </w:pPr>
                  <w:r w:rsidRPr="007E0DD6">
                    <w:t>2.83</w:t>
                  </w:r>
                </w:p>
              </w:tc>
            </w:tr>
            <w:tr w:rsidR="007E0DD6" w:rsidRPr="007E0DD6" w14:paraId="5AC5BD7F" w14:textId="77777777" w:rsidTr="007E0DD6">
              <w:trPr>
                <w:tblCellSpacing w:w="15" w:type="dxa"/>
              </w:trPr>
              <w:tc>
                <w:tcPr>
                  <w:tcW w:w="0" w:type="auto"/>
                  <w:vAlign w:val="center"/>
                  <w:hideMark/>
                </w:tcPr>
                <w:p w14:paraId="3346316E" w14:textId="77777777" w:rsidR="007E0DD6" w:rsidRPr="007E0DD6" w:rsidRDefault="007E0DD6" w:rsidP="00D5327E">
                  <w:pPr>
                    <w:framePr w:hSpace="180" w:wrap="around" w:hAnchor="page" w:x="205" w:y="-1116"/>
                    <w:spacing w:after="0" w:line="240" w:lineRule="auto"/>
                  </w:pPr>
                  <w:r w:rsidRPr="007E0DD6">
                    <w:t>Customer 7</w:t>
                  </w:r>
                </w:p>
              </w:tc>
              <w:tc>
                <w:tcPr>
                  <w:tcW w:w="0" w:type="auto"/>
                  <w:vAlign w:val="center"/>
                  <w:hideMark/>
                </w:tcPr>
                <w:p w14:paraId="26E30D39" w14:textId="77777777" w:rsidR="007E0DD6" w:rsidRPr="007E0DD6" w:rsidRDefault="007E0DD6" w:rsidP="00D5327E">
                  <w:pPr>
                    <w:framePr w:hSpace="180" w:wrap="around" w:hAnchor="page" w:x="205" w:y="-1116"/>
                    <w:spacing w:after="0" w:line="240" w:lineRule="auto"/>
                  </w:pPr>
                  <w:r w:rsidRPr="007E0DD6">
                    <w:t>5.66</w:t>
                  </w:r>
                </w:p>
              </w:tc>
              <w:tc>
                <w:tcPr>
                  <w:tcW w:w="0" w:type="auto"/>
                  <w:vAlign w:val="center"/>
                  <w:hideMark/>
                </w:tcPr>
                <w:p w14:paraId="6F7F0963" w14:textId="77777777" w:rsidR="007E0DD6" w:rsidRPr="007E0DD6" w:rsidRDefault="007E0DD6" w:rsidP="00D5327E">
                  <w:pPr>
                    <w:framePr w:hSpace="180" w:wrap="around" w:hAnchor="page" w:x="205" w:y="-1116"/>
                    <w:spacing w:after="0" w:line="240" w:lineRule="auto"/>
                  </w:pPr>
                  <w:r w:rsidRPr="007E0DD6">
                    <w:t>1.41</w:t>
                  </w:r>
                </w:p>
              </w:tc>
              <w:tc>
                <w:tcPr>
                  <w:tcW w:w="0" w:type="auto"/>
                  <w:vAlign w:val="center"/>
                  <w:hideMark/>
                </w:tcPr>
                <w:p w14:paraId="77981851" w14:textId="77777777" w:rsidR="007E0DD6" w:rsidRPr="007E0DD6" w:rsidRDefault="007E0DD6" w:rsidP="00D5327E">
                  <w:pPr>
                    <w:framePr w:hSpace="180" w:wrap="around" w:hAnchor="page" w:x="205" w:y="-1116"/>
                    <w:spacing w:after="0" w:line="240" w:lineRule="auto"/>
                  </w:pPr>
                  <w:r w:rsidRPr="007E0DD6">
                    <w:t>1.80</w:t>
                  </w:r>
                </w:p>
              </w:tc>
              <w:tc>
                <w:tcPr>
                  <w:tcW w:w="0" w:type="auto"/>
                  <w:vAlign w:val="center"/>
                  <w:hideMark/>
                </w:tcPr>
                <w:p w14:paraId="20E9D749" w14:textId="77777777" w:rsidR="007E0DD6" w:rsidRPr="007E0DD6" w:rsidRDefault="007E0DD6" w:rsidP="00D5327E">
                  <w:pPr>
                    <w:framePr w:hSpace="180" w:wrap="around" w:hAnchor="page" w:x="205" w:y="-1116"/>
                    <w:spacing w:after="0" w:line="240" w:lineRule="auto"/>
                  </w:pPr>
                  <w:r w:rsidRPr="007E0DD6">
                    <w:t>2.24</w:t>
                  </w:r>
                </w:p>
              </w:tc>
              <w:tc>
                <w:tcPr>
                  <w:tcW w:w="0" w:type="auto"/>
                  <w:vAlign w:val="center"/>
                  <w:hideMark/>
                </w:tcPr>
                <w:p w14:paraId="45F4C8BC" w14:textId="77777777" w:rsidR="007E0DD6" w:rsidRPr="007E0DD6" w:rsidRDefault="007E0DD6" w:rsidP="00D5327E">
                  <w:pPr>
                    <w:framePr w:hSpace="180" w:wrap="around" w:hAnchor="page" w:x="205" w:y="-1116"/>
                    <w:spacing w:after="0" w:line="240" w:lineRule="auto"/>
                  </w:pPr>
                  <w:r w:rsidRPr="007E0DD6">
                    <w:t>3.61</w:t>
                  </w:r>
                </w:p>
              </w:tc>
            </w:tr>
            <w:tr w:rsidR="007E0DD6" w:rsidRPr="007E0DD6" w14:paraId="257FBB75" w14:textId="77777777" w:rsidTr="007E0DD6">
              <w:trPr>
                <w:tblCellSpacing w:w="15" w:type="dxa"/>
              </w:trPr>
              <w:tc>
                <w:tcPr>
                  <w:tcW w:w="0" w:type="auto"/>
                  <w:vAlign w:val="center"/>
                  <w:hideMark/>
                </w:tcPr>
                <w:p w14:paraId="6F038BDF" w14:textId="77777777" w:rsidR="007E0DD6" w:rsidRPr="007E0DD6" w:rsidRDefault="007E0DD6" w:rsidP="00D5327E">
                  <w:pPr>
                    <w:framePr w:hSpace="180" w:wrap="around" w:hAnchor="page" w:x="205" w:y="-1116"/>
                    <w:spacing w:after="0" w:line="240" w:lineRule="auto"/>
                  </w:pPr>
                  <w:r w:rsidRPr="007E0DD6">
                    <w:t>Customer 8</w:t>
                  </w:r>
                </w:p>
              </w:tc>
              <w:tc>
                <w:tcPr>
                  <w:tcW w:w="0" w:type="auto"/>
                  <w:vAlign w:val="center"/>
                  <w:hideMark/>
                </w:tcPr>
                <w:p w14:paraId="7619E8F0" w14:textId="77777777" w:rsidR="007E0DD6" w:rsidRPr="007E0DD6" w:rsidRDefault="007E0DD6" w:rsidP="00D5327E">
                  <w:pPr>
                    <w:framePr w:hSpace="180" w:wrap="around" w:hAnchor="page" w:x="205" w:y="-1116"/>
                    <w:spacing w:after="0" w:line="240" w:lineRule="auto"/>
                  </w:pPr>
                  <w:r w:rsidRPr="007E0DD6">
                    <w:t>7.07</w:t>
                  </w:r>
                </w:p>
              </w:tc>
              <w:tc>
                <w:tcPr>
                  <w:tcW w:w="0" w:type="auto"/>
                  <w:vAlign w:val="center"/>
                  <w:hideMark/>
                </w:tcPr>
                <w:p w14:paraId="5B0A3400" w14:textId="77777777" w:rsidR="007E0DD6" w:rsidRPr="007E0DD6" w:rsidRDefault="007E0DD6" w:rsidP="00D5327E">
                  <w:pPr>
                    <w:framePr w:hSpace="180" w:wrap="around" w:hAnchor="page" w:x="205" w:y="-1116"/>
                    <w:spacing w:after="0" w:line="240" w:lineRule="auto"/>
                  </w:pPr>
                  <w:r w:rsidRPr="007E0DD6">
                    <w:t>1.41</w:t>
                  </w:r>
                </w:p>
              </w:tc>
              <w:tc>
                <w:tcPr>
                  <w:tcW w:w="0" w:type="auto"/>
                  <w:vAlign w:val="center"/>
                  <w:hideMark/>
                </w:tcPr>
                <w:p w14:paraId="3179C4BC" w14:textId="77777777" w:rsidR="007E0DD6" w:rsidRPr="007E0DD6" w:rsidRDefault="007E0DD6" w:rsidP="00D5327E">
                  <w:pPr>
                    <w:framePr w:hSpace="180" w:wrap="around" w:hAnchor="page" w:x="205" w:y="-1116"/>
                    <w:spacing w:after="0" w:line="240" w:lineRule="auto"/>
                  </w:pPr>
                  <w:r w:rsidRPr="007E0DD6">
                    <w:t>2.83</w:t>
                  </w:r>
                </w:p>
              </w:tc>
              <w:tc>
                <w:tcPr>
                  <w:tcW w:w="0" w:type="auto"/>
                  <w:vAlign w:val="center"/>
                  <w:hideMark/>
                </w:tcPr>
                <w:p w14:paraId="277D26E2" w14:textId="77777777" w:rsidR="007E0DD6" w:rsidRPr="007E0DD6" w:rsidRDefault="007E0DD6" w:rsidP="00D5327E">
                  <w:pPr>
                    <w:framePr w:hSpace="180" w:wrap="around" w:hAnchor="page" w:x="205" w:y="-1116"/>
                    <w:spacing w:after="0" w:line="240" w:lineRule="auto"/>
                  </w:pPr>
                  <w:r w:rsidRPr="007E0DD6">
                    <w:t>2.83</w:t>
                  </w:r>
                </w:p>
              </w:tc>
              <w:tc>
                <w:tcPr>
                  <w:tcW w:w="0" w:type="auto"/>
                  <w:vAlign w:val="center"/>
                  <w:hideMark/>
                </w:tcPr>
                <w:p w14:paraId="074963A1" w14:textId="77777777" w:rsidR="007E0DD6" w:rsidRPr="007E0DD6" w:rsidRDefault="007E0DD6" w:rsidP="00D5327E">
                  <w:pPr>
                    <w:framePr w:hSpace="180" w:wrap="around" w:hAnchor="page" w:x="205" w:y="-1116"/>
                    <w:spacing w:after="0" w:line="240" w:lineRule="auto"/>
                  </w:pPr>
                  <w:r w:rsidRPr="007E0DD6">
                    <w:t>2.83</w:t>
                  </w:r>
                </w:p>
              </w:tc>
            </w:tr>
            <w:tr w:rsidR="007E0DD6" w:rsidRPr="007E0DD6" w14:paraId="35E13996" w14:textId="77777777" w:rsidTr="007E0DD6">
              <w:trPr>
                <w:tblCellSpacing w:w="15" w:type="dxa"/>
              </w:trPr>
              <w:tc>
                <w:tcPr>
                  <w:tcW w:w="0" w:type="auto"/>
                  <w:vAlign w:val="center"/>
                  <w:hideMark/>
                </w:tcPr>
                <w:p w14:paraId="3047322D" w14:textId="77777777" w:rsidR="007E0DD6" w:rsidRPr="007E0DD6" w:rsidRDefault="007E0DD6" w:rsidP="00D5327E">
                  <w:pPr>
                    <w:framePr w:hSpace="180" w:wrap="around" w:hAnchor="page" w:x="205" w:y="-1116"/>
                    <w:spacing w:after="0" w:line="240" w:lineRule="auto"/>
                  </w:pPr>
                  <w:r w:rsidRPr="007E0DD6">
                    <w:lastRenderedPageBreak/>
                    <w:t>Customer 9</w:t>
                  </w:r>
                </w:p>
              </w:tc>
              <w:tc>
                <w:tcPr>
                  <w:tcW w:w="0" w:type="auto"/>
                  <w:vAlign w:val="center"/>
                  <w:hideMark/>
                </w:tcPr>
                <w:p w14:paraId="365CA471" w14:textId="77777777" w:rsidR="007E0DD6" w:rsidRPr="007E0DD6" w:rsidRDefault="007E0DD6" w:rsidP="00D5327E">
                  <w:pPr>
                    <w:framePr w:hSpace="180" w:wrap="around" w:hAnchor="page" w:x="205" w:y="-1116"/>
                    <w:spacing w:after="0" w:line="240" w:lineRule="auto"/>
                  </w:pPr>
                  <w:r w:rsidRPr="007E0DD6">
                    <w:t>8.00</w:t>
                  </w:r>
                </w:p>
              </w:tc>
              <w:tc>
                <w:tcPr>
                  <w:tcW w:w="0" w:type="auto"/>
                  <w:vAlign w:val="center"/>
                  <w:hideMark/>
                </w:tcPr>
                <w:p w14:paraId="1B1D5074" w14:textId="77777777" w:rsidR="007E0DD6" w:rsidRPr="007E0DD6" w:rsidRDefault="007E0DD6" w:rsidP="00D5327E">
                  <w:pPr>
                    <w:framePr w:hSpace="180" w:wrap="around" w:hAnchor="page" w:x="205" w:y="-1116"/>
                    <w:spacing w:after="0" w:line="240" w:lineRule="auto"/>
                  </w:pPr>
                  <w:r w:rsidRPr="007E0DD6">
                    <w:t>2.83</w:t>
                  </w:r>
                </w:p>
              </w:tc>
              <w:tc>
                <w:tcPr>
                  <w:tcW w:w="0" w:type="auto"/>
                  <w:vAlign w:val="center"/>
                  <w:hideMark/>
                </w:tcPr>
                <w:p w14:paraId="4EA43DF8" w14:textId="77777777" w:rsidR="007E0DD6" w:rsidRPr="007E0DD6" w:rsidRDefault="007E0DD6" w:rsidP="00D5327E">
                  <w:pPr>
                    <w:framePr w:hSpace="180" w:wrap="around" w:hAnchor="page" w:x="205" w:y="-1116"/>
                    <w:spacing w:after="0" w:line="240" w:lineRule="auto"/>
                  </w:pPr>
                  <w:r w:rsidRPr="007E0DD6">
                    <w:t>3.61</w:t>
                  </w:r>
                </w:p>
              </w:tc>
              <w:tc>
                <w:tcPr>
                  <w:tcW w:w="0" w:type="auto"/>
                  <w:vAlign w:val="center"/>
                  <w:hideMark/>
                </w:tcPr>
                <w:p w14:paraId="0DEA260B" w14:textId="77777777" w:rsidR="007E0DD6" w:rsidRPr="007E0DD6" w:rsidRDefault="007E0DD6" w:rsidP="00D5327E">
                  <w:pPr>
                    <w:framePr w:hSpace="180" w:wrap="around" w:hAnchor="page" w:x="205" w:y="-1116"/>
                    <w:spacing w:after="0" w:line="240" w:lineRule="auto"/>
                  </w:pPr>
                  <w:r w:rsidRPr="007E0DD6">
                    <w:t>1.41</w:t>
                  </w:r>
                </w:p>
              </w:tc>
              <w:tc>
                <w:tcPr>
                  <w:tcW w:w="0" w:type="auto"/>
                  <w:vAlign w:val="center"/>
                  <w:hideMark/>
                </w:tcPr>
                <w:p w14:paraId="6AC22A64" w14:textId="77777777" w:rsidR="007E0DD6" w:rsidRPr="007E0DD6" w:rsidRDefault="007E0DD6" w:rsidP="00D5327E">
                  <w:pPr>
                    <w:framePr w:hSpace="180" w:wrap="around" w:hAnchor="page" w:x="205" w:y="-1116"/>
                    <w:spacing w:after="0" w:line="240" w:lineRule="auto"/>
                  </w:pPr>
                  <w:r w:rsidRPr="007E0DD6">
                    <w:t>2.24</w:t>
                  </w:r>
                </w:p>
              </w:tc>
            </w:tr>
            <w:tr w:rsidR="007E0DD6" w:rsidRPr="007E0DD6" w14:paraId="67F21B87" w14:textId="77777777" w:rsidTr="007E0DD6">
              <w:trPr>
                <w:tblCellSpacing w:w="15" w:type="dxa"/>
              </w:trPr>
              <w:tc>
                <w:tcPr>
                  <w:tcW w:w="0" w:type="auto"/>
                  <w:vAlign w:val="center"/>
                  <w:hideMark/>
                </w:tcPr>
                <w:p w14:paraId="1C6B019E" w14:textId="77777777" w:rsidR="007E0DD6" w:rsidRPr="007E0DD6" w:rsidRDefault="007E0DD6" w:rsidP="00D5327E">
                  <w:pPr>
                    <w:framePr w:hSpace="180" w:wrap="around" w:hAnchor="page" w:x="205" w:y="-1116"/>
                    <w:spacing w:after="0" w:line="240" w:lineRule="auto"/>
                  </w:pPr>
                  <w:r w:rsidRPr="007E0DD6">
                    <w:t>Customer 10</w:t>
                  </w:r>
                </w:p>
              </w:tc>
              <w:tc>
                <w:tcPr>
                  <w:tcW w:w="0" w:type="auto"/>
                  <w:vAlign w:val="center"/>
                  <w:hideMark/>
                </w:tcPr>
                <w:p w14:paraId="5029C0DF" w14:textId="77777777" w:rsidR="007E0DD6" w:rsidRPr="007E0DD6" w:rsidRDefault="007E0DD6" w:rsidP="00D5327E">
                  <w:pPr>
                    <w:framePr w:hSpace="180" w:wrap="around" w:hAnchor="page" w:x="205" w:y="-1116"/>
                    <w:spacing w:after="0" w:line="240" w:lineRule="auto"/>
                  </w:pPr>
                  <w:r w:rsidRPr="007E0DD6">
                    <w:t>2.24</w:t>
                  </w:r>
                </w:p>
              </w:tc>
              <w:tc>
                <w:tcPr>
                  <w:tcW w:w="0" w:type="auto"/>
                  <w:vAlign w:val="center"/>
                  <w:hideMark/>
                </w:tcPr>
                <w:p w14:paraId="6CD906DF" w14:textId="77777777" w:rsidR="007E0DD6" w:rsidRPr="007E0DD6" w:rsidRDefault="007E0DD6" w:rsidP="00D5327E">
                  <w:pPr>
                    <w:framePr w:hSpace="180" w:wrap="around" w:hAnchor="page" w:x="205" w:y="-1116"/>
                    <w:spacing w:after="0" w:line="240" w:lineRule="auto"/>
                  </w:pPr>
                  <w:r w:rsidRPr="007E0DD6">
                    <w:t>3.16</w:t>
                  </w:r>
                </w:p>
              </w:tc>
              <w:tc>
                <w:tcPr>
                  <w:tcW w:w="0" w:type="auto"/>
                  <w:vAlign w:val="center"/>
                  <w:hideMark/>
                </w:tcPr>
                <w:p w14:paraId="5CE98D60" w14:textId="77777777" w:rsidR="007E0DD6" w:rsidRPr="007E0DD6" w:rsidRDefault="007E0DD6" w:rsidP="00D5327E">
                  <w:pPr>
                    <w:framePr w:hSpace="180" w:wrap="around" w:hAnchor="page" w:x="205" w:y="-1116"/>
                    <w:spacing w:after="0" w:line="240" w:lineRule="auto"/>
                  </w:pPr>
                  <w:r w:rsidRPr="007E0DD6">
                    <w:t>2.24</w:t>
                  </w:r>
                </w:p>
              </w:tc>
              <w:tc>
                <w:tcPr>
                  <w:tcW w:w="0" w:type="auto"/>
                  <w:vAlign w:val="center"/>
                  <w:hideMark/>
                </w:tcPr>
                <w:p w14:paraId="06E1792A" w14:textId="77777777" w:rsidR="007E0DD6" w:rsidRPr="007E0DD6" w:rsidRDefault="007E0DD6" w:rsidP="00D5327E">
                  <w:pPr>
                    <w:framePr w:hSpace="180" w:wrap="around" w:hAnchor="page" w:x="205" w:y="-1116"/>
                    <w:spacing w:after="0" w:line="240" w:lineRule="auto"/>
                  </w:pPr>
                  <w:r w:rsidRPr="007E0DD6">
                    <w:t>2.83</w:t>
                  </w:r>
                </w:p>
              </w:tc>
              <w:tc>
                <w:tcPr>
                  <w:tcW w:w="0" w:type="auto"/>
                  <w:vAlign w:val="center"/>
                  <w:hideMark/>
                </w:tcPr>
                <w:p w14:paraId="12F1F935" w14:textId="77777777" w:rsidR="007E0DD6" w:rsidRPr="007E0DD6" w:rsidRDefault="007E0DD6" w:rsidP="00D5327E">
                  <w:pPr>
                    <w:framePr w:hSpace="180" w:wrap="around" w:hAnchor="page" w:x="205" w:y="-1116"/>
                    <w:spacing w:after="0" w:line="240" w:lineRule="auto"/>
                  </w:pPr>
                  <w:r w:rsidRPr="007E0DD6">
                    <w:t>3.16</w:t>
                  </w:r>
                </w:p>
              </w:tc>
            </w:tr>
          </w:tbl>
          <w:p w14:paraId="4E16E980" w14:textId="77777777" w:rsidR="007E0DD6" w:rsidRPr="007E0DD6" w:rsidRDefault="007E0DD6" w:rsidP="00825E9F">
            <w:r w:rsidRPr="007E0DD6">
              <w:t>Environmental Penalties: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gridCol w:w="3463"/>
            </w:tblGrid>
            <w:tr w:rsidR="007E0DD6" w:rsidRPr="007E0DD6" w14:paraId="2149BE39" w14:textId="77777777" w:rsidTr="007E0DD6">
              <w:trPr>
                <w:tblHeader/>
                <w:tblCellSpacing w:w="15" w:type="dxa"/>
              </w:trPr>
              <w:tc>
                <w:tcPr>
                  <w:tcW w:w="0" w:type="auto"/>
                  <w:vAlign w:val="center"/>
                  <w:hideMark/>
                </w:tcPr>
                <w:p w14:paraId="6008BD13" w14:textId="77777777" w:rsidR="007E0DD6" w:rsidRPr="007E0DD6" w:rsidRDefault="007E0DD6" w:rsidP="00D5327E">
                  <w:pPr>
                    <w:framePr w:hSpace="180" w:wrap="around" w:hAnchor="page" w:x="205" w:y="-1116"/>
                    <w:spacing w:after="0" w:line="240" w:lineRule="auto"/>
                  </w:pPr>
                  <w:r w:rsidRPr="007E0DD6">
                    <w:t>Facility</w:t>
                  </w:r>
                </w:p>
              </w:tc>
              <w:tc>
                <w:tcPr>
                  <w:tcW w:w="0" w:type="auto"/>
                  <w:vAlign w:val="center"/>
                  <w:hideMark/>
                </w:tcPr>
                <w:p w14:paraId="4A4A591E" w14:textId="77777777" w:rsidR="007E0DD6" w:rsidRPr="007E0DD6" w:rsidRDefault="007E0DD6" w:rsidP="00D5327E">
                  <w:pPr>
                    <w:framePr w:hSpace="180" w:wrap="around" w:hAnchor="page" w:x="205" w:y="-1116"/>
                    <w:spacing w:after="0" w:line="240" w:lineRule="auto"/>
                  </w:pPr>
                  <w:r w:rsidRPr="007E0DD6">
                    <w:t>Environmental Penalty ($ million)</w:t>
                  </w:r>
                </w:p>
              </w:tc>
            </w:tr>
            <w:tr w:rsidR="007E0DD6" w:rsidRPr="007E0DD6" w14:paraId="70B534E6" w14:textId="77777777" w:rsidTr="007E0DD6">
              <w:trPr>
                <w:tblCellSpacing w:w="15" w:type="dxa"/>
              </w:trPr>
              <w:tc>
                <w:tcPr>
                  <w:tcW w:w="0" w:type="auto"/>
                  <w:vAlign w:val="center"/>
                  <w:hideMark/>
                </w:tcPr>
                <w:p w14:paraId="251360E2" w14:textId="77777777" w:rsidR="007E0DD6" w:rsidRPr="007E0DD6" w:rsidRDefault="007E0DD6" w:rsidP="00D5327E">
                  <w:pPr>
                    <w:framePr w:hSpace="180" w:wrap="around" w:hAnchor="page" w:x="205" w:y="-1116"/>
                    <w:spacing w:after="0" w:line="240" w:lineRule="auto"/>
                  </w:pPr>
                  <w:r w:rsidRPr="007E0DD6">
                    <w:t>1</w:t>
                  </w:r>
                </w:p>
              </w:tc>
              <w:tc>
                <w:tcPr>
                  <w:tcW w:w="0" w:type="auto"/>
                  <w:vAlign w:val="center"/>
                  <w:hideMark/>
                </w:tcPr>
                <w:p w14:paraId="73787F36" w14:textId="77777777" w:rsidR="007E0DD6" w:rsidRPr="007E0DD6" w:rsidRDefault="007E0DD6" w:rsidP="00D5327E">
                  <w:pPr>
                    <w:framePr w:hSpace="180" w:wrap="around" w:hAnchor="page" w:x="205" w:y="-1116"/>
                    <w:spacing w:after="0" w:line="240" w:lineRule="auto"/>
                  </w:pPr>
                  <w:r w:rsidRPr="007E0DD6">
                    <w:t>0.5</w:t>
                  </w:r>
                </w:p>
              </w:tc>
            </w:tr>
            <w:tr w:rsidR="007E0DD6" w:rsidRPr="007E0DD6" w14:paraId="6E3791A0" w14:textId="77777777" w:rsidTr="007E0DD6">
              <w:trPr>
                <w:tblCellSpacing w:w="15" w:type="dxa"/>
              </w:trPr>
              <w:tc>
                <w:tcPr>
                  <w:tcW w:w="0" w:type="auto"/>
                  <w:vAlign w:val="center"/>
                  <w:hideMark/>
                </w:tcPr>
                <w:p w14:paraId="72BB462D" w14:textId="77777777" w:rsidR="007E0DD6" w:rsidRPr="007E0DD6" w:rsidRDefault="007E0DD6" w:rsidP="00D5327E">
                  <w:pPr>
                    <w:framePr w:hSpace="180" w:wrap="around" w:hAnchor="page" w:x="205" w:y="-1116"/>
                    <w:spacing w:after="0" w:line="240" w:lineRule="auto"/>
                  </w:pPr>
                  <w:r w:rsidRPr="007E0DD6">
                    <w:t>2</w:t>
                  </w:r>
                </w:p>
              </w:tc>
              <w:tc>
                <w:tcPr>
                  <w:tcW w:w="0" w:type="auto"/>
                  <w:vAlign w:val="center"/>
                  <w:hideMark/>
                </w:tcPr>
                <w:p w14:paraId="15801879" w14:textId="77777777" w:rsidR="007E0DD6" w:rsidRPr="007E0DD6" w:rsidRDefault="007E0DD6" w:rsidP="00D5327E">
                  <w:pPr>
                    <w:framePr w:hSpace="180" w:wrap="around" w:hAnchor="page" w:x="205" w:y="-1116"/>
                    <w:spacing w:after="0" w:line="240" w:lineRule="auto"/>
                  </w:pPr>
                  <w:r w:rsidRPr="007E0DD6">
                    <w:t>1.0</w:t>
                  </w:r>
                </w:p>
              </w:tc>
            </w:tr>
            <w:tr w:rsidR="007E0DD6" w:rsidRPr="007E0DD6" w14:paraId="62F601DD" w14:textId="77777777" w:rsidTr="007E0DD6">
              <w:trPr>
                <w:tblCellSpacing w:w="15" w:type="dxa"/>
              </w:trPr>
              <w:tc>
                <w:tcPr>
                  <w:tcW w:w="0" w:type="auto"/>
                  <w:vAlign w:val="center"/>
                  <w:hideMark/>
                </w:tcPr>
                <w:p w14:paraId="64DAA5C0" w14:textId="77777777" w:rsidR="007E0DD6" w:rsidRPr="007E0DD6" w:rsidRDefault="007E0DD6" w:rsidP="00D5327E">
                  <w:pPr>
                    <w:framePr w:hSpace="180" w:wrap="around" w:hAnchor="page" w:x="205" w:y="-1116"/>
                    <w:spacing w:after="0" w:line="240" w:lineRule="auto"/>
                  </w:pPr>
                  <w:r w:rsidRPr="007E0DD6">
                    <w:t>3</w:t>
                  </w:r>
                </w:p>
              </w:tc>
              <w:tc>
                <w:tcPr>
                  <w:tcW w:w="0" w:type="auto"/>
                  <w:vAlign w:val="center"/>
                  <w:hideMark/>
                </w:tcPr>
                <w:p w14:paraId="3315B60E" w14:textId="77777777" w:rsidR="007E0DD6" w:rsidRPr="007E0DD6" w:rsidRDefault="007E0DD6" w:rsidP="00D5327E">
                  <w:pPr>
                    <w:framePr w:hSpace="180" w:wrap="around" w:hAnchor="page" w:x="205" w:y="-1116"/>
                    <w:spacing w:after="0" w:line="240" w:lineRule="auto"/>
                  </w:pPr>
                  <w:r w:rsidRPr="007E0DD6">
                    <w:t>0.3</w:t>
                  </w:r>
                </w:p>
              </w:tc>
            </w:tr>
            <w:tr w:rsidR="007E0DD6" w:rsidRPr="007E0DD6" w14:paraId="7AA0BF78" w14:textId="77777777" w:rsidTr="007E0DD6">
              <w:trPr>
                <w:tblCellSpacing w:w="15" w:type="dxa"/>
              </w:trPr>
              <w:tc>
                <w:tcPr>
                  <w:tcW w:w="0" w:type="auto"/>
                  <w:vAlign w:val="center"/>
                  <w:hideMark/>
                </w:tcPr>
                <w:p w14:paraId="12B25FC4" w14:textId="77777777" w:rsidR="007E0DD6" w:rsidRPr="007E0DD6" w:rsidRDefault="007E0DD6" w:rsidP="00D5327E">
                  <w:pPr>
                    <w:framePr w:hSpace="180" w:wrap="around" w:hAnchor="page" w:x="205" w:y="-1116"/>
                    <w:spacing w:after="0" w:line="240" w:lineRule="auto"/>
                  </w:pPr>
                  <w:r w:rsidRPr="007E0DD6">
                    <w:t>4</w:t>
                  </w:r>
                </w:p>
              </w:tc>
              <w:tc>
                <w:tcPr>
                  <w:tcW w:w="0" w:type="auto"/>
                  <w:vAlign w:val="center"/>
                  <w:hideMark/>
                </w:tcPr>
                <w:p w14:paraId="6010ABEE" w14:textId="77777777" w:rsidR="007E0DD6" w:rsidRPr="007E0DD6" w:rsidRDefault="007E0DD6" w:rsidP="00D5327E">
                  <w:pPr>
                    <w:framePr w:hSpace="180" w:wrap="around" w:hAnchor="page" w:x="205" w:y="-1116"/>
                    <w:spacing w:after="0" w:line="240" w:lineRule="auto"/>
                  </w:pPr>
                  <w:r w:rsidRPr="007E0DD6">
                    <w:t>1.5</w:t>
                  </w:r>
                </w:p>
              </w:tc>
            </w:tr>
            <w:tr w:rsidR="007E0DD6" w:rsidRPr="007E0DD6" w14:paraId="47772016" w14:textId="77777777" w:rsidTr="007E0DD6">
              <w:trPr>
                <w:tblCellSpacing w:w="15" w:type="dxa"/>
              </w:trPr>
              <w:tc>
                <w:tcPr>
                  <w:tcW w:w="0" w:type="auto"/>
                  <w:vAlign w:val="center"/>
                  <w:hideMark/>
                </w:tcPr>
                <w:p w14:paraId="03DE6206" w14:textId="77777777" w:rsidR="007E0DD6" w:rsidRPr="007E0DD6" w:rsidRDefault="007E0DD6" w:rsidP="00D5327E">
                  <w:pPr>
                    <w:framePr w:hSpace="180" w:wrap="around" w:hAnchor="page" w:x="205" w:y="-1116"/>
                    <w:spacing w:after="0" w:line="240" w:lineRule="auto"/>
                  </w:pPr>
                  <w:r w:rsidRPr="007E0DD6">
                    <w:t>5</w:t>
                  </w:r>
                </w:p>
              </w:tc>
              <w:tc>
                <w:tcPr>
                  <w:tcW w:w="0" w:type="auto"/>
                  <w:vAlign w:val="center"/>
                  <w:hideMark/>
                </w:tcPr>
                <w:p w14:paraId="05632460" w14:textId="77777777" w:rsidR="007E0DD6" w:rsidRPr="007E0DD6" w:rsidRDefault="007E0DD6" w:rsidP="00D5327E">
                  <w:pPr>
                    <w:framePr w:hSpace="180" w:wrap="around" w:hAnchor="page" w:x="205" w:y="-1116"/>
                    <w:spacing w:after="0" w:line="240" w:lineRule="auto"/>
                  </w:pPr>
                  <w:r w:rsidRPr="007E0DD6">
                    <w:t>0.8</w:t>
                  </w:r>
                </w:p>
              </w:tc>
            </w:tr>
          </w:tbl>
          <w:p w14:paraId="4016C216" w14:textId="77777777" w:rsidR="007E0DD6" w:rsidRPr="007E0DD6" w:rsidRDefault="007E0DD6" w:rsidP="00825E9F">
            <w:r w:rsidRPr="007E0DD6">
              <w:t>Budget Constraint:</w:t>
            </w:r>
          </w:p>
          <w:p w14:paraId="44209484" w14:textId="77777777" w:rsidR="007E0DD6" w:rsidRPr="007E0DD6" w:rsidRDefault="007E0DD6" w:rsidP="00825E9F">
            <w:pPr>
              <w:numPr>
                <w:ilvl w:val="0"/>
                <w:numId w:val="42"/>
              </w:numPr>
            </w:pPr>
            <w:r w:rsidRPr="007E0DD6">
              <w:t>The total budget available for opening new facilities is $30 million.</w:t>
            </w:r>
          </w:p>
          <w:p w14:paraId="30EE7395" w14:textId="77777777" w:rsidR="007E0DD6" w:rsidRPr="007E0DD6" w:rsidRDefault="007E0DD6" w:rsidP="00825E9F">
            <w:r w:rsidRPr="007E0DD6">
              <w:t>Existing Facility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gridCol w:w="1004"/>
              <w:gridCol w:w="1285"/>
              <w:gridCol w:w="1039"/>
              <w:gridCol w:w="1684"/>
              <w:gridCol w:w="1596"/>
            </w:tblGrid>
            <w:tr w:rsidR="007E0DD6" w:rsidRPr="007E0DD6" w14:paraId="4AAC75E9" w14:textId="77777777" w:rsidTr="007E0DD6">
              <w:trPr>
                <w:tblHeader/>
                <w:tblCellSpacing w:w="15" w:type="dxa"/>
              </w:trPr>
              <w:tc>
                <w:tcPr>
                  <w:tcW w:w="0" w:type="auto"/>
                  <w:vAlign w:val="center"/>
                  <w:hideMark/>
                </w:tcPr>
                <w:p w14:paraId="46D4D69F" w14:textId="77777777" w:rsidR="007E0DD6" w:rsidRPr="007E0DD6" w:rsidRDefault="007E0DD6" w:rsidP="00D5327E">
                  <w:pPr>
                    <w:framePr w:hSpace="180" w:wrap="around" w:hAnchor="page" w:x="205" w:y="-1116"/>
                    <w:spacing w:after="0" w:line="240" w:lineRule="auto"/>
                  </w:pPr>
                  <w:r w:rsidRPr="007E0DD6">
                    <w:t>Facility</w:t>
                  </w:r>
                </w:p>
              </w:tc>
              <w:tc>
                <w:tcPr>
                  <w:tcW w:w="0" w:type="auto"/>
                  <w:vAlign w:val="center"/>
                  <w:hideMark/>
                </w:tcPr>
                <w:p w14:paraId="6E3A7424" w14:textId="77777777" w:rsidR="007E0DD6" w:rsidRPr="007E0DD6" w:rsidRDefault="007E0DD6" w:rsidP="00D5327E">
                  <w:pPr>
                    <w:framePr w:hSpace="180" w:wrap="around" w:hAnchor="page" w:x="205" w:y="-1116"/>
                    <w:spacing w:after="0" w:line="240" w:lineRule="auto"/>
                  </w:pPr>
                  <w:r w:rsidRPr="007E0DD6">
                    <w:t>Location (x, y)</w:t>
                  </w:r>
                </w:p>
              </w:tc>
              <w:tc>
                <w:tcPr>
                  <w:tcW w:w="0" w:type="auto"/>
                  <w:vAlign w:val="center"/>
                  <w:hideMark/>
                </w:tcPr>
                <w:p w14:paraId="538675E0" w14:textId="77777777" w:rsidR="007E0DD6" w:rsidRPr="007E0DD6" w:rsidRDefault="007E0DD6" w:rsidP="00D5327E">
                  <w:pPr>
                    <w:framePr w:hSpace="180" w:wrap="around" w:hAnchor="page" w:x="205" w:y="-1116"/>
                    <w:spacing w:after="0" w:line="240" w:lineRule="auto"/>
                  </w:pPr>
                  <w:r w:rsidRPr="007E0DD6">
                    <w:t>Operational</w:t>
                  </w:r>
                </w:p>
              </w:tc>
              <w:tc>
                <w:tcPr>
                  <w:tcW w:w="0" w:type="auto"/>
                  <w:vAlign w:val="center"/>
                  <w:hideMark/>
                </w:tcPr>
                <w:p w14:paraId="6864E252" w14:textId="77777777" w:rsidR="007E0DD6" w:rsidRPr="007E0DD6" w:rsidRDefault="007E0DD6" w:rsidP="00D5327E">
                  <w:pPr>
                    <w:framePr w:hSpace="180" w:wrap="around" w:hAnchor="page" w:x="205" w:y="-1116"/>
                    <w:spacing w:after="0" w:line="240" w:lineRule="auto"/>
                  </w:pPr>
                  <w:r w:rsidRPr="007E0DD6">
                    <w:t>Capacity (units)</w:t>
                  </w:r>
                </w:p>
              </w:tc>
              <w:tc>
                <w:tcPr>
                  <w:tcW w:w="0" w:type="auto"/>
                  <w:vAlign w:val="center"/>
                  <w:hideMark/>
                </w:tcPr>
                <w:p w14:paraId="014B5CBA" w14:textId="77777777" w:rsidR="007E0DD6" w:rsidRPr="007E0DD6" w:rsidRDefault="007E0DD6" w:rsidP="00D5327E">
                  <w:pPr>
                    <w:framePr w:hSpace="180" w:wrap="around" w:hAnchor="page" w:x="205" w:y="-1116"/>
                    <w:spacing w:after="0" w:line="240" w:lineRule="auto"/>
                  </w:pPr>
                  <w:r w:rsidRPr="007E0DD6">
                    <w:t>Environmental Impact (score)</w:t>
                  </w:r>
                </w:p>
              </w:tc>
              <w:tc>
                <w:tcPr>
                  <w:tcW w:w="0" w:type="auto"/>
                  <w:vAlign w:val="center"/>
                  <w:hideMark/>
                </w:tcPr>
                <w:p w14:paraId="4331057D" w14:textId="77777777" w:rsidR="007E0DD6" w:rsidRPr="007E0DD6" w:rsidRDefault="007E0DD6" w:rsidP="00D5327E">
                  <w:pPr>
                    <w:framePr w:hSpace="180" w:wrap="around" w:hAnchor="page" w:x="205" w:y="-1116"/>
                    <w:spacing w:after="0" w:line="240" w:lineRule="auto"/>
                  </w:pPr>
                  <w:r w:rsidRPr="007E0DD6">
                    <w:t>Maintenance Cost ($ million/year)</w:t>
                  </w:r>
                </w:p>
              </w:tc>
            </w:tr>
            <w:tr w:rsidR="007E0DD6" w:rsidRPr="007E0DD6" w14:paraId="64D5554A" w14:textId="77777777" w:rsidTr="007E0DD6">
              <w:trPr>
                <w:tblCellSpacing w:w="15" w:type="dxa"/>
              </w:trPr>
              <w:tc>
                <w:tcPr>
                  <w:tcW w:w="0" w:type="auto"/>
                  <w:vAlign w:val="center"/>
                  <w:hideMark/>
                </w:tcPr>
                <w:p w14:paraId="5534475B" w14:textId="77777777" w:rsidR="007E0DD6" w:rsidRPr="007E0DD6" w:rsidRDefault="007E0DD6" w:rsidP="00D5327E">
                  <w:pPr>
                    <w:framePr w:hSpace="180" w:wrap="around" w:hAnchor="page" w:x="205" w:y="-1116"/>
                    <w:spacing w:after="0" w:line="240" w:lineRule="auto"/>
                  </w:pPr>
                  <w:r w:rsidRPr="007E0DD6">
                    <w:t>1</w:t>
                  </w:r>
                </w:p>
              </w:tc>
              <w:tc>
                <w:tcPr>
                  <w:tcW w:w="0" w:type="auto"/>
                  <w:vAlign w:val="center"/>
                  <w:hideMark/>
                </w:tcPr>
                <w:p w14:paraId="51A2547C" w14:textId="77777777" w:rsidR="007E0DD6" w:rsidRPr="007E0DD6" w:rsidRDefault="007E0DD6" w:rsidP="00D5327E">
                  <w:pPr>
                    <w:framePr w:hSpace="180" w:wrap="around" w:hAnchor="page" w:x="205" w:y="-1116"/>
                    <w:spacing w:after="0" w:line="240" w:lineRule="auto"/>
                  </w:pPr>
                  <w:r w:rsidRPr="007E0DD6">
                    <w:t>(1, 1)</w:t>
                  </w:r>
                </w:p>
              </w:tc>
              <w:tc>
                <w:tcPr>
                  <w:tcW w:w="0" w:type="auto"/>
                  <w:vAlign w:val="center"/>
                  <w:hideMark/>
                </w:tcPr>
                <w:p w14:paraId="5B8FFE80" w14:textId="77777777" w:rsidR="007E0DD6" w:rsidRPr="007E0DD6" w:rsidRDefault="007E0DD6" w:rsidP="00D5327E">
                  <w:pPr>
                    <w:framePr w:hSpace="180" w:wrap="around" w:hAnchor="page" w:x="205" w:y="-1116"/>
                    <w:spacing w:after="0" w:line="240" w:lineRule="auto"/>
                  </w:pPr>
                  <w:r w:rsidRPr="007E0DD6">
                    <w:t>Yes</w:t>
                  </w:r>
                </w:p>
              </w:tc>
              <w:tc>
                <w:tcPr>
                  <w:tcW w:w="0" w:type="auto"/>
                  <w:vAlign w:val="center"/>
                  <w:hideMark/>
                </w:tcPr>
                <w:p w14:paraId="3E234C17" w14:textId="77777777" w:rsidR="007E0DD6" w:rsidRPr="007E0DD6" w:rsidRDefault="007E0DD6" w:rsidP="00D5327E">
                  <w:pPr>
                    <w:framePr w:hSpace="180" w:wrap="around" w:hAnchor="page" w:x="205" w:y="-1116"/>
                    <w:spacing w:after="0" w:line="240" w:lineRule="auto"/>
                  </w:pPr>
                  <w:r w:rsidRPr="007E0DD6">
                    <w:t>300</w:t>
                  </w:r>
                </w:p>
              </w:tc>
              <w:tc>
                <w:tcPr>
                  <w:tcW w:w="0" w:type="auto"/>
                  <w:vAlign w:val="center"/>
                  <w:hideMark/>
                </w:tcPr>
                <w:p w14:paraId="6B2AF528" w14:textId="77777777" w:rsidR="007E0DD6" w:rsidRPr="007E0DD6" w:rsidRDefault="007E0DD6" w:rsidP="00D5327E">
                  <w:pPr>
                    <w:framePr w:hSpace="180" w:wrap="around" w:hAnchor="page" w:x="205" w:y="-1116"/>
                    <w:spacing w:after="0" w:line="240" w:lineRule="auto"/>
                  </w:pPr>
                  <w:r w:rsidRPr="007E0DD6">
                    <w:t>1.2</w:t>
                  </w:r>
                </w:p>
              </w:tc>
              <w:tc>
                <w:tcPr>
                  <w:tcW w:w="0" w:type="auto"/>
                  <w:vAlign w:val="center"/>
                  <w:hideMark/>
                </w:tcPr>
                <w:p w14:paraId="6A0BE176" w14:textId="77777777" w:rsidR="007E0DD6" w:rsidRPr="007E0DD6" w:rsidRDefault="007E0DD6" w:rsidP="00D5327E">
                  <w:pPr>
                    <w:framePr w:hSpace="180" w:wrap="around" w:hAnchor="page" w:x="205" w:y="-1116"/>
                    <w:spacing w:after="0" w:line="240" w:lineRule="auto"/>
                  </w:pPr>
                  <w:r w:rsidRPr="007E0DD6">
                    <w:t>1.0</w:t>
                  </w:r>
                </w:p>
              </w:tc>
            </w:tr>
            <w:tr w:rsidR="007E0DD6" w:rsidRPr="007E0DD6" w14:paraId="442E4055" w14:textId="77777777" w:rsidTr="007E0DD6">
              <w:trPr>
                <w:tblCellSpacing w:w="15" w:type="dxa"/>
              </w:trPr>
              <w:tc>
                <w:tcPr>
                  <w:tcW w:w="0" w:type="auto"/>
                  <w:vAlign w:val="center"/>
                  <w:hideMark/>
                </w:tcPr>
                <w:p w14:paraId="6735E786" w14:textId="77777777" w:rsidR="007E0DD6" w:rsidRPr="007E0DD6" w:rsidRDefault="007E0DD6" w:rsidP="00D5327E">
                  <w:pPr>
                    <w:framePr w:hSpace="180" w:wrap="around" w:hAnchor="page" w:x="205" w:y="-1116"/>
                    <w:spacing w:after="0" w:line="240" w:lineRule="auto"/>
                  </w:pPr>
                  <w:r w:rsidRPr="007E0DD6">
                    <w:t>3</w:t>
                  </w:r>
                </w:p>
              </w:tc>
              <w:tc>
                <w:tcPr>
                  <w:tcW w:w="0" w:type="auto"/>
                  <w:vAlign w:val="center"/>
                  <w:hideMark/>
                </w:tcPr>
                <w:p w14:paraId="19FFF23F" w14:textId="77777777" w:rsidR="007E0DD6" w:rsidRPr="007E0DD6" w:rsidRDefault="007E0DD6" w:rsidP="00D5327E">
                  <w:pPr>
                    <w:framePr w:hSpace="180" w:wrap="around" w:hAnchor="page" w:x="205" w:y="-1116"/>
                    <w:spacing w:after="0" w:line="240" w:lineRule="auto"/>
                  </w:pPr>
                  <w:r w:rsidRPr="007E0DD6">
                    <w:t>(6, 3)</w:t>
                  </w:r>
                </w:p>
              </w:tc>
              <w:tc>
                <w:tcPr>
                  <w:tcW w:w="0" w:type="auto"/>
                  <w:vAlign w:val="center"/>
                  <w:hideMark/>
                </w:tcPr>
                <w:p w14:paraId="0AFD2A50" w14:textId="77777777" w:rsidR="007E0DD6" w:rsidRPr="007E0DD6" w:rsidRDefault="007E0DD6" w:rsidP="00D5327E">
                  <w:pPr>
                    <w:framePr w:hSpace="180" w:wrap="around" w:hAnchor="page" w:x="205" w:y="-1116"/>
                    <w:spacing w:after="0" w:line="240" w:lineRule="auto"/>
                  </w:pPr>
                  <w:r w:rsidRPr="007E0DD6">
                    <w:t>Yes</w:t>
                  </w:r>
                </w:p>
              </w:tc>
              <w:tc>
                <w:tcPr>
                  <w:tcW w:w="0" w:type="auto"/>
                  <w:vAlign w:val="center"/>
                  <w:hideMark/>
                </w:tcPr>
                <w:p w14:paraId="2D4D0738" w14:textId="77777777" w:rsidR="007E0DD6" w:rsidRPr="007E0DD6" w:rsidRDefault="007E0DD6" w:rsidP="00D5327E">
                  <w:pPr>
                    <w:framePr w:hSpace="180" w:wrap="around" w:hAnchor="page" w:x="205" w:y="-1116"/>
                    <w:spacing w:after="0" w:line="240" w:lineRule="auto"/>
                  </w:pPr>
                  <w:r w:rsidRPr="007E0DD6">
                    <w:t>350</w:t>
                  </w:r>
                </w:p>
              </w:tc>
              <w:tc>
                <w:tcPr>
                  <w:tcW w:w="0" w:type="auto"/>
                  <w:vAlign w:val="center"/>
                  <w:hideMark/>
                </w:tcPr>
                <w:p w14:paraId="7F1AC61B" w14:textId="77777777" w:rsidR="007E0DD6" w:rsidRPr="007E0DD6" w:rsidRDefault="007E0DD6" w:rsidP="00D5327E">
                  <w:pPr>
                    <w:framePr w:hSpace="180" w:wrap="around" w:hAnchor="page" w:x="205" w:y="-1116"/>
                    <w:spacing w:after="0" w:line="240" w:lineRule="auto"/>
                  </w:pPr>
                  <w:r w:rsidRPr="007E0DD6">
                    <w:t>1.5</w:t>
                  </w:r>
                </w:p>
              </w:tc>
              <w:tc>
                <w:tcPr>
                  <w:tcW w:w="0" w:type="auto"/>
                  <w:vAlign w:val="center"/>
                  <w:hideMark/>
                </w:tcPr>
                <w:p w14:paraId="412F070C" w14:textId="77777777" w:rsidR="007E0DD6" w:rsidRPr="007E0DD6" w:rsidRDefault="007E0DD6" w:rsidP="00D5327E">
                  <w:pPr>
                    <w:framePr w:hSpace="180" w:wrap="around" w:hAnchor="page" w:x="205" w:y="-1116"/>
                    <w:spacing w:after="0" w:line="240" w:lineRule="auto"/>
                  </w:pPr>
                  <w:r w:rsidRPr="007E0DD6">
                    <w:t>1.2</w:t>
                  </w:r>
                </w:p>
              </w:tc>
            </w:tr>
          </w:tbl>
          <w:p w14:paraId="3D66E913" w14:textId="77777777" w:rsidR="007E0DD6" w:rsidRPr="007E0DD6" w:rsidRDefault="007E0DD6" w:rsidP="00825E9F">
            <w:r w:rsidRPr="007E0DD6">
              <w:t>Objective:</w:t>
            </w:r>
          </w:p>
          <w:p w14:paraId="300862D5" w14:textId="77777777" w:rsidR="007E0DD6" w:rsidRPr="007E0DD6" w:rsidRDefault="007E0DD6" w:rsidP="00825E9F">
            <w:r w:rsidRPr="007E0DD6">
              <w:t>The primary objective is to decide which new distribution facilities to open, how to allocate customers to these facilities, and how to minimize transportation costs while staying within the available budget and minimizing environmental penalties.</w:t>
            </w:r>
          </w:p>
          <w:p w14:paraId="690C328E" w14:textId="77777777" w:rsidR="007D6D3D" w:rsidRPr="007B5FA6" w:rsidRDefault="007D6D3D" w:rsidP="00825E9F"/>
        </w:tc>
        <w:tc>
          <w:tcPr>
            <w:tcW w:w="8800" w:type="dxa"/>
          </w:tcPr>
          <w:p w14:paraId="69607D90" w14:textId="77777777" w:rsidR="007B5FA6" w:rsidRPr="007B5FA6" w:rsidRDefault="007B5FA6" w:rsidP="007B5FA6">
            <w:pPr>
              <w:rPr>
                <w:lang w:val="en-US"/>
              </w:rPr>
            </w:pPr>
            <w:r w:rsidRPr="007B5FA6">
              <w:rPr>
                <w:lang w:val="en-US"/>
              </w:rPr>
              <w:lastRenderedPageBreak/>
              <w:t>1. Objective Function:</w:t>
            </w:r>
          </w:p>
          <w:p w14:paraId="35BDF98B" w14:textId="77777777" w:rsidR="007B5FA6" w:rsidRPr="007B5FA6" w:rsidRDefault="007B5FA6" w:rsidP="007B5FA6">
            <w:pPr>
              <w:rPr>
                <w:lang w:val="en-US"/>
              </w:rPr>
            </w:pPr>
            <w:r w:rsidRPr="007B5FA6">
              <w:rPr>
                <w:lang w:val="en-US"/>
              </w:rPr>
              <w:br/>
              <w:t>Minimize the total cost, which includes transportation and setup costs:</w:t>
            </w:r>
            <w:r w:rsidRPr="007B5FA6">
              <w:rPr>
                <w:lang w:val="en-US"/>
              </w:rPr>
              <w:br/>
            </w:r>
            <w:r w:rsidRPr="007B5FA6">
              <w:rPr>
                <w:lang w:val="en-US"/>
              </w:rPr>
              <w:br/>
              <w:t>Z = sum(C_{</w:t>
            </w:r>
            <w:proofErr w:type="spellStart"/>
            <w:r w:rsidRPr="007B5FA6">
              <w:rPr>
                <w:lang w:val="en-US"/>
              </w:rPr>
              <w:t>f,m</w:t>
            </w:r>
            <w:proofErr w:type="spellEnd"/>
            <w:r w:rsidRPr="007B5FA6">
              <w:rPr>
                <w:lang w:val="en-US"/>
              </w:rPr>
              <w:t>} * y_{</w:t>
            </w:r>
            <w:proofErr w:type="spellStart"/>
            <w:r w:rsidRPr="007B5FA6">
              <w:rPr>
                <w:lang w:val="en-US"/>
              </w:rPr>
              <w:t>f,m</w:t>
            </w:r>
            <w:proofErr w:type="spellEnd"/>
            <w:r w:rsidRPr="007B5FA6">
              <w:rPr>
                <w:lang w:val="en-US"/>
              </w:rPr>
              <w:t>} for all f in F, m in M) + sum(</w:t>
            </w:r>
            <w:proofErr w:type="spellStart"/>
            <w:r w:rsidRPr="007B5FA6">
              <w:rPr>
                <w:lang w:val="en-US"/>
              </w:rPr>
              <w:t>S_f</w:t>
            </w:r>
            <w:proofErr w:type="spellEnd"/>
            <w:r w:rsidRPr="007B5FA6">
              <w:rPr>
                <w:lang w:val="en-US"/>
              </w:rPr>
              <w:t xml:space="preserve"> * </w:t>
            </w:r>
            <w:proofErr w:type="spellStart"/>
            <w:r w:rsidRPr="007B5FA6">
              <w:rPr>
                <w:lang w:val="en-US"/>
              </w:rPr>
              <w:t>x_f</w:t>
            </w:r>
            <w:proofErr w:type="spellEnd"/>
            <w:r w:rsidRPr="007B5FA6">
              <w:rPr>
                <w:lang w:val="en-US"/>
              </w:rPr>
              <w:t xml:space="preserve"> for all f in F)</w:t>
            </w:r>
            <w:r w:rsidRPr="007B5FA6">
              <w:rPr>
                <w:lang w:val="en-US"/>
              </w:rPr>
              <w:br/>
            </w:r>
            <w:r w:rsidRPr="007B5FA6">
              <w:rPr>
                <w:lang w:val="en-US"/>
              </w:rPr>
              <w:br/>
              <w:t>Where:</w:t>
            </w:r>
            <w:r w:rsidRPr="007B5FA6">
              <w:rPr>
                <w:lang w:val="en-US"/>
              </w:rPr>
              <w:br/>
              <w:t>- C_{</w:t>
            </w:r>
            <w:proofErr w:type="spellStart"/>
            <w:r w:rsidRPr="007B5FA6">
              <w:rPr>
                <w:lang w:val="en-US"/>
              </w:rPr>
              <w:t>f,m</w:t>
            </w:r>
            <w:proofErr w:type="spellEnd"/>
            <w:r w:rsidRPr="007B5FA6">
              <w:rPr>
                <w:lang w:val="en-US"/>
              </w:rPr>
              <w:t>}: Transportation cost per unit from facility f to customer m.</w:t>
            </w:r>
            <w:r w:rsidRPr="007B5FA6">
              <w:rPr>
                <w:lang w:val="en-US"/>
              </w:rPr>
              <w:br/>
              <w:t>- y_{</w:t>
            </w:r>
            <w:proofErr w:type="spellStart"/>
            <w:r w:rsidRPr="007B5FA6">
              <w:rPr>
                <w:lang w:val="en-US"/>
              </w:rPr>
              <w:t>f,m</w:t>
            </w:r>
            <w:proofErr w:type="spellEnd"/>
            <w:r w:rsidRPr="007B5FA6">
              <w:rPr>
                <w:lang w:val="en-US"/>
              </w:rPr>
              <w:t>}: Fraction of customer m's demand satisfied by facility f.</w:t>
            </w:r>
            <w:r w:rsidRPr="007B5FA6">
              <w:rPr>
                <w:lang w:val="en-US"/>
              </w:rPr>
              <w:br/>
              <w:t xml:space="preserve">- </w:t>
            </w:r>
            <w:proofErr w:type="spellStart"/>
            <w:r w:rsidRPr="007B5FA6">
              <w:rPr>
                <w:lang w:val="en-US"/>
              </w:rPr>
              <w:t>S_f</w:t>
            </w:r>
            <w:proofErr w:type="spellEnd"/>
            <w:r w:rsidRPr="007B5FA6">
              <w:rPr>
                <w:lang w:val="en-US"/>
              </w:rPr>
              <w:t>: Setup cost of facility f.</w:t>
            </w:r>
            <w:r w:rsidRPr="007B5FA6">
              <w:rPr>
                <w:lang w:val="en-US"/>
              </w:rPr>
              <w:br/>
              <w:t xml:space="preserve">- </w:t>
            </w:r>
            <w:proofErr w:type="spellStart"/>
            <w:r w:rsidRPr="007B5FA6">
              <w:rPr>
                <w:lang w:val="en-US"/>
              </w:rPr>
              <w:t>x_f</w:t>
            </w:r>
            <w:proofErr w:type="spellEnd"/>
            <w:r w:rsidRPr="007B5FA6">
              <w:rPr>
                <w:lang w:val="en-US"/>
              </w:rPr>
              <w:t>: Binary variable indicating whether facility f is set up (1) or not (0).</w:t>
            </w:r>
            <w:r w:rsidRPr="007B5FA6">
              <w:rPr>
                <w:lang w:val="en-US"/>
              </w:rPr>
              <w:br/>
            </w:r>
          </w:p>
          <w:p w14:paraId="541B297A" w14:textId="77777777" w:rsidR="007B5FA6" w:rsidRPr="007B5FA6" w:rsidRDefault="007B5FA6" w:rsidP="007B5FA6">
            <w:pPr>
              <w:rPr>
                <w:lang w:val="en-US"/>
              </w:rPr>
            </w:pPr>
            <w:r w:rsidRPr="007B5FA6">
              <w:rPr>
                <w:lang w:val="en-US"/>
              </w:rPr>
              <w:t>2. Constraints:</w:t>
            </w:r>
          </w:p>
          <w:p w14:paraId="3113214F" w14:textId="77777777" w:rsidR="007B5FA6" w:rsidRPr="007B5FA6" w:rsidRDefault="007B5FA6" w:rsidP="007B5FA6">
            <w:pPr>
              <w:rPr>
                <w:lang w:val="en-US"/>
              </w:rPr>
            </w:pPr>
            <w:r w:rsidRPr="007B5FA6">
              <w:rPr>
                <w:lang w:val="en-US"/>
              </w:rPr>
              <w:br/>
              <w:t>2.1. Demand Satisfaction:</w:t>
            </w:r>
            <w:r w:rsidRPr="007B5FA6">
              <w:rPr>
                <w:lang w:val="en-US"/>
              </w:rPr>
              <w:br/>
              <w:t>Each customer’s demand must be fully satisfied:</w:t>
            </w:r>
            <w:r w:rsidRPr="007B5FA6">
              <w:rPr>
                <w:lang w:val="en-US"/>
              </w:rPr>
              <w:br/>
            </w:r>
            <w:r w:rsidRPr="007B5FA6">
              <w:rPr>
                <w:lang w:val="en-US"/>
              </w:rPr>
              <w:br/>
              <w:t>sum(y_{</w:t>
            </w:r>
            <w:proofErr w:type="spellStart"/>
            <w:proofErr w:type="gramStart"/>
            <w:r w:rsidRPr="007B5FA6">
              <w:rPr>
                <w:lang w:val="en-US"/>
              </w:rPr>
              <w:t>f,m</w:t>
            </w:r>
            <w:proofErr w:type="spellEnd"/>
            <w:proofErr w:type="gramEnd"/>
            <w:r w:rsidRPr="007B5FA6">
              <w:rPr>
                <w:lang w:val="en-US"/>
              </w:rPr>
              <w:t xml:space="preserve">} for all f in F) = </w:t>
            </w:r>
            <w:proofErr w:type="gramStart"/>
            <w:r w:rsidRPr="007B5FA6">
              <w:rPr>
                <w:lang w:val="en-US"/>
              </w:rPr>
              <w:t>1  for</w:t>
            </w:r>
            <w:proofErr w:type="gramEnd"/>
            <w:r w:rsidRPr="007B5FA6">
              <w:rPr>
                <w:lang w:val="en-US"/>
              </w:rPr>
              <w:t xml:space="preserve"> all m in M</w:t>
            </w:r>
            <w:r w:rsidRPr="007B5FA6">
              <w:rPr>
                <w:lang w:val="en-US"/>
              </w:rPr>
              <w:br/>
            </w:r>
          </w:p>
          <w:p w14:paraId="45F1B46E" w14:textId="77777777" w:rsidR="007B5FA6" w:rsidRPr="007B5FA6" w:rsidRDefault="007B5FA6" w:rsidP="007B5FA6">
            <w:pPr>
              <w:rPr>
                <w:lang w:val="en-US"/>
              </w:rPr>
            </w:pPr>
            <w:r w:rsidRPr="007B5FA6">
              <w:rPr>
                <w:lang w:val="en-US"/>
              </w:rPr>
              <w:br/>
              <w:t>2.2. Capacitated Facility Constraints:</w:t>
            </w:r>
            <w:r w:rsidRPr="007B5FA6">
              <w:rPr>
                <w:lang w:val="en-US"/>
              </w:rPr>
              <w:br/>
              <w:t>If facility f is open, the total demand allocated to it should not exceed its capacity:</w:t>
            </w:r>
            <w:r w:rsidRPr="007B5FA6">
              <w:rPr>
                <w:lang w:val="en-US"/>
              </w:rPr>
              <w:br/>
            </w:r>
            <w:r w:rsidRPr="007B5FA6">
              <w:rPr>
                <w:lang w:val="en-US"/>
              </w:rPr>
              <w:br/>
            </w:r>
            <w:proofErr w:type="gramStart"/>
            <w:r w:rsidRPr="007B5FA6">
              <w:rPr>
                <w:lang w:val="en-US"/>
              </w:rPr>
              <w:t>sum(</w:t>
            </w:r>
            <w:proofErr w:type="spellStart"/>
            <w:proofErr w:type="gramEnd"/>
            <w:r w:rsidRPr="007B5FA6">
              <w:rPr>
                <w:lang w:val="en-US"/>
              </w:rPr>
              <w:t>D_m</w:t>
            </w:r>
            <w:proofErr w:type="spellEnd"/>
            <w:r w:rsidRPr="007B5FA6">
              <w:rPr>
                <w:lang w:val="en-US"/>
              </w:rPr>
              <w:t xml:space="preserve"> * y_{</w:t>
            </w:r>
            <w:proofErr w:type="spellStart"/>
            <w:proofErr w:type="gramStart"/>
            <w:r w:rsidRPr="007B5FA6">
              <w:rPr>
                <w:lang w:val="en-US"/>
              </w:rPr>
              <w:t>f,m</w:t>
            </w:r>
            <w:proofErr w:type="spellEnd"/>
            <w:proofErr w:type="gramEnd"/>
            <w:r w:rsidRPr="007B5FA6">
              <w:rPr>
                <w:lang w:val="en-US"/>
              </w:rPr>
              <w:t xml:space="preserve">} for all m in M) &lt;= </w:t>
            </w:r>
            <w:proofErr w:type="spellStart"/>
            <w:r w:rsidRPr="007B5FA6">
              <w:rPr>
                <w:lang w:val="en-US"/>
              </w:rPr>
              <w:t>U_f</w:t>
            </w:r>
            <w:proofErr w:type="spellEnd"/>
            <w:r w:rsidRPr="007B5FA6">
              <w:rPr>
                <w:lang w:val="en-US"/>
              </w:rPr>
              <w:t xml:space="preserve"> * </w:t>
            </w:r>
            <w:proofErr w:type="spellStart"/>
            <w:r w:rsidRPr="007B5FA6">
              <w:rPr>
                <w:lang w:val="en-US"/>
              </w:rPr>
              <w:t>x_</w:t>
            </w:r>
            <w:proofErr w:type="gramStart"/>
            <w:r w:rsidRPr="007B5FA6">
              <w:rPr>
                <w:lang w:val="en-US"/>
              </w:rPr>
              <w:t>f</w:t>
            </w:r>
            <w:proofErr w:type="spellEnd"/>
            <w:r w:rsidRPr="007B5FA6">
              <w:rPr>
                <w:lang w:val="en-US"/>
              </w:rPr>
              <w:t xml:space="preserve">  for</w:t>
            </w:r>
            <w:proofErr w:type="gramEnd"/>
            <w:r w:rsidRPr="007B5FA6">
              <w:rPr>
                <w:lang w:val="en-US"/>
              </w:rPr>
              <w:t xml:space="preserve"> all f in F</w:t>
            </w:r>
            <w:r w:rsidRPr="007B5FA6">
              <w:rPr>
                <w:lang w:val="en-US"/>
              </w:rPr>
              <w:br/>
            </w:r>
          </w:p>
          <w:p w14:paraId="64A3CCE8" w14:textId="77777777" w:rsidR="007B5FA6" w:rsidRPr="007B5FA6" w:rsidRDefault="007B5FA6" w:rsidP="007B5FA6">
            <w:pPr>
              <w:rPr>
                <w:lang w:val="en-US"/>
              </w:rPr>
            </w:pPr>
            <w:r w:rsidRPr="007B5FA6">
              <w:rPr>
                <w:lang w:val="en-US"/>
              </w:rPr>
              <w:br/>
              <w:t xml:space="preserve">2.3. </w:t>
            </w:r>
            <w:proofErr w:type="spellStart"/>
            <w:r w:rsidRPr="007B5FA6">
              <w:rPr>
                <w:lang w:val="en-US"/>
              </w:rPr>
              <w:t>Uncapacitated</w:t>
            </w:r>
            <w:proofErr w:type="spellEnd"/>
            <w:r w:rsidRPr="007B5FA6">
              <w:rPr>
                <w:lang w:val="en-US"/>
              </w:rPr>
              <w:t xml:space="preserve"> Facility Constraints:</w:t>
            </w:r>
            <w:r w:rsidRPr="007B5FA6">
              <w:rPr>
                <w:lang w:val="en-US"/>
              </w:rPr>
              <w:br/>
              <w:t>If facility f is open, the fraction of demand allocated to it cannot exceed its capacity:</w:t>
            </w:r>
            <w:r w:rsidRPr="007B5FA6">
              <w:rPr>
                <w:lang w:val="en-US"/>
              </w:rPr>
              <w:br/>
            </w:r>
            <w:r w:rsidRPr="007B5FA6">
              <w:rPr>
                <w:lang w:val="en-US"/>
              </w:rPr>
              <w:br/>
              <w:t>y_{</w:t>
            </w:r>
            <w:proofErr w:type="spellStart"/>
            <w:proofErr w:type="gramStart"/>
            <w:r w:rsidRPr="007B5FA6">
              <w:rPr>
                <w:lang w:val="en-US"/>
              </w:rPr>
              <w:t>f,m</w:t>
            </w:r>
            <w:proofErr w:type="spellEnd"/>
            <w:proofErr w:type="gramEnd"/>
            <w:r w:rsidRPr="007B5FA6">
              <w:rPr>
                <w:lang w:val="en-US"/>
              </w:rPr>
              <w:t xml:space="preserve">} &lt;= </w:t>
            </w:r>
            <w:proofErr w:type="spellStart"/>
            <w:r w:rsidRPr="007B5FA6">
              <w:rPr>
                <w:lang w:val="en-US"/>
              </w:rPr>
              <w:t>x_</w:t>
            </w:r>
            <w:proofErr w:type="gramStart"/>
            <w:r w:rsidRPr="007B5FA6">
              <w:rPr>
                <w:lang w:val="en-US"/>
              </w:rPr>
              <w:t>f</w:t>
            </w:r>
            <w:proofErr w:type="spellEnd"/>
            <w:r w:rsidRPr="007B5FA6">
              <w:rPr>
                <w:lang w:val="en-US"/>
              </w:rPr>
              <w:t xml:space="preserve">  for</w:t>
            </w:r>
            <w:proofErr w:type="gramEnd"/>
            <w:r w:rsidRPr="007B5FA6">
              <w:rPr>
                <w:lang w:val="en-US"/>
              </w:rPr>
              <w:t xml:space="preserve"> all f in F, m in M</w:t>
            </w:r>
            <w:r w:rsidRPr="007B5FA6">
              <w:rPr>
                <w:lang w:val="en-US"/>
              </w:rPr>
              <w:br/>
            </w:r>
          </w:p>
          <w:p w14:paraId="7AF8BE2A" w14:textId="77777777" w:rsidR="007B5FA6" w:rsidRPr="007B5FA6" w:rsidRDefault="007B5FA6" w:rsidP="007B5FA6">
            <w:pPr>
              <w:rPr>
                <w:lang w:val="en-US"/>
              </w:rPr>
            </w:pPr>
            <w:r w:rsidRPr="007B5FA6">
              <w:rPr>
                <w:lang w:val="en-US"/>
              </w:rPr>
              <w:br/>
              <w:t>2.4. Budget Constraint:</w:t>
            </w:r>
            <w:r w:rsidRPr="007B5FA6">
              <w:rPr>
                <w:lang w:val="en-US"/>
              </w:rPr>
              <w:br/>
              <w:t>The total setup cost of opened facilities should not exceed the available budget:</w:t>
            </w:r>
            <w:r w:rsidRPr="007B5FA6">
              <w:rPr>
                <w:lang w:val="en-US"/>
              </w:rPr>
              <w:br/>
            </w:r>
            <w:r w:rsidRPr="007B5FA6">
              <w:rPr>
                <w:lang w:val="en-US"/>
              </w:rPr>
              <w:br/>
            </w:r>
            <w:proofErr w:type="gramStart"/>
            <w:r w:rsidRPr="007B5FA6">
              <w:rPr>
                <w:lang w:val="en-US"/>
              </w:rPr>
              <w:t>sum(</w:t>
            </w:r>
            <w:proofErr w:type="spellStart"/>
            <w:proofErr w:type="gramEnd"/>
            <w:r w:rsidRPr="007B5FA6">
              <w:rPr>
                <w:lang w:val="en-US"/>
              </w:rPr>
              <w:t>S_f</w:t>
            </w:r>
            <w:proofErr w:type="spellEnd"/>
            <w:r w:rsidRPr="007B5FA6">
              <w:rPr>
                <w:lang w:val="en-US"/>
              </w:rPr>
              <w:t xml:space="preserve"> * </w:t>
            </w:r>
            <w:proofErr w:type="spellStart"/>
            <w:r w:rsidRPr="007B5FA6">
              <w:rPr>
                <w:lang w:val="en-US"/>
              </w:rPr>
              <w:t>x_f</w:t>
            </w:r>
            <w:proofErr w:type="spellEnd"/>
            <w:r w:rsidRPr="007B5FA6">
              <w:rPr>
                <w:lang w:val="en-US"/>
              </w:rPr>
              <w:t xml:space="preserve"> for all f in F) &lt;= B</w:t>
            </w:r>
            <w:r w:rsidRPr="007B5FA6">
              <w:rPr>
                <w:lang w:val="en-US"/>
              </w:rPr>
              <w:br/>
            </w:r>
          </w:p>
          <w:p w14:paraId="33A441F3" w14:textId="77777777" w:rsidR="007B5FA6" w:rsidRPr="007B5FA6" w:rsidRDefault="007B5FA6" w:rsidP="007B5FA6">
            <w:pPr>
              <w:rPr>
                <w:lang w:val="en-US"/>
              </w:rPr>
            </w:pPr>
            <w:r w:rsidRPr="007B5FA6">
              <w:rPr>
                <w:lang w:val="en-US"/>
              </w:rPr>
              <w:lastRenderedPageBreak/>
              <w:br/>
              <w:t>2.5. Maximum Number of Facilities:</w:t>
            </w:r>
            <w:r w:rsidRPr="007B5FA6">
              <w:rPr>
                <w:lang w:val="en-US"/>
              </w:rPr>
              <w:br/>
              <w:t>The number of facilities that can be opened should not exceed the maximum allowed:</w:t>
            </w:r>
            <w:r w:rsidRPr="007B5FA6">
              <w:rPr>
                <w:lang w:val="en-US"/>
              </w:rPr>
              <w:br/>
            </w:r>
            <w:r w:rsidRPr="007B5FA6">
              <w:rPr>
                <w:lang w:val="en-US"/>
              </w:rPr>
              <w:br/>
            </w:r>
            <w:proofErr w:type="gramStart"/>
            <w:r w:rsidRPr="007B5FA6">
              <w:rPr>
                <w:lang w:val="en-US"/>
              </w:rPr>
              <w:t>sum(</w:t>
            </w:r>
            <w:proofErr w:type="spellStart"/>
            <w:proofErr w:type="gramEnd"/>
            <w:r w:rsidRPr="007B5FA6">
              <w:rPr>
                <w:lang w:val="en-US"/>
              </w:rPr>
              <w:t>x_f</w:t>
            </w:r>
            <w:proofErr w:type="spellEnd"/>
            <w:r w:rsidRPr="007B5FA6">
              <w:rPr>
                <w:lang w:val="en-US"/>
              </w:rPr>
              <w:t xml:space="preserve"> for all f in F) &lt;= </w:t>
            </w:r>
            <w:proofErr w:type="spellStart"/>
            <w:r w:rsidRPr="007B5FA6">
              <w:rPr>
                <w:lang w:val="en-US"/>
              </w:rPr>
              <w:t>K_max</w:t>
            </w:r>
            <w:proofErr w:type="spellEnd"/>
            <w:r w:rsidRPr="007B5FA6">
              <w:rPr>
                <w:lang w:val="en-US"/>
              </w:rPr>
              <w:br/>
            </w:r>
          </w:p>
          <w:p w14:paraId="3F82E84F" w14:textId="77777777" w:rsidR="007B5FA6" w:rsidRPr="007B5FA6" w:rsidRDefault="007B5FA6" w:rsidP="007B5FA6">
            <w:pPr>
              <w:rPr>
                <w:lang w:val="en-US"/>
              </w:rPr>
            </w:pPr>
            <w:r w:rsidRPr="007B5FA6">
              <w:rPr>
                <w:lang w:val="en-US"/>
              </w:rPr>
              <w:br/>
              <w:t>2.6. Minimum Number of Facilities:</w:t>
            </w:r>
            <w:r w:rsidRPr="007B5FA6">
              <w:rPr>
                <w:lang w:val="en-US"/>
              </w:rPr>
              <w:br/>
              <w:t>The number of facilities to be opened should be at least the minimum required:</w:t>
            </w:r>
            <w:r w:rsidRPr="007B5FA6">
              <w:rPr>
                <w:lang w:val="en-US"/>
              </w:rPr>
              <w:br/>
            </w:r>
            <w:r w:rsidRPr="007B5FA6">
              <w:rPr>
                <w:lang w:val="en-US"/>
              </w:rPr>
              <w:br/>
            </w:r>
            <w:proofErr w:type="gramStart"/>
            <w:r w:rsidRPr="007B5FA6">
              <w:rPr>
                <w:lang w:val="en-US"/>
              </w:rPr>
              <w:t>sum(</w:t>
            </w:r>
            <w:proofErr w:type="spellStart"/>
            <w:proofErr w:type="gramEnd"/>
            <w:r w:rsidRPr="007B5FA6">
              <w:rPr>
                <w:lang w:val="en-US"/>
              </w:rPr>
              <w:t>x_f</w:t>
            </w:r>
            <w:proofErr w:type="spellEnd"/>
            <w:r w:rsidRPr="007B5FA6">
              <w:rPr>
                <w:lang w:val="en-US"/>
              </w:rPr>
              <w:t xml:space="preserve"> for all f in F) &gt;= </w:t>
            </w:r>
            <w:proofErr w:type="spellStart"/>
            <w:r w:rsidRPr="007B5FA6">
              <w:rPr>
                <w:lang w:val="en-US"/>
              </w:rPr>
              <w:t>K_min</w:t>
            </w:r>
            <w:proofErr w:type="spellEnd"/>
            <w:r w:rsidRPr="007B5FA6">
              <w:rPr>
                <w:lang w:val="en-US"/>
              </w:rPr>
              <w:br/>
            </w:r>
          </w:p>
          <w:p w14:paraId="1C170128" w14:textId="77777777" w:rsidR="007B5FA6" w:rsidRPr="007B5FA6" w:rsidRDefault="007B5FA6" w:rsidP="007B5FA6">
            <w:pPr>
              <w:rPr>
                <w:lang w:val="en-US"/>
              </w:rPr>
            </w:pPr>
            <w:r w:rsidRPr="007B5FA6">
              <w:rPr>
                <w:lang w:val="en-US"/>
              </w:rPr>
              <w:t>3. Decision Variables:</w:t>
            </w:r>
          </w:p>
          <w:p w14:paraId="399428EF" w14:textId="77777777" w:rsidR="007B5FA6" w:rsidRPr="007B5FA6" w:rsidRDefault="007B5FA6" w:rsidP="007B5FA6">
            <w:pPr>
              <w:rPr>
                <w:lang w:val="en-US"/>
              </w:rPr>
            </w:pPr>
            <w:r w:rsidRPr="007B5FA6">
              <w:rPr>
                <w:lang w:val="en-US"/>
              </w:rPr>
              <w:br/>
              <w:t>- y_{</w:t>
            </w:r>
            <w:proofErr w:type="spellStart"/>
            <w:proofErr w:type="gramStart"/>
            <w:r w:rsidRPr="007B5FA6">
              <w:rPr>
                <w:lang w:val="en-US"/>
              </w:rPr>
              <w:t>f,m</w:t>
            </w:r>
            <w:proofErr w:type="spellEnd"/>
            <w:proofErr w:type="gramEnd"/>
            <w:r w:rsidRPr="007B5FA6">
              <w:rPr>
                <w:lang w:val="en-US"/>
              </w:rPr>
              <w:t xml:space="preserve">} </w:t>
            </w:r>
            <w:r w:rsidRPr="007B5FA6">
              <w:rPr>
                <w:rFonts w:ascii="Cambria Math" w:hAnsi="Cambria Math" w:cs="Cambria Math"/>
                <w:lang w:val="en-US"/>
              </w:rPr>
              <w:t>∈</w:t>
            </w:r>
            <w:r w:rsidRPr="007B5FA6">
              <w:rPr>
                <w:lang w:val="en-US"/>
              </w:rPr>
              <w:t xml:space="preserve"> [0, 1]: Fraction of demand of customer m satisfied by facility f.</w:t>
            </w:r>
            <w:r w:rsidRPr="007B5FA6">
              <w:rPr>
                <w:lang w:val="en-US"/>
              </w:rPr>
              <w:br/>
              <w:t xml:space="preserve">- </w:t>
            </w:r>
            <w:proofErr w:type="spellStart"/>
            <w:r w:rsidRPr="007B5FA6">
              <w:rPr>
                <w:lang w:val="en-US"/>
              </w:rPr>
              <w:t>x_f</w:t>
            </w:r>
            <w:proofErr w:type="spellEnd"/>
            <w:r w:rsidRPr="007B5FA6">
              <w:rPr>
                <w:lang w:val="en-US"/>
              </w:rPr>
              <w:t xml:space="preserve"> </w:t>
            </w:r>
            <w:r w:rsidRPr="007B5FA6">
              <w:rPr>
                <w:rFonts w:ascii="Cambria Math" w:hAnsi="Cambria Math" w:cs="Cambria Math"/>
                <w:lang w:val="en-US"/>
              </w:rPr>
              <w:t>∈</w:t>
            </w:r>
            <w:r w:rsidRPr="007B5FA6">
              <w:rPr>
                <w:lang w:val="en-US"/>
              </w:rPr>
              <w:t xml:space="preserve"> {0, 1}: Binary decision variable indicating whether facility f is set up or not.</w:t>
            </w:r>
            <w:r w:rsidRPr="007B5FA6">
              <w:rPr>
                <w:lang w:val="en-US"/>
              </w:rPr>
              <w:br/>
            </w:r>
          </w:p>
          <w:p w14:paraId="13FC52EC" w14:textId="77777777" w:rsidR="007D6D3D" w:rsidRPr="007B5FA6" w:rsidRDefault="007D6D3D" w:rsidP="00825E9F"/>
        </w:tc>
      </w:tr>
      <w:tr w:rsidR="007D6D3D" w:rsidRPr="007B5FA6" w14:paraId="29B60DED" w14:textId="77777777" w:rsidTr="00825E9F">
        <w:tc>
          <w:tcPr>
            <w:tcW w:w="7638" w:type="dxa"/>
          </w:tcPr>
          <w:p w14:paraId="7DC55078" w14:textId="77777777" w:rsidR="007D6D3D" w:rsidRPr="007B5FA6" w:rsidRDefault="007D6D3D" w:rsidP="00825E9F"/>
        </w:tc>
        <w:tc>
          <w:tcPr>
            <w:tcW w:w="8800" w:type="dxa"/>
          </w:tcPr>
          <w:p w14:paraId="15AD056E" w14:textId="77777777" w:rsidR="007D6D3D" w:rsidRPr="007B5FA6" w:rsidRDefault="007D6D3D" w:rsidP="00825E9F"/>
        </w:tc>
      </w:tr>
    </w:tbl>
    <w:p w14:paraId="5504CF80" w14:textId="37E1456A" w:rsidR="007D6D3D" w:rsidRPr="007B5FA6" w:rsidRDefault="007D6D3D">
      <w:r w:rsidRPr="007B5FA6">
        <w:br w:type="page"/>
      </w:r>
    </w:p>
    <w:tbl>
      <w:tblPr>
        <w:tblStyle w:val="TableGrid"/>
        <w:tblpPr w:leftFromText="180" w:rightFromText="180" w:horzAnchor="page" w:tblpX="253" w:tblpY="-1128"/>
        <w:tblW w:w="16297" w:type="dxa"/>
        <w:tblLook w:val="04A0" w:firstRow="1" w:lastRow="0" w:firstColumn="1" w:lastColumn="0" w:noHBand="0" w:noVBand="1"/>
      </w:tblPr>
      <w:tblGrid>
        <w:gridCol w:w="6974"/>
        <w:gridCol w:w="9323"/>
      </w:tblGrid>
      <w:tr w:rsidR="00F51558" w14:paraId="34A87852" w14:textId="77777777" w:rsidTr="003B711B">
        <w:tc>
          <w:tcPr>
            <w:tcW w:w="16297" w:type="dxa"/>
            <w:gridSpan w:val="2"/>
          </w:tcPr>
          <w:p w14:paraId="6A17F896" w14:textId="211BD3A2" w:rsidR="00F51558" w:rsidRPr="00F51558" w:rsidRDefault="00F51558" w:rsidP="00F51558">
            <w:pPr>
              <w:jc w:val="center"/>
              <w:rPr>
                <w:b/>
                <w:bCs/>
                <w:sz w:val="44"/>
                <w:szCs w:val="44"/>
              </w:rPr>
            </w:pPr>
            <w:r w:rsidRPr="00F51558">
              <w:rPr>
                <w:b/>
                <w:bCs/>
                <w:sz w:val="44"/>
                <w:szCs w:val="44"/>
              </w:rPr>
              <w:lastRenderedPageBreak/>
              <w:t>Cutting and Packing</w:t>
            </w:r>
          </w:p>
        </w:tc>
      </w:tr>
      <w:tr w:rsidR="00B90279" w14:paraId="47DAE1B4" w14:textId="77777777" w:rsidTr="00B90279">
        <w:tc>
          <w:tcPr>
            <w:tcW w:w="6974" w:type="dxa"/>
          </w:tcPr>
          <w:p w14:paraId="3E1CB5DC" w14:textId="311A0E06" w:rsidR="00B90279" w:rsidRDefault="00F51558" w:rsidP="00B90279">
            <w:r>
              <w:t>Problem Statement</w:t>
            </w:r>
          </w:p>
        </w:tc>
        <w:tc>
          <w:tcPr>
            <w:tcW w:w="9323" w:type="dxa"/>
          </w:tcPr>
          <w:p w14:paraId="6E798B1E" w14:textId="317E4234" w:rsidR="00B90279" w:rsidRDefault="00F51558" w:rsidP="00B90279">
            <w:r>
              <w:t>Mathematical Model</w:t>
            </w:r>
          </w:p>
        </w:tc>
      </w:tr>
      <w:tr w:rsidR="00B90279" w14:paraId="21B7D865" w14:textId="77777777" w:rsidTr="00B90279">
        <w:tc>
          <w:tcPr>
            <w:tcW w:w="6974" w:type="dxa"/>
          </w:tcPr>
          <w:p w14:paraId="7A015B41" w14:textId="06123CDA" w:rsidR="00F1530F" w:rsidRDefault="00F1530F" w:rsidP="00F1530F">
            <w:pPr>
              <w:rPr>
                <w:ins w:id="16" w:author="Jyotheesh Gaddam" w:date="2025-01-21T13:19:00Z" w16du:dateUtc="2025-01-21T02:19:00Z"/>
              </w:rPr>
            </w:pPr>
            <w:ins w:id="17" w:author="Jyotheesh Gaddam" w:date="2025-01-21T13:19:00Z" w16du:dateUtc="2025-01-21T02:19:00Z">
              <w:r>
                <w:t xml:space="preserve">In a logistics hub, the company faces the challenge of efficiently packing various items into containers with strict requirements. </w:t>
              </w:r>
              <w:r>
                <w:br/>
                <w:t>There are three orders with various items to be packed:</w:t>
              </w:r>
              <w:r>
                <w:br/>
                <w:t>Order 1 includes 30 fragile items - glass vases, each measuring 50cm×50cm×50cm. They must be packed without other items stacked on top.</w:t>
              </w:r>
              <w:r>
                <w:br/>
                <w:t>Order 2 includes 20 bulky items - wooden panels, each measuring 100cm×100cm×50cm.</w:t>
              </w:r>
              <w:r>
                <w:br/>
                <w:t>Order 3 includes 15 mixed items,</w:t>
              </w:r>
              <w:r w:rsidR="00D063A1">
                <w:t xml:space="preserve"> </w:t>
              </w:r>
              <w:r w:rsidR="004E27F6">
                <w:t>of dimen</w:t>
              </w:r>
            </w:ins>
            <w:ins w:id="18" w:author="Jyotheesh Gaddam" w:date="2025-01-21T13:20:00Z" w16du:dateUtc="2025-01-21T02:20:00Z">
              <w:r w:rsidR="004E27F6">
                <w:t>sions from order 1 and 2</w:t>
              </w:r>
            </w:ins>
            <w:ins w:id="19" w:author="Jyotheesh Gaddam" w:date="2025-01-21T13:19:00Z" w16du:dateUtc="2025-01-21T02:19:00Z">
              <w:r>
                <w:t>.</w:t>
              </w:r>
              <w:r>
                <w:br/>
              </w:r>
              <w:r>
                <w:br/>
                <w:t>There are two types of containers:</w:t>
              </w:r>
              <w:r>
                <w:br/>
                <w:t>- Small containers for fragile items only, each measuring 100cm × 100cm × 100cm, with strict weight and stacking limits.</w:t>
              </w:r>
              <w:r>
                <w:br/>
                <w:t>- Large containers for bulky or mixed items, each measuring 200cm × 200cm × 200cm, with more capacity but with compatibility and weight restrictions.</w:t>
              </w:r>
              <w:r>
                <w:br/>
              </w:r>
              <w:r>
                <w:br/>
                <w:t>The goal is to minimize the number of containers used while ensuring that:</w:t>
              </w:r>
              <w:r>
                <w:br/>
                <w:t>- Fragile items are packed safely, without stacking other items on top.</w:t>
              </w:r>
              <w:r>
                <w:br/>
                <w:t>- All safety and compatibility rules are followed.</w:t>
              </w:r>
            </w:ins>
          </w:p>
          <w:p w14:paraId="13570D07" w14:textId="17D976DD" w:rsidR="00B90279" w:rsidRDefault="00AC6571" w:rsidP="00B90279">
            <w:del w:id="20" w:author="Jyotheesh Gaddam" w:date="2025-01-21T13:19:00Z" w16du:dateUtc="2025-01-21T02:19:00Z">
              <w:r w:rsidRPr="00AC6571" w:rsidDel="00F1530F">
                <w:delText xml:space="preserve">In a logistics hub, the company faces the challenge of efficiently packing various items into containers with strict requirements. </w:delText>
              </w:r>
              <w:r w:rsidRPr="00AC6571" w:rsidDel="00F1530F">
                <w:br/>
                <w:delText>The items to be packed include:</w:delText>
              </w:r>
              <w:r w:rsidRPr="00AC6571" w:rsidDel="00F1530F">
                <w:br/>
                <w:delText>1. Fragile items, such as glass vases, which must be packed without other items stacked on top.</w:delText>
              </w:r>
              <w:r w:rsidRPr="00AC6571" w:rsidDel="00F1530F">
                <w:br/>
                <w:delText>2. Bulky items, such as wooden panels, which must be carefully oriented to fit within the containers.</w:delText>
              </w:r>
              <w:r w:rsidRPr="00AC6571" w:rsidDel="00F1530F">
                <w:br/>
                <w:delText>3. Mixed items, some of which cannot be packed together due to chemical safety regulations.</w:delText>
              </w:r>
              <w:r w:rsidRPr="00AC6571" w:rsidDel="00F1530F">
                <w:br/>
              </w:r>
              <w:r w:rsidRPr="00AC6571" w:rsidDel="00F1530F">
                <w:br/>
                <w:delText>There are two types of containers:</w:delText>
              </w:r>
              <w:r w:rsidRPr="00AC6571" w:rsidDel="00F1530F">
                <w:br/>
                <w:delText>- Small containers for fragile items, each measuring 100cm × 100cm × 100cm, with strict weight and stacking limits.</w:delText>
              </w:r>
              <w:r w:rsidRPr="00AC6571" w:rsidDel="00F1530F">
                <w:br/>
                <w:delText>- Large containers for bulky or mixed items, each measuring 200cm × 200cm × 200cm, with more capacity but with compatibility and weight restrictions.</w:delText>
              </w:r>
              <w:r w:rsidRPr="00AC6571" w:rsidDel="00F1530F">
                <w:br/>
              </w:r>
              <w:r w:rsidRPr="00AC6571" w:rsidDel="00F1530F">
                <w:br/>
                <w:delText>The goal is to minimize the number of containers used while ensuring that:</w:delText>
              </w:r>
              <w:r w:rsidRPr="00AC6571" w:rsidDel="00F1530F">
                <w:br/>
                <w:delText>- Fragile items are packed safely, without stacking other items on top.</w:delText>
              </w:r>
              <w:r w:rsidRPr="00AC6571" w:rsidDel="00F1530F">
                <w:br/>
                <w:delText>- Bulky items are oriented properly to fit within the large containers.</w:delText>
              </w:r>
              <w:r w:rsidRPr="00AC6571" w:rsidDel="00F1530F">
                <w:br/>
                <w:delText>- Mixed items are packed separately or in compatible configurations to ensure safety and minimize space waste.</w:delText>
              </w:r>
              <w:r w:rsidRPr="00AC6571" w:rsidDel="00F1530F">
                <w:br/>
              </w:r>
              <w:r w:rsidRPr="00AC6571" w:rsidDel="00F1530F">
                <w:br/>
                <w:delText xml:space="preserve"> Problem Complexity:</w:delText>
              </w:r>
              <w:r w:rsidRPr="00AC6571" w:rsidDel="00F1530F">
                <w:br/>
                <w:delText>- The logistics team needs to pack a mix of 30 fragile items, 20 bulky items, and 15 mixed items. Each item has specific dimensions, weights, and compatibility constraints.</w:delText>
              </w:r>
              <w:r w:rsidRPr="00AC6571" w:rsidDel="00F1530F">
                <w:br/>
                <w:delText>- The fragile items are to be packed into small containers only, while the bulky and mixed items require large containers. There are no caps on the number of containers, but each container type has its own capacity and dimensional constraints.</w:delText>
              </w:r>
              <w:r w:rsidRPr="00AC6571" w:rsidDel="00F1530F">
                <w:br/>
                <w:delText>- The challenge is to determine how to pack the items into the containers while minimizing the number of containers used, respecting the dimensions, weight capacity, and compatibility rules.</w:delText>
              </w:r>
              <w:r w:rsidRPr="00AC6571" w:rsidDel="00F1530F">
                <w:br/>
              </w:r>
            </w:del>
          </w:p>
        </w:tc>
        <w:tc>
          <w:tcPr>
            <w:tcW w:w="9323" w:type="dxa"/>
          </w:tcPr>
          <w:p w14:paraId="698F57AF" w14:textId="77777777" w:rsidR="00665CE8" w:rsidRDefault="00665CE8" w:rsidP="00665CE8">
            <w:pPr>
              <w:rPr>
                <w:ins w:id="21" w:author="Jyotheesh Gaddam" w:date="2025-01-21T13:20:00Z" w16du:dateUtc="2025-01-21T02:20:00Z"/>
                <w:b/>
                <w:bCs/>
              </w:rPr>
            </w:pPr>
            <w:ins w:id="22" w:author="Jyotheesh Gaddam" w:date="2025-01-21T13:20:00Z" w16du:dateUtc="2025-01-21T02:20:00Z">
              <w:r>
                <w:rPr>
                  <w:b/>
                  <w:bCs/>
                </w:rPr>
                <w:t>Model</w:t>
              </w:r>
            </w:ins>
          </w:p>
          <w:p w14:paraId="3B23D0F5" w14:textId="77777777" w:rsidR="00665CE8" w:rsidRDefault="00665CE8" w:rsidP="00665CE8">
            <w:pPr>
              <w:rPr>
                <w:ins w:id="23" w:author="Jyotheesh Gaddam" w:date="2025-01-21T13:20:00Z" w16du:dateUtc="2025-01-21T02:20:00Z"/>
                <w:i/>
                <w:iCs/>
              </w:rPr>
            </w:pPr>
            <w:ins w:id="24" w:author="Jyotheesh Gaddam" w:date="2025-01-21T13:20:00Z" w16du:dateUtc="2025-01-21T02:20:00Z">
              <w:r>
                <w:rPr>
                  <w:i/>
                  <w:iCs/>
                </w:rPr>
                <w:t>Sets:</w:t>
              </w:r>
            </w:ins>
          </w:p>
          <w:p w14:paraId="68140E8F" w14:textId="77777777" w:rsidR="00665CE8" w:rsidRDefault="00665CE8" w:rsidP="00665CE8">
            <w:pPr>
              <w:rPr>
                <w:ins w:id="25" w:author="Jyotheesh Gaddam" w:date="2025-01-21T13:20:00Z" w16du:dateUtc="2025-01-21T02:20:00Z"/>
              </w:rPr>
            </w:pPr>
            <w:ins w:id="26" w:author="Jyotheesh Gaddam" w:date="2025-01-21T13:20:00Z" w16du:dateUtc="2025-01-21T02:20:00Z">
              <w:r>
                <w:t>I: Set of items to be packed. I = {</w:t>
              </w:r>
              <w:proofErr w:type="gramStart"/>
              <w:r>
                <w:t>1,2,…</w:t>
              </w:r>
              <w:proofErr w:type="gramEnd"/>
              <w:r>
                <w:t>,65} (30 fragile, 20 bulky, and 15 mixed)</w:t>
              </w:r>
            </w:ins>
          </w:p>
          <w:p w14:paraId="647F6FB2" w14:textId="77777777" w:rsidR="00665CE8" w:rsidRDefault="00665CE8" w:rsidP="00665CE8">
            <w:pPr>
              <w:rPr>
                <w:ins w:id="27" w:author="Jyotheesh Gaddam" w:date="2025-01-21T13:20:00Z" w16du:dateUtc="2025-01-21T02:20:00Z"/>
              </w:rPr>
            </w:pPr>
            <w:ins w:id="28" w:author="Jyotheesh Gaddam" w:date="2025-01-21T13:20:00Z" w16du:dateUtc="2025-01-21T02:20:00Z">
              <w:r>
                <w:t>K: Set of containers. K = {</w:t>
              </w:r>
              <w:proofErr w:type="gramStart"/>
              <w:r>
                <w:t>1,2,…30,31,…</w:t>
              </w:r>
              <w:proofErr w:type="gramEnd"/>
              <w:r>
                <w:t>,65} (first 30 are small, and the rest are large)</w:t>
              </w:r>
            </w:ins>
          </w:p>
          <w:p w14:paraId="07ECE126" w14:textId="77777777" w:rsidR="00665CE8" w:rsidRDefault="00665CE8" w:rsidP="00665CE8">
            <w:pPr>
              <w:rPr>
                <w:ins w:id="29" w:author="Jyotheesh Gaddam" w:date="2025-01-21T13:20:00Z" w16du:dateUtc="2025-01-21T02:20:00Z"/>
              </w:rPr>
            </w:pPr>
            <w:ins w:id="30" w:author="Jyotheesh Gaddam" w:date="2025-01-21T13:20:00Z" w16du:dateUtc="2025-01-21T02:20:00Z">
              <w:r>
                <w:t xml:space="preserve">P: Set of </w:t>
              </w:r>
              <w:r>
                <w:rPr>
                  <w:b/>
                  <w:bCs/>
                </w:rPr>
                <w:t>incompatible</w:t>
              </w:r>
              <w:r>
                <w:t xml:space="preserve"> items. P = {(</w:t>
              </w:r>
              <w:proofErr w:type="spellStart"/>
              <w:proofErr w:type="gramStart"/>
              <w:r>
                <w:t>i,j</w:t>
              </w:r>
              <w:proofErr w:type="spellEnd"/>
              <w:proofErr w:type="gramEnd"/>
              <w:r>
                <w:t>)} = {(</w:t>
              </w:r>
              <w:proofErr w:type="spellStart"/>
              <w:proofErr w:type="gramStart"/>
              <w:r>
                <w:t>i,j</w:t>
              </w:r>
              <w:proofErr w:type="spellEnd"/>
              <w:proofErr w:type="gramEnd"/>
              <w:r>
                <w:t xml:space="preserve">), </w:t>
              </w:r>
              <w:proofErr w:type="spellStart"/>
              <w:r>
                <w:t>i</w:t>
              </w:r>
              <w:proofErr w:type="spellEnd"/>
              <w:r>
                <w:t xml:space="preserve"> in {</w:t>
              </w:r>
              <w:proofErr w:type="gramStart"/>
              <w:r>
                <w:t>1,2,…</w:t>
              </w:r>
              <w:proofErr w:type="gramEnd"/>
              <w:r>
                <w:t>,30}, j in {31, 32, …, 65}, (</w:t>
              </w:r>
              <w:proofErr w:type="spellStart"/>
              <w:proofErr w:type="gramStart"/>
              <w:r>
                <w:t>i,j</w:t>
              </w:r>
              <w:proofErr w:type="spellEnd"/>
              <w:r>
                <w:t xml:space="preserve">)  </w:t>
              </w:r>
              <w:proofErr w:type="spellStart"/>
              <w:r>
                <w:t>i</w:t>
              </w:r>
              <w:proofErr w:type="spellEnd"/>
              <w:proofErr w:type="gramEnd"/>
              <w:r>
                <w:t xml:space="preserve"> in {31, 32, …, 65} and j in {</w:t>
              </w:r>
              <w:proofErr w:type="gramStart"/>
              <w:r>
                <w:t>1,2,…</w:t>
              </w:r>
              <w:proofErr w:type="gramEnd"/>
              <w:r>
                <w:t>,30}}</w:t>
              </w:r>
            </w:ins>
          </w:p>
          <w:p w14:paraId="25862E59" w14:textId="77777777" w:rsidR="00665CE8" w:rsidRDefault="00665CE8" w:rsidP="00665CE8">
            <w:pPr>
              <w:rPr>
                <w:ins w:id="31" w:author="Jyotheesh Gaddam" w:date="2025-01-21T13:20:00Z" w16du:dateUtc="2025-01-21T02:20:00Z"/>
              </w:rPr>
            </w:pPr>
            <w:ins w:id="32" w:author="Jyotheesh Gaddam" w:date="2025-01-21T13:20:00Z" w16du:dateUtc="2025-01-21T02:20:00Z">
              <w:r>
                <w:t xml:space="preserve">O: Set of </w:t>
              </w:r>
              <w:r>
                <w:rPr>
                  <w:b/>
                  <w:bCs/>
                </w:rPr>
                <w:t>incompatible</w:t>
              </w:r>
              <w:r>
                <w:t xml:space="preserve"> item and container. O = {(</w:t>
              </w:r>
              <w:proofErr w:type="spellStart"/>
              <w:proofErr w:type="gramStart"/>
              <w:r>
                <w:t>i,k</w:t>
              </w:r>
              <w:proofErr w:type="spellEnd"/>
              <w:proofErr w:type="gramEnd"/>
              <w:r>
                <w:t>)} = {(</w:t>
              </w:r>
              <w:proofErr w:type="spellStart"/>
              <w:proofErr w:type="gramStart"/>
              <w:r>
                <w:t>i,k</w:t>
              </w:r>
              <w:proofErr w:type="spellEnd"/>
              <w:proofErr w:type="gramEnd"/>
              <w:r>
                <w:t xml:space="preserve">) </w:t>
              </w:r>
              <w:proofErr w:type="spellStart"/>
              <w:r>
                <w:t>i</w:t>
              </w:r>
              <w:proofErr w:type="spellEnd"/>
              <w:r>
                <w:t xml:space="preserve"> in {</w:t>
              </w:r>
              <w:proofErr w:type="gramStart"/>
              <w:r>
                <w:t>1,…</w:t>
              </w:r>
              <w:proofErr w:type="gramEnd"/>
              <w:r>
                <w:t>,30}, k in {</w:t>
              </w:r>
              <w:proofErr w:type="gramStart"/>
              <w:r>
                <w:t>31,…</w:t>
              </w:r>
              <w:proofErr w:type="gramEnd"/>
              <w:r>
                <w:t>,65}, (</w:t>
              </w:r>
              <w:proofErr w:type="spellStart"/>
              <w:proofErr w:type="gramStart"/>
              <w:r>
                <w:t>i,k</w:t>
              </w:r>
              <w:proofErr w:type="spellEnd"/>
              <w:proofErr w:type="gramEnd"/>
              <w:r>
                <w:t xml:space="preserve">) </w:t>
              </w:r>
              <w:proofErr w:type="spellStart"/>
              <w:r>
                <w:t>i</w:t>
              </w:r>
              <w:proofErr w:type="spellEnd"/>
              <w:r>
                <w:t xml:space="preserve"> in {</w:t>
              </w:r>
              <w:proofErr w:type="gramStart"/>
              <w:r>
                <w:t>31,…</w:t>
              </w:r>
              <w:proofErr w:type="gramEnd"/>
              <w:r>
                <w:t>,65}, k in {</w:t>
              </w:r>
              <w:proofErr w:type="gramStart"/>
              <w:r>
                <w:t>1,…</w:t>
              </w:r>
              <w:proofErr w:type="gramEnd"/>
              <w:r>
                <w:t>,30}</w:t>
              </w:r>
            </w:ins>
          </w:p>
          <w:p w14:paraId="27ACC102" w14:textId="77777777" w:rsidR="00665CE8" w:rsidRDefault="00665CE8" w:rsidP="00665CE8">
            <w:pPr>
              <w:rPr>
                <w:ins w:id="33" w:author="Jyotheesh Gaddam" w:date="2025-01-21T13:20:00Z" w16du:dateUtc="2025-01-21T02:20:00Z"/>
              </w:rPr>
            </w:pPr>
            <w:ins w:id="34" w:author="Jyotheesh Gaddam" w:date="2025-01-21T13:20:00Z" w16du:dateUtc="2025-01-21T02:20:00Z">
              <w:r>
                <w:t>R: Set of items requiring no-stacking. R = {</w:t>
              </w:r>
              <w:proofErr w:type="gramStart"/>
              <w:r>
                <w:t>1,2,…</w:t>
              </w:r>
              <w:proofErr w:type="gramEnd"/>
              <w:r>
                <w:t>,30}</w:t>
              </w:r>
            </w:ins>
          </w:p>
          <w:p w14:paraId="297537CE" w14:textId="77777777" w:rsidR="00665CE8" w:rsidRDefault="00665CE8" w:rsidP="00665CE8">
            <w:pPr>
              <w:rPr>
                <w:ins w:id="35" w:author="Jyotheesh Gaddam" w:date="2025-01-21T13:20:00Z" w16du:dateUtc="2025-01-21T02:20:00Z"/>
                <w:i/>
                <w:iCs/>
              </w:rPr>
            </w:pPr>
          </w:p>
          <w:p w14:paraId="10EA97A8" w14:textId="77777777" w:rsidR="00665CE8" w:rsidRDefault="00665CE8" w:rsidP="00665CE8">
            <w:pPr>
              <w:rPr>
                <w:ins w:id="36" w:author="Jyotheesh Gaddam" w:date="2025-01-21T13:20:00Z" w16du:dateUtc="2025-01-21T02:20:00Z"/>
                <w:i/>
                <w:iCs/>
              </w:rPr>
            </w:pPr>
            <w:ins w:id="37" w:author="Jyotheesh Gaddam" w:date="2025-01-21T13:20:00Z" w16du:dateUtc="2025-01-21T02:20:00Z">
              <w:r>
                <w:rPr>
                  <w:i/>
                  <w:iCs/>
                </w:rPr>
                <w:t>Parameters:</w:t>
              </w:r>
            </w:ins>
          </w:p>
          <w:p w14:paraId="12C8B5E4" w14:textId="77777777" w:rsidR="00665CE8" w:rsidRDefault="00665CE8" w:rsidP="00665CE8">
            <w:pPr>
              <w:rPr>
                <w:ins w:id="38" w:author="Jyotheesh Gaddam" w:date="2025-01-21T13:20:00Z" w16du:dateUtc="2025-01-21T02:20:00Z"/>
              </w:rPr>
            </w:pPr>
            <w:ins w:id="39" w:author="Jyotheesh Gaddam" w:date="2025-01-21T13:20:00Z" w16du:dateUtc="2025-01-21T02:20:00Z">
              <w:r>
                <w:t xml:space="preserve"> (</w:t>
              </w:r>
              <w:proofErr w:type="spellStart"/>
              <w:r>
                <w:t>w_i</w:t>
              </w:r>
              <w:proofErr w:type="spellEnd"/>
              <w:r>
                <w:t xml:space="preserve">, </w:t>
              </w:r>
              <w:proofErr w:type="spellStart"/>
              <w:r>
                <w:t>h_i</w:t>
              </w:r>
              <w:proofErr w:type="spellEnd"/>
              <w:r>
                <w:t xml:space="preserve">, </w:t>
              </w:r>
              <w:proofErr w:type="spellStart"/>
              <w:r>
                <w:t>l_i</w:t>
              </w:r>
              <w:proofErr w:type="spellEnd"/>
              <w:r>
                <w:t xml:space="preserve">): width, height, length of item </w:t>
              </w:r>
              <w:proofErr w:type="spellStart"/>
              <w:r>
                <w:t>i</w:t>
              </w:r>
              <w:proofErr w:type="spellEnd"/>
              <w:r>
                <w:t xml:space="preserve"> in I.</w:t>
              </w:r>
            </w:ins>
          </w:p>
          <w:p w14:paraId="38F6A599" w14:textId="77777777" w:rsidR="00665CE8" w:rsidRDefault="00665CE8" w:rsidP="00665CE8">
            <w:pPr>
              <w:rPr>
                <w:ins w:id="40" w:author="Jyotheesh Gaddam" w:date="2025-01-21T13:20:00Z" w16du:dateUtc="2025-01-21T02:20:00Z"/>
              </w:rPr>
            </w:pPr>
            <w:ins w:id="41" w:author="Jyotheesh Gaddam" w:date="2025-01-21T13:20:00Z" w16du:dateUtc="2025-01-21T02:20:00Z">
              <w:r>
                <w:t>(</w:t>
              </w:r>
              <w:proofErr w:type="spellStart"/>
              <w:r>
                <w:t>W_k</w:t>
              </w:r>
              <w:proofErr w:type="spellEnd"/>
              <w:r>
                <w:t xml:space="preserve">, </w:t>
              </w:r>
              <w:proofErr w:type="spellStart"/>
              <w:r>
                <w:t>H_i</w:t>
              </w:r>
              <w:proofErr w:type="spellEnd"/>
              <w:r>
                <w:t xml:space="preserve">, </w:t>
              </w:r>
              <w:proofErr w:type="spellStart"/>
              <w:r>
                <w:t>L_i</w:t>
              </w:r>
              <w:proofErr w:type="spellEnd"/>
              <w:r>
                <w:t>): width, height, length of container k in K.</w:t>
              </w:r>
            </w:ins>
          </w:p>
          <w:p w14:paraId="693BBA24" w14:textId="77777777" w:rsidR="00665CE8" w:rsidRDefault="00665CE8" w:rsidP="00665CE8">
            <w:pPr>
              <w:rPr>
                <w:ins w:id="42" w:author="Jyotheesh Gaddam" w:date="2025-01-21T13:20:00Z" w16du:dateUtc="2025-01-21T02:20:00Z"/>
                <w:i/>
                <w:iCs/>
              </w:rPr>
            </w:pPr>
          </w:p>
          <w:p w14:paraId="3360F5EF" w14:textId="77777777" w:rsidR="00665CE8" w:rsidRDefault="00665CE8" w:rsidP="00665CE8">
            <w:pPr>
              <w:rPr>
                <w:ins w:id="43" w:author="Jyotheesh Gaddam" w:date="2025-01-21T13:20:00Z" w16du:dateUtc="2025-01-21T02:20:00Z"/>
                <w:i/>
                <w:iCs/>
              </w:rPr>
            </w:pPr>
            <w:ins w:id="44" w:author="Jyotheesh Gaddam" w:date="2025-01-21T13:20:00Z" w16du:dateUtc="2025-01-21T02:20:00Z">
              <w:r>
                <w:rPr>
                  <w:i/>
                  <w:iCs/>
                </w:rPr>
                <w:t>Decision variables:</w:t>
              </w:r>
            </w:ins>
          </w:p>
          <w:p w14:paraId="29C79928" w14:textId="77777777" w:rsidR="00665CE8" w:rsidRDefault="00665CE8" w:rsidP="00665CE8">
            <w:pPr>
              <w:pStyle w:val="ListParagraph"/>
              <w:numPr>
                <w:ilvl w:val="1"/>
                <w:numId w:val="44"/>
              </w:numPr>
              <w:tabs>
                <w:tab w:val="clear" w:pos="1440"/>
              </w:tabs>
              <w:spacing w:line="276" w:lineRule="auto"/>
              <w:rPr>
                <w:ins w:id="45" w:author="Jyotheesh Gaddam" w:date="2025-01-21T13:20:00Z" w16du:dateUtc="2025-01-21T02:20:00Z"/>
              </w:rPr>
            </w:pPr>
            <w:ins w:id="46" w:author="Jyotheesh Gaddam" w:date="2025-01-21T13:20:00Z" w16du:dateUtc="2025-01-21T02:20:00Z">
              <w:r>
                <w:t xml:space="preserve">Item placement: </w:t>
              </w:r>
              <w:proofErr w:type="spellStart"/>
              <w:r>
                <w:t>x_ik</w:t>
              </w:r>
              <w:proofErr w:type="spellEnd"/>
              <w:r>
                <w:t xml:space="preserve"> – binary variable indicating whether item </w:t>
              </w:r>
              <w:proofErr w:type="spellStart"/>
              <w:r>
                <w:t>i</w:t>
              </w:r>
              <w:proofErr w:type="spellEnd"/>
              <w:r>
                <w:t xml:space="preserve"> in I is placed (1) in container k in K or not (0)</w:t>
              </w:r>
            </w:ins>
          </w:p>
          <w:p w14:paraId="694B6A5F" w14:textId="77777777" w:rsidR="00665CE8" w:rsidRDefault="00665CE8" w:rsidP="00665CE8">
            <w:pPr>
              <w:pStyle w:val="ListParagraph"/>
              <w:numPr>
                <w:ilvl w:val="1"/>
                <w:numId w:val="44"/>
              </w:numPr>
              <w:tabs>
                <w:tab w:val="clear" w:pos="1440"/>
              </w:tabs>
              <w:spacing w:line="276" w:lineRule="auto"/>
              <w:rPr>
                <w:ins w:id="47" w:author="Jyotheesh Gaddam" w:date="2025-01-21T13:20:00Z" w16du:dateUtc="2025-01-21T02:20:00Z"/>
              </w:rPr>
            </w:pPr>
            <w:ins w:id="48" w:author="Jyotheesh Gaddam" w:date="2025-01-21T13:20:00Z" w16du:dateUtc="2025-01-21T02:20:00Z">
              <w:r>
                <w:t xml:space="preserve">Container usage: </w:t>
              </w:r>
              <w:proofErr w:type="spellStart"/>
              <w:r>
                <w:t>y_k</w:t>
              </w:r>
              <w:proofErr w:type="spellEnd"/>
              <w:r>
                <w:t xml:space="preserve"> – binary variable indicating whether container k in K is used (1) or not (0)</w:t>
              </w:r>
            </w:ins>
          </w:p>
          <w:p w14:paraId="0D3CAC5C" w14:textId="77777777" w:rsidR="00665CE8" w:rsidRDefault="00665CE8" w:rsidP="00665CE8">
            <w:pPr>
              <w:pStyle w:val="ListParagraph"/>
              <w:numPr>
                <w:ilvl w:val="1"/>
                <w:numId w:val="44"/>
              </w:numPr>
              <w:tabs>
                <w:tab w:val="clear" w:pos="1440"/>
              </w:tabs>
              <w:spacing w:line="276" w:lineRule="auto"/>
              <w:rPr>
                <w:ins w:id="49" w:author="Jyotheesh Gaddam" w:date="2025-01-21T13:20:00Z" w16du:dateUtc="2025-01-21T02:20:00Z"/>
              </w:rPr>
            </w:pPr>
            <w:ins w:id="50" w:author="Jyotheesh Gaddam" w:date="2025-01-21T13:20:00Z" w16du:dateUtc="2025-01-21T02:20:00Z">
              <w:r>
                <w:t xml:space="preserve">Orientation of item </w:t>
              </w:r>
              <w:proofErr w:type="spellStart"/>
              <w:r>
                <w:t>i</w:t>
              </w:r>
              <w:proofErr w:type="spellEnd"/>
              <w:r>
                <w:t xml:space="preserve"> in I: </w:t>
              </w:r>
            </w:ins>
          </w:p>
          <w:p w14:paraId="6BAD03D6" w14:textId="77777777" w:rsidR="00665CE8" w:rsidRDefault="00665CE8" w:rsidP="00665CE8">
            <w:pPr>
              <w:pStyle w:val="ListParagraph"/>
              <w:numPr>
                <w:ilvl w:val="2"/>
                <w:numId w:val="44"/>
              </w:numPr>
              <w:spacing w:line="276" w:lineRule="auto"/>
              <w:rPr>
                <w:ins w:id="51" w:author="Jyotheesh Gaddam" w:date="2025-01-21T13:20:00Z" w16du:dateUtc="2025-01-21T02:20:00Z"/>
              </w:rPr>
            </w:pPr>
            <w:ins w:id="52" w:author="Jyotheesh Gaddam" w:date="2025-01-21T13:20:00Z" w16du:dateUtc="2025-01-21T02:20:00Z">
              <w:r>
                <w:t xml:space="preserve">o_i,1 binary variable indicating if </w:t>
              </w:r>
              <w:proofErr w:type="spellStart"/>
              <w:proofErr w:type="gramStart"/>
              <w:r>
                <w:t>x,y</w:t>
              </w:r>
              <w:proofErr w:type="gramEnd"/>
              <w:r>
                <w:t>,z</w:t>
              </w:r>
              <w:proofErr w:type="spellEnd"/>
              <w:r>
                <w:t xml:space="preserve"> axes align with length, width and height</w:t>
              </w:r>
            </w:ins>
          </w:p>
          <w:p w14:paraId="67790E58" w14:textId="77777777" w:rsidR="00665CE8" w:rsidRDefault="00665CE8" w:rsidP="00665CE8">
            <w:pPr>
              <w:pStyle w:val="ListParagraph"/>
              <w:numPr>
                <w:ilvl w:val="2"/>
                <w:numId w:val="44"/>
              </w:numPr>
              <w:spacing w:line="276" w:lineRule="auto"/>
              <w:rPr>
                <w:ins w:id="53" w:author="Jyotheesh Gaddam" w:date="2025-01-21T13:20:00Z" w16du:dateUtc="2025-01-21T02:20:00Z"/>
              </w:rPr>
            </w:pPr>
            <w:ins w:id="54" w:author="Jyotheesh Gaddam" w:date="2025-01-21T13:20:00Z" w16du:dateUtc="2025-01-21T02:20:00Z">
              <w:r>
                <w:t xml:space="preserve">o_i,2 binary variable indicating if </w:t>
              </w:r>
              <w:proofErr w:type="spellStart"/>
              <w:proofErr w:type="gramStart"/>
              <w:r>
                <w:t>x,y</w:t>
              </w:r>
              <w:proofErr w:type="gramEnd"/>
              <w:r>
                <w:t>,z</w:t>
              </w:r>
              <w:proofErr w:type="spellEnd"/>
              <w:r>
                <w:t xml:space="preserve"> axes align with length, height and width</w:t>
              </w:r>
            </w:ins>
          </w:p>
          <w:p w14:paraId="2A282B80" w14:textId="77777777" w:rsidR="00665CE8" w:rsidRDefault="00665CE8" w:rsidP="00665CE8">
            <w:pPr>
              <w:pStyle w:val="ListParagraph"/>
              <w:numPr>
                <w:ilvl w:val="2"/>
                <w:numId w:val="44"/>
              </w:numPr>
              <w:spacing w:line="276" w:lineRule="auto"/>
              <w:rPr>
                <w:ins w:id="55" w:author="Jyotheesh Gaddam" w:date="2025-01-21T13:20:00Z" w16du:dateUtc="2025-01-21T02:20:00Z"/>
              </w:rPr>
            </w:pPr>
            <w:ins w:id="56" w:author="Jyotheesh Gaddam" w:date="2025-01-21T13:20:00Z" w16du:dateUtc="2025-01-21T02:20:00Z">
              <w:r>
                <w:t xml:space="preserve">o_i,3 binary variable indicating if </w:t>
              </w:r>
              <w:proofErr w:type="spellStart"/>
              <w:proofErr w:type="gramStart"/>
              <w:r>
                <w:t>x,y</w:t>
              </w:r>
              <w:proofErr w:type="gramEnd"/>
              <w:r>
                <w:t>,z</w:t>
              </w:r>
              <w:proofErr w:type="spellEnd"/>
              <w:r>
                <w:t xml:space="preserve"> axes align with width, length and height</w:t>
              </w:r>
            </w:ins>
          </w:p>
          <w:p w14:paraId="621985B2" w14:textId="77777777" w:rsidR="00665CE8" w:rsidRDefault="00665CE8" w:rsidP="00665CE8">
            <w:pPr>
              <w:pStyle w:val="ListParagraph"/>
              <w:numPr>
                <w:ilvl w:val="2"/>
                <w:numId w:val="44"/>
              </w:numPr>
              <w:spacing w:line="276" w:lineRule="auto"/>
              <w:rPr>
                <w:ins w:id="57" w:author="Jyotheesh Gaddam" w:date="2025-01-21T13:20:00Z" w16du:dateUtc="2025-01-21T02:20:00Z"/>
              </w:rPr>
            </w:pPr>
            <w:ins w:id="58" w:author="Jyotheesh Gaddam" w:date="2025-01-21T13:20:00Z" w16du:dateUtc="2025-01-21T02:20:00Z">
              <w:r>
                <w:t xml:space="preserve">o_i,4 binary variable indicating if </w:t>
              </w:r>
              <w:proofErr w:type="spellStart"/>
              <w:proofErr w:type="gramStart"/>
              <w:r>
                <w:t>x,y</w:t>
              </w:r>
              <w:proofErr w:type="gramEnd"/>
              <w:r>
                <w:t>,z</w:t>
              </w:r>
              <w:proofErr w:type="spellEnd"/>
              <w:r>
                <w:t xml:space="preserve"> axes align with width, height and length</w:t>
              </w:r>
            </w:ins>
          </w:p>
          <w:p w14:paraId="082AE059" w14:textId="77777777" w:rsidR="00665CE8" w:rsidRDefault="00665CE8" w:rsidP="00665CE8">
            <w:pPr>
              <w:pStyle w:val="ListParagraph"/>
              <w:numPr>
                <w:ilvl w:val="2"/>
                <w:numId w:val="44"/>
              </w:numPr>
              <w:spacing w:line="276" w:lineRule="auto"/>
              <w:rPr>
                <w:ins w:id="59" w:author="Jyotheesh Gaddam" w:date="2025-01-21T13:20:00Z" w16du:dateUtc="2025-01-21T02:20:00Z"/>
              </w:rPr>
            </w:pPr>
            <w:ins w:id="60" w:author="Jyotheesh Gaddam" w:date="2025-01-21T13:20:00Z" w16du:dateUtc="2025-01-21T02:20:00Z">
              <w:r>
                <w:t xml:space="preserve">o_i,5 binary variable indicating if </w:t>
              </w:r>
              <w:proofErr w:type="spellStart"/>
              <w:proofErr w:type="gramStart"/>
              <w:r>
                <w:t>x,y</w:t>
              </w:r>
              <w:proofErr w:type="gramEnd"/>
              <w:r>
                <w:t>,z</w:t>
              </w:r>
              <w:proofErr w:type="spellEnd"/>
              <w:r>
                <w:t xml:space="preserve"> axes align with height, length and width</w:t>
              </w:r>
            </w:ins>
          </w:p>
          <w:p w14:paraId="6FED7246" w14:textId="77777777" w:rsidR="00665CE8" w:rsidRDefault="00665CE8" w:rsidP="00665CE8">
            <w:pPr>
              <w:pStyle w:val="ListParagraph"/>
              <w:numPr>
                <w:ilvl w:val="2"/>
                <w:numId w:val="44"/>
              </w:numPr>
              <w:spacing w:line="276" w:lineRule="auto"/>
              <w:rPr>
                <w:ins w:id="61" w:author="Jyotheesh Gaddam" w:date="2025-01-21T13:20:00Z" w16du:dateUtc="2025-01-21T02:20:00Z"/>
              </w:rPr>
            </w:pPr>
            <w:ins w:id="62" w:author="Jyotheesh Gaddam" w:date="2025-01-21T13:20:00Z" w16du:dateUtc="2025-01-21T02:20:00Z">
              <w:r>
                <w:t xml:space="preserve">o_i,6 binary variable indicating if </w:t>
              </w:r>
              <w:proofErr w:type="spellStart"/>
              <w:proofErr w:type="gramStart"/>
              <w:r>
                <w:t>x,y</w:t>
              </w:r>
              <w:proofErr w:type="gramEnd"/>
              <w:r>
                <w:t>,z</w:t>
              </w:r>
              <w:proofErr w:type="spellEnd"/>
              <w:r>
                <w:t xml:space="preserve"> axes align with height, width and length</w:t>
              </w:r>
            </w:ins>
          </w:p>
          <w:p w14:paraId="0345CD43" w14:textId="77777777" w:rsidR="00665CE8" w:rsidRDefault="00665CE8" w:rsidP="00665CE8">
            <w:pPr>
              <w:pStyle w:val="ListParagraph"/>
              <w:numPr>
                <w:ilvl w:val="1"/>
                <w:numId w:val="44"/>
              </w:numPr>
              <w:tabs>
                <w:tab w:val="clear" w:pos="1440"/>
              </w:tabs>
              <w:spacing w:line="276" w:lineRule="auto"/>
              <w:rPr>
                <w:ins w:id="63" w:author="Jyotheesh Gaddam" w:date="2025-01-21T13:20:00Z" w16du:dateUtc="2025-01-21T02:20:00Z"/>
              </w:rPr>
            </w:pPr>
            <w:ins w:id="64" w:author="Jyotheesh Gaddam" w:date="2025-01-21T13:20:00Z" w16du:dateUtc="2025-01-21T02:20:00Z">
              <w:r>
                <w:t xml:space="preserve">Coordinates of the item (origin at left, rear, bottom): </w:t>
              </w:r>
              <w:proofErr w:type="spellStart"/>
              <w:r>
                <w:t>cx_i</w:t>
              </w:r>
              <w:proofErr w:type="spellEnd"/>
              <w:r>
                <w:t xml:space="preserve">, </w:t>
              </w:r>
              <w:proofErr w:type="spellStart"/>
              <w:r>
                <w:t>cy_i</w:t>
              </w:r>
              <w:proofErr w:type="spellEnd"/>
              <w:r>
                <w:t xml:space="preserve">, </w:t>
              </w:r>
              <w:proofErr w:type="spellStart"/>
              <w:r>
                <w:t>cz_i</w:t>
              </w:r>
              <w:proofErr w:type="spellEnd"/>
              <w:r>
                <w:t xml:space="preserve"> &gt;= 0 </w:t>
              </w:r>
              <w:proofErr w:type="spellStart"/>
              <w:r>
                <w:t>i</w:t>
              </w:r>
              <w:proofErr w:type="spellEnd"/>
              <w:r>
                <w:t xml:space="preserve"> in I</w:t>
              </w:r>
            </w:ins>
          </w:p>
          <w:p w14:paraId="27E0311F" w14:textId="77777777" w:rsidR="00665CE8" w:rsidRDefault="00665CE8" w:rsidP="00665CE8">
            <w:pPr>
              <w:pStyle w:val="ListParagraph"/>
              <w:numPr>
                <w:ilvl w:val="1"/>
                <w:numId w:val="44"/>
              </w:numPr>
              <w:tabs>
                <w:tab w:val="clear" w:pos="1440"/>
              </w:tabs>
              <w:spacing w:line="276" w:lineRule="auto"/>
              <w:rPr>
                <w:ins w:id="65" w:author="Jyotheesh Gaddam" w:date="2025-01-21T13:20:00Z" w16du:dateUtc="2025-01-21T02:20:00Z"/>
              </w:rPr>
            </w:pPr>
            <w:ins w:id="66" w:author="Jyotheesh Gaddam" w:date="2025-01-21T13:20:00Z" w16du:dateUtc="2025-01-21T02:20:00Z">
              <w:r>
                <w:lastRenderedPageBreak/>
                <w:t>Relative position of two items</w:t>
              </w:r>
            </w:ins>
          </w:p>
          <w:p w14:paraId="5EC94B6D" w14:textId="77777777" w:rsidR="00665CE8" w:rsidRDefault="00665CE8" w:rsidP="00665CE8">
            <w:pPr>
              <w:pStyle w:val="ListParagraph"/>
              <w:numPr>
                <w:ilvl w:val="2"/>
                <w:numId w:val="44"/>
              </w:numPr>
              <w:spacing w:line="276" w:lineRule="auto"/>
              <w:rPr>
                <w:ins w:id="67" w:author="Jyotheesh Gaddam" w:date="2025-01-21T13:20:00Z" w16du:dateUtc="2025-01-21T02:20:00Z"/>
              </w:rPr>
            </w:pPr>
            <w:ins w:id="68" w:author="Jyotheesh Gaddam" w:date="2025-01-21T13:20:00Z" w16du:dateUtc="2025-01-21T02:20:00Z">
              <w:r>
                <w:t>x^+_</w:t>
              </w:r>
              <w:proofErr w:type="spellStart"/>
              <w:r>
                <w:t>ij</w:t>
              </w:r>
              <w:proofErr w:type="spellEnd"/>
              <w:r>
                <w:t xml:space="preserve"> binary variable indicating item </w:t>
              </w:r>
              <w:proofErr w:type="spellStart"/>
              <w:r>
                <w:t>i</w:t>
              </w:r>
              <w:proofErr w:type="spellEnd"/>
              <w:r>
                <w:t xml:space="preserve"> in I is on the left of item j in I if they are in the same bin (1)</w:t>
              </w:r>
            </w:ins>
          </w:p>
          <w:p w14:paraId="6B5F8B48" w14:textId="77777777" w:rsidR="00665CE8" w:rsidRDefault="00665CE8" w:rsidP="00665CE8">
            <w:pPr>
              <w:pStyle w:val="ListParagraph"/>
              <w:numPr>
                <w:ilvl w:val="2"/>
                <w:numId w:val="44"/>
              </w:numPr>
              <w:spacing w:line="276" w:lineRule="auto"/>
              <w:rPr>
                <w:ins w:id="69" w:author="Jyotheesh Gaddam" w:date="2025-01-21T13:20:00Z" w16du:dateUtc="2025-01-21T02:20:00Z"/>
              </w:rPr>
            </w:pPr>
            <w:ins w:id="70" w:author="Jyotheesh Gaddam" w:date="2025-01-21T13:20:00Z" w16du:dateUtc="2025-01-21T02:20:00Z">
              <w:r>
                <w:t>x^-_</w:t>
              </w:r>
              <w:proofErr w:type="spellStart"/>
              <w:r>
                <w:t>ij</w:t>
              </w:r>
              <w:proofErr w:type="spellEnd"/>
              <w:r>
                <w:t xml:space="preserve"> binary variable indicating item </w:t>
              </w:r>
              <w:proofErr w:type="spellStart"/>
              <w:r>
                <w:t>i</w:t>
              </w:r>
              <w:proofErr w:type="spellEnd"/>
              <w:r>
                <w:t xml:space="preserve"> in I is on the right of item j in I if they are in the same bin (1)</w:t>
              </w:r>
            </w:ins>
          </w:p>
          <w:p w14:paraId="4B6F3E92" w14:textId="77777777" w:rsidR="00665CE8" w:rsidRDefault="00665CE8" w:rsidP="00665CE8">
            <w:pPr>
              <w:pStyle w:val="ListParagraph"/>
              <w:numPr>
                <w:ilvl w:val="2"/>
                <w:numId w:val="44"/>
              </w:numPr>
              <w:spacing w:line="276" w:lineRule="auto"/>
              <w:rPr>
                <w:ins w:id="71" w:author="Jyotheesh Gaddam" w:date="2025-01-21T13:20:00Z" w16du:dateUtc="2025-01-21T02:20:00Z"/>
              </w:rPr>
            </w:pPr>
            <w:ins w:id="72" w:author="Jyotheesh Gaddam" w:date="2025-01-21T13:20:00Z" w16du:dateUtc="2025-01-21T02:20:00Z">
              <w:r>
                <w:t>y^+_</w:t>
              </w:r>
              <w:proofErr w:type="spellStart"/>
              <w:r>
                <w:t>ij</w:t>
              </w:r>
              <w:proofErr w:type="spellEnd"/>
              <w:r>
                <w:t xml:space="preserve"> binary variable indicating item </w:t>
              </w:r>
              <w:proofErr w:type="spellStart"/>
              <w:r>
                <w:t>i</w:t>
              </w:r>
              <w:proofErr w:type="spellEnd"/>
              <w:r>
                <w:t xml:space="preserve"> in I is behind of item j in I if they are in the same bin (1)</w:t>
              </w:r>
            </w:ins>
          </w:p>
          <w:p w14:paraId="05C032CC" w14:textId="77777777" w:rsidR="00665CE8" w:rsidRDefault="00665CE8" w:rsidP="00665CE8">
            <w:pPr>
              <w:pStyle w:val="ListParagraph"/>
              <w:numPr>
                <w:ilvl w:val="2"/>
                <w:numId w:val="44"/>
              </w:numPr>
              <w:spacing w:line="276" w:lineRule="auto"/>
              <w:rPr>
                <w:ins w:id="73" w:author="Jyotheesh Gaddam" w:date="2025-01-21T13:20:00Z" w16du:dateUtc="2025-01-21T02:20:00Z"/>
              </w:rPr>
            </w:pPr>
            <w:ins w:id="74" w:author="Jyotheesh Gaddam" w:date="2025-01-21T13:20:00Z" w16du:dateUtc="2025-01-21T02:20:00Z">
              <w:r>
                <w:t>y^-_</w:t>
              </w:r>
              <w:proofErr w:type="spellStart"/>
              <w:r>
                <w:t>ij</w:t>
              </w:r>
              <w:proofErr w:type="spellEnd"/>
              <w:r>
                <w:t xml:space="preserve"> binary variable indicating item </w:t>
              </w:r>
              <w:proofErr w:type="spellStart"/>
              <w:r>
                <w:t>i</w:t>
              </w:r>
              <w:proofErr w:type="spellEnd"/>
              <w:r>
                <w:t xml:space="preserve"> in I is in front of item j in I if they are in the same bin (1)</w:t>
              </w:r>
            </w:ins>
          </w:p>
          <w:p w14:paraId="396961B9" w14:textId="77777777" w:rsidR="00665CE8" w:rsidRDefault="00665CE8" w:rsidP="00665CE8">
            <w:pPr>
              <w:pStyle w:val="ListParagraph"/>
              <w:numPr>
                <w:ilvl w:val="2"/>
                <w:numId w:val="44"/>
              </w:numPr>
              <w:spacing w:line="276" w:lineRule="auto"/>
              <w:rPr>
                <w:ins w:id="75" w:author="Jyotheesh Gaddam" w:date="2025-01-21T13:20:00Z" w16du:dateUtc="2025-01-21T02:20:00Z"/>
              </w:rPr>
            </w:pPr>
            <w:ins w:id="76" w:author="Jyotheesh Gaddam" w:date="2025-01-21T13:20:00Z" w16du:dateUtc="2025-01-21T02:20:00Z">
              <w:r>
                <w:t>z^+_</w:t>
              </w:r>
              <w:proofErr w:type="spellStart"/>
              <w:r>
                <w:t>ij</w:t>
              </w:r>
              <w:proofErr w:type="spellEnd"/>
              <w:r>
                <w:t xml:space="preserve"> binary variable indicating item </w:t>
              </w:r>
              <w:proofErr w:type="spellStart"/>
              <w:r>
                <w:t>i</w:t>
              </w:r>
              <w:proofErr w:type="spellEnd"/>
              <w:r>
                <w:t xml:space="preserve"> in I is below item j in I if they are in the same bin (1)</w:t>
              </w:r>
            </w:ins>
          </w:p>
          <w:p w14:paraId="1AD6D718" w14:textId="77777777" w:rsidR="00665CE8" w:rsidRDefault="00665CE8" w:rsidP="00665CE8">
            <w:pPr>
              <w:pStyle w:val="ListParagraph"/>
              <w:numPr>
                <w:ilvl w:val="2"/>
                <w:numId w:val="44"/>
              </w:numPr>
              <w:spacing w:line="276" w:lineRule="auto"/>
              <w:rPr>
                <w:ins w:id="77" w:author="Jyotheesh Gaddam" w:date="2025-01-21T13:20:00Z" w16du:dateUtc="2025-01-21T02:20:00Z"/>
              </w:rPr>
            </w:pPr>
            <w:ins w:id="78" w:author="Jyotheesh Gaddam" w:date="2025-01-21T13:20:00Z" w16du:dateUtc="2025-01-21T02:20:00Z">
              <w:r>
                <w:t>z^-_</w:t>
              </w:r>
              <w:proofErr w:type="spellStart"/>
              <w:r>
                <w:t>ij</w:t>
              </w:r>
              <w:proofErr w:type="spellEnd"/>
              <w:r>
                <w:t xml:space="preserve"> binary variable indicating item </w:t>
              </w:r>
              <w:proofErr w:type="spellStart"/>
              <w:r>
                <w:t>i</w:t>
              </w:r>
              <w:proofErr w:type="spellEnd"/>
              <w:r>
                <w:t xml:space="preserve"> in I is above item j in I if they are in the same bin (1)</w:t>
              </w:r>
            </w:ins>
          </w:p>
          <w:p w14:paraId="3F0661E0" w14:textId="77777777" w:rsidR="00665CE8" w:rsidRDefault="00665CE8" w:rsidP="00665CE8">
            <w:pPr>
              <w:rPr>
                <w:ins w:id="79" w:author="Jyotheesh Gaddam" w:date="2025-01-21T13:20:00Z" w16du:dateUtc="2025-01-21T02:20:00Z"/>
                <w:i/>
                <w:iCs/>
              </w:rPr>
            </w:pPr>
          </w:p>
          <w:p w14:paraId="72E5A404" w14:textId="77777777" w:rsidR="00665CE8" w:rsidRDefault="00665CE8" w:rsidP="00665CE8">
            <w:pPr>
              <w:rPr>
                <w:ins w:id="80" w:author="Jyotheesh Gaddam" w:date="2025-01-21T13:20:00Z" w16du:dateUtc="2025-01-21T02:20:00Z"/>
                <w:i/>
                <w:iCs/>
              </w:rPr>
            </w:pPr>
            <w:ins w:id="81" w:author="Jyotheesh Gaddam" w:date="2025-01-21T13:20:00Z" w16du:dateUtc="2025-01-21T02:20:00Z">
              <w:r>
                <w:rPr>
                  <w:i/>
                  <w:iCs/>
                </w:rPr>
                <w:t>Objective function:</w:t>
              </w:r>
            </w:ins>
          </w:p>
          <w:p w14:paraId="6ED21EE4" w14:textId="77777777" w:rsidR="00665CE8" w:rsidRDefault="00665CE8" w:rsidP="00665CE8">
            <w:pPr>
              <w:rPr>
                <w:ins w:id="82" w:author="Jyotheesh Gaddam" w:date="2025-01-21T13:20:00Z" w16du:dateUtc="2025-01-21T02:20:00Z"/>
              </w:rPr>
            </w:pPr>
            <w:ins w:id="83" w:author="Jyotheesh Gaddam" w:date="2025-01-21T13:20:00Z" w16du:dateUtc="2025-01-21T02:20:00Z">
              <w:r>
                <w:t>Minimize \sum</w:t>
              </w:r>
              <w:proofErr w:type="gramStart"/>
              <w:r>
                <w:t>_{</w:t>
              </w:r>
              <w:proofErr w:type="gramEnd"/>
              <w:r>
                <w:t xml:space="preserve">k in K} </w:t>
              </w:r>
              <w:proofErr w:type="spellStart"/>
              <w:r>
                <w:t>y_k</w:t>
              </w:r>
              <w:proofErr w:type="spellEnd"/>
            </w:ins>
          </w:p>
          <w:p w14:paraId="0DF81155" w14:textId="77777777" w:rsidR="00665CE8" w:rsidRDefault="00665CE8" w:rsidP="00665CE8">
            <w:pPr>
              <w:rPr>
                <w:ins w:id="84" w:author="Jyotheesh Gaddam" w:date="2025-01-21T13:20:00Z" w16du:dateUtc="2025-01-21T02:20:00Z"/>
              </w:rPr>
            </w:pPr>
          </w:p>
          <w:p w14:paraId="00BDB124" w14:textId="77777777" w:rsidR="00665CE8" w:rsidRDefault="00665CE8" w:rsidP="00665CE8">
            <w:pPr>
              <w:rPr>
                <w:ins w:id="85" w:author="Jyotheesh Gaddam" w:date="2025-01-21T13:20:00Z" w16du:dateUtc="2025-01-21T02:20:00Z"/>
                <w:i/>
                <w:iCs/>
              </w:rPr>
            </w:pPr>
            <w:ins w:id="86" w:author="Jyotheesh Gaddam" w:date="2025-01-21T13:20:00Z" w16du:dateUtc="2025-01-21T02:20:00Z">
              <w:r>
                <w:rPr>
                  <w:i/>
                  <w:iCs/>
                </w:rPr>
                <w:t>Constraints:</w:t>
              </w:r>
            </w:ins>
          </w:p>
          <w:p w14:paraId="08415B98" w14:textId="77777777" w:rsidR="00665CE8" w:rsidRDefault="00665CE8" w:rsidP="00665CE8">
            <w:pPr>
              <w:pStyle w:val="ListParagraph"/>
              <w:numPr>
                <w:ilvl w:val="0"/>
                <w:numId w:val="45"/>
              </w:numPr>
              <w:spacing w:line="276" w:lineRule="auto"/>
              <w:rPr>
                <w:ins w:id="87" w:author="Jyotheesh Gaddam" w:date="2025-01-21T13:20:00Z" w16du:dateUtc="2025-01-21T02:20:00Z"/>
              </w:rPr>
            </w:pPr>
            <w:ins w:id="88" w:author="Jyotheesh Gaddam" w:date="2025-01-21T13:20:00Z" w16du:dateUtc="2025-01-21T02:20:00Z">
              <w:r>
                <w:t>Demand satisfaction</w:t>
              </w:r>
            </w:ins>
          </w:p>
          <w:p w14:paraId="4E637B75" w14:textId="77777777" w:rsidR="00665CE8" w:rsidRDefault="00665CE8" w:rsidP="00665CE8">
            <w:pPr>
              <w:pStyle w:val="ListParagraph"/>
              <w:rPr>
                <w:ins w:id="89" w:author="Jyotheesh Gaddam" w:date="2025-01-21T13:20:00Z" w16du:dateUtc="2025-01-21T02:20:00Z"/>
              </w:rPr>
            </w:pPr>
            <w:ins w:id="90" w:author="Jyotheesh Gaddam" w:date="2025-01-21T13:20:00Z" w16du:dateUtc="2025-01-21T02:20:00Z">
              <w:r>
                <w:t>\</w:t>
              </w:r>
              <w:proofErr w:type="gramStart"/>
              <w:r>
                <w:t>sum_{</w:t>
              </w:r>
              <w:proofErr w:type="gramEnd"/>
              <w:r>
                <w:t xml:space="preserve">k in K} </w:t>
              </w:r>
              <w:proofErr w:type="spellStart"/>
              <w:r>
                <w:t>x_ik</w:t>
              </w:r>
              <w:proofErr w:type="spellEnd"/>
              <w:r>
                <w:t xml:space="preserve"> \</w:t>
              </w:r>
              <w:proofErr w:type="spellStart"/>
              <w:r>
                <w:t>geq</w:t>
              </w:r>
              <w:proofErr w:type="spellEnd"/>
              <w:r>
                <w:t xml:space="preserve"> 1 for </w:t>
              </w:r>
              <w:proofErr w:type="spellStart"/>
              <w:r>
                <w:t>i</w:t>
              </w:r>
              <w:proofErr w:type="spellEnd"/>
              <w:r>
                <w:t xml:space="preserve"> in I</w:t>
              </w:r>
            </w:ins>
          </w:p>
          <w:p w14:paraId="59842768" w14:textId="77777777" w:rsidR="00665CE8" w:rsidRDefault="00665CE8" w:rsidP="00665CE8">
            <w:pPr>
              <w:pStyle w:val="ListParagraph"/>
              <w:numPr>
                <w:ilvl w:val="0"/>
                <w:numId w:val="45"/>
              </w:numPr>
              <w:spacing w:line="276" w:lineRule="auto"/>
              <w:rPr>
                <w:ins w:id="91" w:author="Jyotheesh Gaddam" w:date="2025-01-21T13:20:00Z" w16du:dateUtc="2025-01-21T02:20:00Z"/>
              </w:rPr>
            </w:pPr>
            <w:ins w:id="92" w:author="Jyotheesh Gaddam" w:date="2025-01-21T13:20:00Z" w16du:dateUtc="2025-01-21T02:20:00Z">
              <w:r>
                <w:t>Compatibility constraints</w:t>
              </w:r>
            </w:ins>
          </w:p>
          <w:p w14:paraId="3DE8B884" w14:textId="77777777" w:rsidR="00665CE8" w:rsidRDefault="00665CE8" w:rsidP="00665CE8">
            <w:pPr>
              <w:pStyle w:val="ListParagraph"/>
              <w:numPr>
                <w:ilvl w:val="1"/>
                <w:numId w:val="45"/>
              </w:numPr>
              <w:spacing w:line="276" w:lineRule="auto"/>
              <w:rPr>
                <w:ins w:id="93" w:author="Jyotheesh Gaddam" w:date="2025-01-21T13:20:00Z" w16du:dateUtc="2025-01-21T02:20:00Z"/>
              </w:rPr>
            </w:pPr>
            <w:ins w:id="94" w:author="Jyotheesh Gaddam" w:date="2025-01-21T13:20:00Z" w16du:dateUtc="2025-01-21T02:20:00Z">
              <w:r>
                <w:t xml:space="preserve">Between items:  </w:t>
              </w:r>
              <w:proofErr w:type="spellStart"/>
              <w:r>
                <w:t>x_ik</w:t>
              </w:r>
              <w:proofErr w:type="spellEnd"/>
              <w:r>
                <w:t xml:space="preserve"> + </w:t>
              </w:r>
              <w:proofErr w:type="spellStart"/>
              <w:r>
                <w:t>x_jk</w:t>
              </w:r>
              <w:proofErr w:type="spellEnd"/>
              <w:r>
                <w:t xml:space="preserve"> \</w:t>
              </w:r>
              <w:proofErr w:type="spellStart"/>
              <w:r>
                <w:t>leq</w:t>
              </w:r>
              <w:proofErr w:type="spellEnd"/>
              <w:r>
                <w:t xml:space="preserve"> 1 for any (</w:t>
              </w:r>
              <w:proofErr w:type="spellStart"/>
              <w:proofErr w:type="gramStart"/>
              <w:r>
                <w:t>i,j</w:t>
              </w:r>
              <w:proofErr w:type="spellEnd"/>
              <w:proofErr w:type="gramEnd"/>
              <w:r>
                <w:t>) in P</w:t>
              </w:r>
            </w:ins>
          </w:p>
          <w:p w14:paraId="23FB83D6" w14:textId="77777777" w:rsidR="00665CE8" w:rsidRDefault="00665CE8" w:rsidP="00665CE8">
            <w:pPr>
              <w:pStyle w:val="ListParagraph"/>
              <w:numPr>
                <w:ilvl w:val="1"/>
                <w:numId w:val="45"/>
              </w:numPr>
              <w:spacing w:line="276" w:lineRule="auto"/>
              <w:rPr>
                <w:ins w:id="95" w:author="Jyotheesh Gaddam" w:date="2025-01-21T13:20:00Z" w16du:dateUtc="2025-01-21T02:20:00Z"/>
              </w:rPr>
            </w:pPr>
            <w:ins w:id="96" w:author="Jyotheesh Gaddam" w:date="2025-01-21T13:20:00Z" w16du:dateUtc="2025-01-21T02:20:00Z">
              <w:r>
                <w:t xml:space="preserve">Between item and container: </w:t>
              </w:r>
              <w:proofErr w:type="spellStart"/>
              <w:r>
                <w:t>x_ik</w:t>
              </w:r>
              <w:proofErr w:type="spellEnd"/>
              <w:r>
                <w:t xml:space="preserve"> = 0 for any (</w:t>
              </w:r>
              <w:proofErr w:type="spellStart"/>
              <w:proofErr w:type="gramStart"/>
              <w:r>
                <w:t>i,k</w:t>
              </w:r>
              <w:proofErr w:type="spellEnd"/>
              <w:proofErr w:type="gramEnd"/>
              <w:r>
                <w:t>) in O</w:t>
              </w:r>
            </w:ins>
          </w:p>
          <w:p w14:paraId="02FD6118" w14:textId="77777777" w:rsidR="00665CE8" w:rsidRDefault="00665CE8" w:rsidP="00665CE8">
            <w:pPr>
              <w:pStyle w:val="ListParagraph"/>
              <w:numPr>
                <w:ilvl w:val="0"/>
                <w:numId w:val="45"/>
              </w:numPr>
              <w:spacing w:line="276" w:lineRule="auto"/>
              <w:rPr>
                <w:ins w:id="97" w:author="Jyotheesh Gaddam" w:date="2025-01-21T13:20:00Z" w16du:dateUtc="2025-01-21T02:20:00Z"/>
              </w:rPr>
            </w:pPr>
            <w:ins w:id="98" w:author="Jyotheesh Gaddam" w:date="2025-01-21T13:20:00Z" w16du:dateUtc="2025-01-21T02:20:00Z">
              <w:r>
                <w:t>Single orientation</w:t>
              </w:r>
            </w:ins>
          </w:p>
          <w:p w14:paraId="4D82799C" w14:textId="77777777" w:rsidR="00665CE8" w:rsidRDefault="00665CE8" w:rsidP="00665CE8">
            <w:pPr>
              <w:pStyle w:val="ListParagraph"/>
              <w:rPr>
                <w:ins w:id="99" w:author="Jyotheesh Gaddam" w:date="2025-01-21T13:20:00Z" w16du:dateUtc="2025-01-21T02:20:00Z"/>
              </w:rPr>
            </w:pPr>
            <w:ins w:id="100" w:author="Jyotheesh Gaddam" w:date="2025-01-21T13:20:00Z" w16du:dateUtc="2025-01-21T02:20:00Z">
              <w:r>
                <w:t>\</w:t>
              </w:r>
              <w:proofErr w:type="gramStart"/>
              <w:r>
                <w:t>sum</w:t>
              </w:r>
              <w:proofErr w:type="gramEnd"/>
              <w:r>
                <w:t>_{t=</w:t>
              </w:r>
              <w:proofErr w:type="gramStart"/>
              <w:r>
                <w:t>1}^</w:t>
              </w:r>
              <w:proofErr w:type="gramEnd"/>
              <w:r>
                <w:t xml:space="preserve">6 </w:t>
              </w:r>
              <w:proofErr w:type="spellStart"/>
              <w:r>
                <w:t>o_</w:t>
              </w:r>
              <w:proofErr w:type="gramStart"/>
              <w:r>
                <w:t>i,t</w:t>
              </w:r>
              <w:proofErr w:type="spellEnd"/>
              <w:proofErr w:type="gramEnd"/>
              <w:r>
                <w:t xml:space="preserve"> = 1 for </w:t>
              </w:r>
              <w:proofErr w:type="spellStart"/>
              <w:r>
                <w:t>i</w:t>
              </w:r>
              <w:proofErr w:type="spellEnd"/>
              <w:r>
                <w:t xml:space="preserve"> in I</w:t>
              </w:r>
            </w:ins>
          </w:p>
          <w:p w14:paraId="21802FBD" w14:textId="77777777" w:rsidR="00665CE8" w:rsidRDefault="00665CE8" w:rsidP="00665CE8">
            <w:pPr>
              <w:pStyle w:val="ListParagraph"/>
              <w:numPr>
                <w:ilvl w:val="0"/>
                <w:numId w:val="45"/>
              </w:numPr>
              <w:spacing w:line="276" w:lineRule="auto"/>
              <w:rPr>
                <w:ins w:id="101" w:author="Jyotheesh Gaddam" w:date="2025-01-21T13:20:00Z" w16du:dateUtc="2025-01-21T02:20:00Z"/>
              </w:rPr>
            </w:pPr>
            <w:ins w:id="102" w:author="Jyotheesh Gaddam" w:date="2025-01-21T13:20:00Z" w16du:dateUtc="2025-01-21T02:20:00Z">
              <w:r>
                <w:t>Dimension constraints</w:t>
              </w:r>
            </w:ins>
          </w:p>
          <w:p w14:paraId="4DB43CE0" w14:textId="77777777" w:rsidR="00665CE8" w:rsidRDefault="00665CE8" w:rsidP="00665CE8">
            <w:pPr>
              <w:pStyle w:val="ListParagraph"/>
              <w:numPr>
                <w:ilvl w:val="1"/>
                <w:numId w:val="45"/>
              </w:numPr>
              <w:spacing w:line="276" w:lineRule="auto"/>
              <w:rPr>
                <w:ins w:id="103" w:author="Jyotheesh Gaddam" w:date="2025-01-21T13:20:00Z" w16du:dateUtc="2025-01-21T02:20:00Z"/>
              </w:rPr>
            </w:pPr>
            <w:ins w:id="104" w:author="Jyotheesh Gaddam" w:date="2025-01-21T13:20:00Z" w16du:dateUtc="2025-01-21T02:20:00Z">
              <w:r>
                <w:t>Length limit: [</w:t>
              </w:r>
              <w:proofErr w:type="spellStart"/>
              <w:r>
                <w:t>cx_i</w:t>
              </w:r>
              <w:proofErr w:type="spellEnd"/>
              <w:r>
                <w:t xml:space="preserve"> + </w:t>
              </w:r>
              <w:proofErr w:type="spellStart"/>
              <w:r>
                <w:t>l_i</w:t>
              </w:r>
              <w:proofErr w:type="spellEnd"/>
              <w:r>
                <w:t xml:space="preserve"> (o_i,1+o_i,2) + </w:t>
              </w:r>
              <w:proofErr w:type="spellStart"/>
              <w:r>
                <w:t>w_i</w:t>
              </w:r>
              <w:proofErr w:type="spellEnd"/>
              <w:r>
                <w:t xml:space="preserve"> (o_i,3+o_i,4) + </w:t>
              </w:r>
              <w:proofErr w:type="spellStart"/>
              <w:r>
                <w:t>h_i</w:t>
              </w:r>
              <w:proofErr w:type="spellEnd"/>
              <w:r>
                <w:t xml:space="preserve">(o_i,5+o_i,6)] </w:t>
              </w:r>
              <w:proofErr w:type="spellStart"/>
              <w:r>
                <w:t>x_</w:t>
              </w:r>
              <w:proofErr w:type="gramStart"/>
              <w:r>
                <w:t>i,k</w:t>
              </w:r>
              <w:proofErr w:type="spellEnd"/>
              <w:proofErr w:type="gramEnd"/>
              <w:r>
                <w:t xml:space="preserve"> &lt;= </w:t>
              </w:r>
              <w:proofErr w:type="spellStart"/>
              <w:r>
                <w:t>L_k</w:t>
              </w:r>
              <w:proofErr w:type="spellEnd"/>
              <w:r>
                <w:t xml:space="preserve"> \</w:t>
              </w:r>
              <w:proofErr w:type="spellStart"/>
              <w:r>
                <w:t>forall</w:t>
              </w:r>
              <w:proofErr w:type="spellEnd"/>
              <w:r>
                <w:t xml:space="preserve"> </w:t>
              </w:r>
              <w:proofErr w:type="spellStart"/>
              <w:r>
                <w:t>i</w:t>
              </w:r>
              <w:proofErr w:type="spellEnd"/>
              <w:r>
                <w:t xml:space="preserve"> \in I, k \in K</w:t>
              </w:r>
            </w:ins>
          </w:p>
          <w:p w14:paraId="169047B3" w14:textId="77777777" w:rsidR="00665CE8" w:rsidRDefault="00665CE8" w:rsidP="00665CE8">
            <w:pPr>
              <w:pStyle w:val="ListParagraph"/>
              <w:numPr>
                <w:ilvl w:val="1"/>
                <w:numId w:val="45"/>
              </w:numPr>
              <w:spacing w:line="276" w:lineRule="auto"/>
              <w:rPr>
                <w:ins w:id="105" w:author="Jyotheesh Gaddam" w:date="2025-01-21T13:20:00Z" w16du:dateUtc="2025-01-21T02:20:00Z"/>
              </w:rPr>
            </w:pPr>
            <w:ins w:id="106" w:author="Jyotheesh Gaddam" w:date="2025-01-21T13:20:00Z" w16du:dateUtc="2025-01-21T02:20:00Z">
              <w:r>
                <w:t>Width limit: [</w:t>
              </w:r>
              <w:proofErr w:type="spellStart"/>
              <w:r>
                <w:t>cy_i</w:t>
              </w:r>
              <w:proofErr w:type="spellEnd"/>
              <w:r>
                <w:t xml:space="preserve"> + </w:t>
              </w:r>
              <w:proofErr w:type="spellStart"/>
              <w:r>
                <w:t>l_i</w:t>
              </w:r>
              <w:proofErr w:type="spellEnd"/>
              <w:r>
                <w:t xml:space="preserve"> (o_i,3+o_i,5) + </w:t>
              </w:r>
              <w:proofErr w:type="spellStart"/>
              <w:r>
                <w:t>w_i</w:t>
              </w:r>
              <w:proofErr w:type="spellEnd"/>
              <w:r>
                <w:t xml:space="preserve"> (o_i,1+o_i,6) + </w:t>
              </w:r>
              <w:proofErr w:type="spellStart"/>
              <w:r>
                <w:t>h_i</w:t>
              </w:r>
              <w:proofErr w:type="spellEnd"/>
              <w:r>
                <w:t xml:space="preserve">(o_i,2+o_i,4)] </w:t>
              </w:r>
              <w:proofErr w:type="spellStart"/>
              <w:r>
                <w:t>x_</w:t>
              </w:r>
              <w:proofErr w:type="gramStart"/>
              <w:r>
                <w:t>i,k</w:t>
              </w:r>
              <w:proofErr w:type="spellEnd"/>
              <w:proofErr w:type="gramEnd"/>
              <w:r>
                <w:t xml:space="preserve"> &lt;= </w:t>
              </w:r>
              <w:proofErr w:type="spellStart"/>
              <w:r>
                <w:t>W_k</w:t>
              </w:r>
              <w:proofErr w:type="spellEnd"/>
              <w:r>
                <w:t xml:space="preserve"> \</w:t>
              </w:r>
              <w:proofErr w:type="spellStart"/>
              <w:r>
                <w:t>forall</w:t>
              </w:r>
              <w:proofErr w:type="spellEnd"/>
              <w:r>
                <w:t xml:space="preserve"> </w:t>
              </w:r>
              <w:proofErr w:type="spellStart"/>
              <w:r>
                <w:t>i</w:t>
              </w:r>
              <w:proofErr w:type="spellEnd"/>
              <w:r>
                <w:t xml:space="preserve"> \in I, k \in K</w:t>
              </w:r>
            </w:ins>
          </w:p>
          <w:p w14:paraId="381B6E34" w14:textId="77777777" w:rsidR="00665CE8" w:rsidRDefault="00665CE8" w:rsidP="00665CE8">
            <w:pPr>
              <w:pStyle w:val="ListParagraph"/>
              <w:numPr>
                <w:ilvl w:val="1"/>
                <w:numId w:val="45"/>
              </w:numPr>
              <w:spacing w:line="276" w:lineRule="auto"/>
              <w:rPr>
                <w:ins w:id="107" w:author="Jyotheesh Gaddam" w:date="2025-01-21T13:20:00Z" w16du:dateUtc="2025-01-21T02:20:00Z"/>
              </w:rPr>
            </w:pPr>
            <w:ins w:id="108" w:author="Jyotheesh Gaddam" w:date="2025-01-21T13:20:00Z" w16du:dateUtc="2025-01-21T02:20:00Z">
              <w:r>
                <w:t>Height limit: [</w:t>
              </w:r>
              <w:proofErr w:type="spellStart"/>
              <w:r>
                <w:t>cz_i</w:t>
              </w:r>
              <w:proofErr w:type="spellEnd"/>
              <w:r>
                <w:t xml:space="preserve"> + </w:t>
              </w:r>
              <w:proofErr w:type="spellStart"/>
              <w:r>
                <w:t>l_i</w:t>
              </w:r>
              <w:proofErr w:type="spellEnd"/>
              <w:r>
                <w:t xml:space="preserve"> (o_i,4+o_i,6) + </w:t>
              </w:r>
              <w:proofErr w:type="spellStart"/>
              <w:r>
                <w:t>w_i</w:t>
              </w:r>
              <w:proofErr w:type="spellEnd"/>
              <w:r>
                <w:t xml:space="preserve"> (o_i,2+o_i,5) + </w:t>
              </w:r>
              <w:proofErr w:type="spellStart"/>
              <w:r>
                <w:t>h_i</w:t>
              </w:r>
              <w:proofErr w:type="spellEnd"/>
              <w:r>
                <w:t xml:space="preserve">(o_i,1+o_i,3)] </w:t>
              </w:r>
              <w:proofErr w:type="spellStart"/>
              <w:r>
                <w:t>x_</w:t>
              </w:r>
              <w:proofErr w:type="gramStart"/>
              <w:r>
                <w:t>i,k</w:t>
              </w:r>
              <w:proofErr w:type="spellEnd"/>
              <w:proofErr w:type="gramEnd"/>
              <w:r>
                <w:t xml:space="preserve"> &lt;= </w:t>
              </w:r>
              <w:proofErr w:type="spellStart"/>
              <w:r>
                <w:t>H_k</w:t>
              </w:r>
              <w:proofErr w:type="spellEnd"/>
              <w:r>
                <w:t xml:space="preserve"> \</w:t>
              </w:r>
              <w:proofErr w:type="spellStart"/>
              <w:r>
                <w:t>forall</w:t>
              </w:r>
              <w:proofErr w:type="spellEnd"/>
              <w:r>
                <w:t xml:space="preserve"> </w:t>
              </w:r>
              <w:proofErr w:type="spellStart"/>
              <w:r>
                <w:t>i</w:t>
              </w:r>
              <w:proofErr w:type="spellEnd"/>
              <w:r>
                <w:t xml:space="preserve"> \in I, k \in K</w:t>
              </w:r>
            </w:ins>
          </w:p>
          <w:p w14:paraId="0F5F8202" w14:textId="77777777" w:rsidR="00665CE8" w:rsidRDefault="00665CE8" w:rsidP="00665CE8">
            <w:pPr>
              <w:pStyle w:val="ListParagraph"/>
              <w:numPr>
                <w:ilvl w:val="0"/>
                <w:numId w:val="45"/>
              </w:numPr>
              <w:spacing w:line="276" w:lineRule="auto"/>
              <w:rPr>
                <w:ins w:id="109" w:author="Jyotheesh Gaddam" w:date="2025-01-21T13:20:00Z" w16du:dateUtc="2025-01-21T02:20:00Z"/>
              </w:rPr>
            </w:pPr>
            <w:ins w:id="110" w:author="Jyotheesh Gaddam" w:date="2025-01-21T13:20:00Z" w16du:dateUtc="2025-01-21T02:20:00Z">
              <w:r>
                <w:t>No stacking for fragile items (no items above a fragile item)</w:t>
              </w:r>
            </w:ins>
          </w:p>
          <w:p w14:paraId="5E0B3448" w14:textId="77777777" w:rsidR="00665CE8" w:rsidRDefault="00665CE8" w:rsidP="00665CE8">
            <w:pPr>
              <w:ind w:left="720"/>
              <w:rPr>
                <w:ins w:id="111" w:author="Jyotheesh Gaddam" w:date="2025-01-21T13:20:00Z" w16du:dateUtc="2025-01-21T02:20:00Z"/>
              </w:rPr>
            </w:pPr>
            <w:ins w:id="112" w:author="Jyotheesh Gaddam" w:date="2025-01-21T13:20:00Z" w16du:dateUtc="2025-01-21T02:20:00Z">
              <w:r>
                <w:t>z^+_</w:t>
              </w:r>
              <w:proofErr w:type="spellStart"/>
              <w:r>
                <w:t>ij</w:t>
              </w:r>
              <w:proofErr w:type="spellEnd"/>
              <w:r>
                <w:t xml:space="preserve"> = 0 \</w:t>
              </w:r>
              <w:proofErr w:type="spellStart"/>
              <w:r>
                <w:t>forall</w:t>
              </w:r>
              <w:proofErr w:type="spellEnd"/>
              <w:r>
                <w:t xml:space="preserve"> </w:t>
              </w:r>
              <w:proofErr w:type="spellStart"/>
              <w:r>
                <w:t>i</w:t>
              </w:r>
              <w:proofErr w:type="spellEnd"/>
              <w:r>
                <w:t xml:space="preserve"> in R and j in I</w:t>
              </w:r>
            </w:ins>
          </w:p>
          <w:p w14:paraId="6EE198C7" w14:textId="77777777" w:rsidR="00665CE8" w:rsidRDefault="00665CE8" w:rsidP="00665CE8">
            <w:pPr>
              <w:pStyle w:val="ListParagraph"/>
              <w:numPr>
                <w:ilvl w:val="0"/>
                <w:numId w:val="45"/>
              </w:numPr>
              <w:spacing w:line="276" w:lineRule="auto"/>
              <w:rPr>
                <w:ins w:id="113" w:author="Jyotheesh Gaddam" w:date="2025-01-21T13:20:00Z" w16du:dateUtc="2025-01-21T02:20:00Z"/>
              </w:rPr>
            </w:pPr>
            <w:ins w:id="114" w:author="Jyotheesh Gaddam" w:date="2025-01-21T13:20:00Z" w16du:dateUtc="2025-01-21T02:20:00Z">
              <w:r>
                <w:t>Non-overlapping constraints for all items</w:t>
              </w:r>
            </w:ins>
          </w:p>
          <w:p w14:paraId="5FAEF657" w14:textId="77777777" w:rsidR="00665CE8" w:rsidRDefault="00665CE8" w:rsidP="00665CE8">
            <w:pPr>
              <w:pStyle w:val="ListParagraph"/>
              <w:numPr>
                <w:ilvl w:val="1"/>
                <w:numId w:val="45"/>
              </w:numPr>
              <w:spacing w:line="276" w:lineRule="auto"/>
              <w:rPr>
                <w:ins w:id="115" w:author="Jyotheesh Gaddam" w:date="2025-01-21T13:20:00Z" w16du:dateUtc="2025-01-21T02:20:00Z"/>
              </w:rPr>
            </w:pPr>
            <w:ins w:id="116" w:author="Jyotheesh Gaddam" w:date="2025-01-21T13:20:00Z" w16du:dateUtc="2025-01-21T02:20:00Z">
              <w:r>
                <w:lastRenderedPageBreak/>
                <w:t xml:space="preserve">Along x-axis: </w:t>
              </w:r>
              <w:proofErr w:type="spellStart"/>
              <w:r>
                <w:t>cx_i</w:t>
              </w:r>
              <w:proofErr w:type="spellEnd"/>
              <w:r>
                <w:t xml:space="preserve"> + </w:t>
              </w:r>
              <w:proofErr w:type="spellStart"/>
              <w:r>
                <w:t>l_i</w:t>
              </w:r>
              <w:proofErr w:type="spellEnd"/>
              <w:r>
                <w:t xml:space="preserve">(o_i,1+o_i,2) + </w:t>
              </w:r>
              <w:proofErr w:type="spellStart"/>
              <w:r>
                <w:t>w_i</w:t>
              </w:r>
              <w:proofErr w:type="spellEnd"/>
              <w:r>
                <w:t xml:space="preserve">(o_i,3+o_i,4) + </w:t>
              </w:r>
              <w:proofErr w:type="spellStart"/>
              <w:r>
                <w:t>h_i</w:t>
              </w:r>
              <w:proofErr w:type="spellEnd"/>
              <w:r>
                <w:t xml:space="preserve">(o_i,5+o_i,6) &lt;= </w:t>
              </w:r>
              <w:proofErr w:type="spellStart"/>
              <w:r>
                <w:t>cx_j</w:t>
              </w:r>
              <w:proofErr w:type="spellEnd"/>
              <w:r>
                <w:t xml:space="preserve"> + M(1-x^+_</w:t>
              </w:r>
              <w:proofErr w:type="spellStart"/>
              <w:r>
                <w:t>ij</w:t>
              </w:r>
              <w:proofErr w:type="spellEnd"/>
              <w:r>
                <w:t>), \</w:t>
              </w:r>
              <w:proofErr w:type="spellStart"/>
              <w:r>
                <w:t>forall</w:t>
              </w:r>
              <w:proofErr w:type="spellEnd"/>
              <w:r>
                <w:t xml:space="preserve"> </w:t>
              </w:r>
              <w:proofErr w:type="spellStart"/>
              <w:proofErr w:type="gramStart"/>
              <w:r>
                <w:t>i,j</w:t>
              </w:r>
              <w:proofErr w:type="spellEnd"/>
              <w:proofErr w:type="gramEnd"/>
              <w:r>
                <w:t xml:space="preserve"> \in I, </w:t>
              </w:r>
              <w:proofErr w:type="spellStart"/>
              <w:r>
                <w:t>i</w:t>
              </w:r>
              <w:proofErr w:type="spellEnd"/>
              <w:r>
                <w:t xml:space="preserve"> \</w:t>
              </w:r>
              <w:proofErr w:type="spellStart"/>
              <w:r>
                <w:t>neq</w:t>
              </w:r>
              <w:proofErr w:type="spellEnd"/>
              <w:r>
                <w:t xml:space="preserve"> j</w:t>
              </w:r>
            </w:ins>
          </w:p>
          <w:p w14:paraId="562D3EBF" w14:textId="77777777" w:rsidR="00665CE8" w:rsidRDefault="00665CE8" w:rsidP="00665CE8">
            <w:pPr>
              <w:pStyle w:val="ListParagraph"/>
              <w:numPr>
                <w:ilvl w:val="1"/>
                <w:numId w:val="45"/>
              </w:numPr>
              <w:spacing w:line="276" w:lineRule="auto"/>
              <w:rPr>
                <w:ins w:id="117" w:author="Jyotheesh Gaddam" w:date="2025-01-21T13:20:00Z" w16du:dateUtc="2025-01-21T02:20:00Z"/>
              </w:rPr>
            </w:pPr>
            <w:ins w:id="118" w:author="Jyotheesh Gaddam" w:date="2025-01-21T13:20:00Z" w16du:dateUtc="2025-01-21T02:20:00Z">
              <w:r>
                <w:t xml:space="preserve">Along </w:t>
              </w:r>
              <w:proofErr w:type="spellStart"/>
              <w:r>
                <w:t>y_axis</w:t>
              </w:r>
              <w:proofErr w:type="spellEnd"/>
              <w:r>
                <w:t xml:space="preserve">: </w:t>
              </w:r>
              <w:proofErr w:type="spellStart"/>
              <w:r>
                <w:t>cy_i</w:t>
              </w:r>
              <w:proofErr w:type="spellEnd"/>
              <w:r>
                <w:t xml:space="preserve"> + </w:t>
              </w:r>
              <w:proofErr w:type="spellStart"/>
              <w:r>
                <w:t>l_i</w:t>
              </w:r>
              <w:proofErr w:type="spellEnd"/>
              <w:r>
                <w:t xml:space="preserve"> (o_i,3+o_i,5) + </w:t>
              </w:r>
              <w:proofErr w:type="spellStart"/>
              <w:r>
                <w:t>w_i</w:t>
              </w:r>
              <w:proofErr w:type="spellEnd"/>
              <w:r>
                <w:t xml:space="preserve"> (o_i,1+o_i,6) + </w:t>
              </w:r>
              <w:proofErr w:type="spellStart"/>
              <w:r>
                <w:t>h_i</w:t>
              </w:r>
              <w:proofErr w:type="spellEnd"/>
              <w:r>
                <w:t xml:space="preserve">(o_i,2+o_i,4) &lt;= </w:t>
              </w:r>
              <w:proofErr w:type="spellStart"/>
              <w:r>
                <w:t>cy_j</w:t>
              </w:r>
              <w:proofErr w:type="spellEnd"/>
              <w:r>
                <w:t xml:space="preserve"> + M(1-y^+_</w:t>
              </w:r>
              <w:proofErr w:type="spellStart"/>
              <w:r>
                <w:t>ij</w:t>
              </w:r>
              <w:proofErr w:type="spellEnd"/>
              <w:r>
                <w:t>), \</w:t>
              </w:r>
              <w:proofErr w:type="spellStart"/>
              <w:r>
                <w:t>forall</w:t>
              </w:r>
              <w:proofErr w:type="spellEnd"/>
              <w:r>
                <w:t xml:space="preserve"> </w:t>
              </w:r>
              <w:proofErr w:type="spellStart"/>
              <w:proofErr w:type="gramStart"/>
              <w:r>
                <w:t>i,j</w:t>
              </w:r>
              <w:proofErr w:type="spellEnd"/>
              <w:proofErr w:type="gramEnd"/>
              <w:r>
                <w:t xml:space="preserve"> \in I, </w:t>
              </w:r>
              <w:proofErr w:type="spellStart"/>
              <w:r>
                <w:t>i</w:t>
              </w:r>
              <w:proofErr w:type="spellEnd"/>
              <w:r>
                <w:t xml:space="preserve"> \</w:t>
              </w:r>
              <w:proofErr w:type="spellStart"/>
              <w:r>
                <w:t>neq</w:t>
              </w:r>
              <w:proofErr w:type="spellEnd"/>
              <w:r>
                <w:t xml:space="preserve"> j</w:t>
              </w:r>
            </w:ins>
          </w:p>
          <w:p w14:paraId="20CD08BE" w14:textId="77777777" w:rsidR="00665CE8" w:rsidRDefault="00665CE8" w:rsidP="00665CE8">
            <w:pPr>
              <w:pStyle w:val="ListParagraph"/>
              <w:numPr>
                <w:ilvl w:val="1"/>
                <w:numId w:val="45"/>
              </w:numPr>
              <w:spacing w:line="276" w:lineRule="auto"/>
              <w:rPr>
                <w:ins w:id="119" w:author="Jyotheesh Gaddam" w:date="2025-01-21T13:20:00Z" w16du:dateUtc="2025-01-21T02:20:00Z"/>
              </w:rPr>
            </w:pPr>
            <w:ins w:id="120" w:author="Jyotheesh Gaddam" w:date="2025-01-21T13:20:00Z" w16du:dateUtc="2025-01-21T02:20:00Z">
              <w:r>
                <w:t xml:space="preserve">Along </w:t>
              </w:r>
              <w:proofErr w:type="spellStart"/>
              <w:r>
                <w:t>z_axis</w:t>
              </w:r>
              <w:proofErr w:type="spellEnd"/>
              <w:r>
                <w:t xml:space="preserve">: </w:t>
              </w:r>
              <w:proofErr w:type="spellStart"/>
              <w:r>
                <w:t>cz_i</w:t>
              </w:r>
              <w:proofErr w:type="spellEnd"/>
              <w:r>
                <w:t xml:space="preserve"> + </w:t>
              </w:r>
              <w:proofErr w:type="spellStart"/>
              <w:r>
                <w:t>l_i</w:t>
              </w:r>
              <w:proofErr w:type="spellEnd"/>
              <w:r>
                <w:t xml:space="preserve"> (o_i,4+o_i,6) + </w:t>
              </w:r>
              <w:proofErr w:type="spellStart"/>
              <w:r>
                <w:t>w_i</w:t>
              </w:r>
              <w:proofErr w:type="spellEnd"/>
              <w:r>
                <w:t xml:space="preserve"> (o_i,2+o_i,5) + </w:t>
              </w:r>
              <w:proofErr w:type="spellStart"/>
              <w:r>
                <w:t>h_i</w:t>
              </w:r>
              <w:proofErr w:type="spellEnd"/>
              <w:r>
                <w:t xml:space="preserve">(o_i,1+o_i,3) &lt;= </w:t>
              </w:r>
              <w:proofErr w:type="spellStart"/>
              <w:r>
                <w:t>cz_j</w:t>
              </w:r>
              <w:proofErr w:type="spellEnd"/>
              <w:r>
                <w:t xml:space="preserve"> + M(1-z^+_</w:t>
              </w:r>
              <w:proofErr w:type="spellStart"/>
              <w:r>
                <w:t>ij</w:t>
              </w:r>
              <w:proofErr w:type="spellEnd"/>
              <w:r>
                <w:t>), \</w:t>
              </w:r>
              <w:proofErr w:type="spellStart"/>
              <w:r>
                <w:t>forall</w:t>
              </w:r>
              <w:proofErr w:type="spellEnd"/>
              <w:r>
                <w:t xml:space="preserve"> </w:t>
              </w:r>
              <w:proofErr w:type="spellStart"/>
              <w:proofErr w:type="gramStart"/>
              <w:r>
                <w:t>i,j</w:t>
              </w:r>
              <w:proofErr w:type="spellEnd"/>
              <w:proofErr w:type="gramEnd"/>
              <w:r>
                <w:t xml:space="preserve"> \in I, </w:t>
              </w:r>
              <w:proofErr w:type="spellStart"/>
              <w:r>
                <w:t>i</w:t>
              </w:r>
              <w:proofErr w:type="spellEnd"/>
              <w:r>
                <w:t xml:space="preserve"> \</w:t>
              </w:r>
              <w:proofErr w:type="spellStart"/>
              <w:r>
                <w:t>neq</w:t>
              </w:r>
              <w:proofErr w:type="spellEnd"/>
              <w:r>
                <w:t xml:space="preserve"> j</w:t>
              </w:r>
            </w:ins>
          </w:p>
          <w:p w14:paraId="74D53551" w14:textId="77777777" w:rsidR="00665CE8" w:rsidRDefault="00665CE8" w:rsidP="00665CE8">
            <w:pPr>
              <w:pStyle w:val="ListParagraph"/>
              <w:numPr>
                <w:ilvl w:val="1"/>
                <w:numId w:val="45"/>
              </w:numPr>
              <w:spacing w:line="276" w:lineRule="auto"/>
              <w:rPr>
                <w:ins w:id="121" w:author="Jyotheesh Gaddam" w:date="2025-01-21T13:20:00Z" w16du:dateUtc="2025-01-21T02:20:00Z"/>
              </w:rPr>
            </w:pPr>
            <w:ins w:id="122" w:author="Jyotheesh Gaddam" w:date="2025-01-21T13:20:00Z" w16du:dateUtc="2025-01-21T02:20:00Z">
              <w:r>
                <w:t xml:space="preserve">At least one relative position is true if items </w:t>
              </w:r>
              <w:proofErr w:type="spellStart"/>
              <w:r>
                <w:t>i</w:t>
              </w:r>
              <w:proofErr w:type="spellEnd"/>
              <w:r>
                <w:t xml:space="preserve"> and j are in the same bin: x^+_</w:t>
              </w:r>
              <w:proofErr w:type="spellStart"/>
              <w:r>
                <w:t>ij</w:t>
              </w:r>
              <w:proofErr w:type="spellEnd"/>
              <w:r>
                <w:t xml:space="preserve"> + x^-_</w:t>
              </w:r>
              <w:proofErr w:type="spellStart"/>
              <w:r>
                <w:t>ij</w:t>
              </w:r>
              <w:proofErr w:type="spellEnd"/>
              <w:r>
                <w:t xml:space="preserve"> + y^+_</w:t>
              </w:r>
              <w:proofErr w:type="spellStart"/>
              <w:r>
                <w:t>ij</w:t>
              </w:r>
              <w:proofErr w:type="spellEnd"/>
              <w:r>
                <w:t xml:space="preserve"> + y^-_</w:t>
              </w:r>
              <w:proofErr w:type="spellStart"/>
              <w:r>
                <w:t>ij</w:t>
              </w:r>
              <w:proofErr w:type="spellEnd"/>
              <w:r>
                <w:t xml:space="preserve"> + z^+_</w:t>
              </w:r>
              <w:proofErr w:type="spellStart"/>
              <w:r>
                <w:t>ij</w:t>
              </w:r>
              <w:proofErr w:type="spellEnd"/>
              <w:r>
                <w:t xml:space="preserve"> + z^-_</w:t>
              </w:r>
              <w:proofErr w:type="spellStart"/>
              <w:r>
                <w:t>ij</w:t>
              </w:r>
              <w:proofErr w:type="spellEnd"/>
              <w:r>
                <w:t xml:space="preserve"> &gt;= </w:t>
              </w:r>
              <w:proofErr w:type="spellStart"/>
              <w:r>
                <w:t>x_i,k</w:t>
              </w:r>
              <w:proofErr w:type="spellEnd"/>
              <w:r>
                <w:t xml:space="preserve"> + </w:t>
              </w:r>
              <w:proofErr w:type="spellStart"/>
              <w:r>
                <w:t>x_j,k</w:t>
              </w:r>
              <w:proofErr w:type="spellEnd"/>
              <w:r>
                <w:t xml:space="preserve"> - 1, \</w:t>
              </w:r>
              <w:proofErr w:type="spellStart"/>
              <w:r>
                <w:t>forall</w:t>
              </w:r>
              <w:proofErr w:type="spellEnd"/>
              <w:r>
                <w:t xml:space="preserve"> </w:t>
              </w:r>
              <w:proofErr w:type="spellStart"/>
              <w:r>
                <w:t>i,j</w:t>
              </w:r>
              <w:proofErr w:type="spellEnd"/>
              <w:r>
                <w:t xml:space="preserve"> \in I, </w:t>
              </w:r>
              <w:proofErr w:type="spellStart"/>
              <w:r>
                <w:t>i</w:t>
              </w:r>
              <w:proofErr w:type="spellEnd"/>
              <w:r>
                <w:t xml:space="preserve"> \</w:t>
              </w:r>
              <w:proofErr w:type="spellStart"/>
              <w:r>
                <w:t>neq</w:t>
              </w:r>
              <w:proofErr w:type="spellEnd"/>
              <w:r>
                <w:t xml:space="preserve"> j</w:t>
              </w:r>
            </w:ins>
          </w:p>
          <w:p w14:paraId="326B4B87" w14:textId="77777777" w:rsidR="00665CE8" w:rsidRDefault="00665CE8" w:rsidP="00665CE8">
            <w:pPr>
              <w:pStyle w:val="ListParagraph"/>
              <w:numPr>
                <w:ilvl w:val="1"/>
                <w:numId w:val="45"/>
              </w:numPr>
              <w:spacing w:line="276" w:lineRule="auto"/>
              <w:rPr>
                <w:ins w:id="123" w:author="Jyotheesh Gaddam" w:date="2025-01-21T13:20:00Z" w16du:dateUtc="2025-01-21T02:20:00Z"/>
              </w:rPr>
            </w:pPr>
            <w:ins w:id="124" w:author="Jyotheesh Gaddam" w:date="2025-01-21T13:20:00Z" w16du:dateUtc="2025-01-21T02:20:00Z">
              <w:r>
                <w:t>Symmetry: x^+_</w:t>
              </w:r>
              <w:proofErr w:type="spellStart"/>
              <w:r>
                <w:t>ij</w:t>
              </w:r>
              <w:proofErr w:type="spellEnd"/>
              <w:r>
                <w:t xml:space="preserve"> = x^-_ji, \</w:t>
              </w:r>
              <w:proofErr w:type="spellStart"/>
              <w:r>
                <w:t>forall</w:t>
              </w:r>
              <w:proofErr w:type="spellEnd"/>
              <w:r>
                <w:t xml:space="preserve"> </w:t>
              </w:r>
              <w:proofErr w:type="spellStart"/>
              <w:proofErr w:type="gramStart"/>
              <w:r>
                <w:t>i,j</w:t>
              </w:r>
              <w:proofErr w:type="spellEnd"/>
              <w:proofErr w:type="gramEnd"/>
              <w:r>
                <w:t xml:space="preserve"> \in I, </w:t>
              </w:r>
              <w:proofErr w:type="spellStart"/>
              <w:r>
                <w:t>i</w:t>
              </w:r>
              <w:proofErr w:type="spellEnd"/>
              <w:r>
                <w:t xml:space="preserve"> </w:t>
              </w:r>
              <w:proofErr w:type="spellStart"/>
              <w:r>
                <w:t>neq</w:t>
              </w:r>
              <w:proofErr w:type="spellEnd"/>
              <w:r>
                <w:t xml:space="preserve"> j</w:t>
              </w:r>
            </w:ins>
          </w:p>
          <w:p w14:paraId="593D517C" w14:textId="77777777" w:rsidR="00665CE8" w:rsidRDefault="00665CE8" w:rsidP="00665CE8">
            <w:pPr>
              <w:pStyle w:val="ListParagraph"/>
              <w:numPr>
                <w:ilvl w:val="1"/>
                <w:numId w:val="45"/>
              </w:numPr>
              <w:spacing w:line="276" w:lineRule="auto"/>
              <w:rPr>
                <w:ins w:id="125" w:author="Jyotheesh Gaddam" w:date="2025-01-21T13:20:00Z" w16du:dateUtc="2025-01-21T02:20:00Z"/>
              </w:rPr>
            </w:pPr>
            <w:ins w:id="126" w:author="Jyotheesh Gaddam" w:date="2025-01-21T13:20:00Z" w16du:dateUtc="2025-01-21T02:20:00Z">
              <w:r>
                <w:t>Symmetry: y^+_</w:t>
              </w:r>
              <w:proofErr w:type="spellStart"/>
              <w:r>
                <w:t>ij</w:t>
              </w:r>
              <w:proofErr w:type="spellEnd"/>
              <w:r>
                <w:t xml:space="preserve"> = y^-_ji, \</w:t>
              </w:r>
              <w:proofErr w:type="spellStart"/>
              <w:r>
                <w:t>forall</w:t>
              </w:r>
              <w:proofErr w:type="spellEnd"/>
              <w:r>
                <w:t xml:space="preserve"> </w:t>
              </w:r>
              <w:proofErr w:type="spellStart"/>
              <w:proofErr w:type="gramStart"/>
              <w:r>
                <w:t>i,j</w:t>
              </w:r>
              <w:proofErr w:type="spellEnd"/>
              <w:proofErr w:type="gramEnd"/>
              <w:r>
                <w:t xml:space="preserve"> \in I, </w:t>
              </w:r>
              <w:proofErr w:type="spellStart"/>
              <w:r>
                <w:t>i</w:t>
              </w:r>
              <w:proofErr w:type="spellEnd"/>
              <w:r>
                <w:t xml:space="preserve"> </w:t>
              </w:r>
              <w:proofErr w:type="spellStart"/>
              <w:r>
                <w:t>neq</w:t>
              </w:r>
              <w:proofErr w:type="spellEnd"/>
              <w:r>
                <w:t xml:space="preserve"> j</w:t>
              </w:r>
            </w:ins>
          </w:p>
          <w:p w14:paraId="206BDAEA" w14:textId="77777777" w:rsidR="00665CE8" w:rsidRDefault="00665CE8" w:rsidP="00665CE8">
            <w:pPr>
              <w:pStyle w:val="ListParagraph"/>
              <w:numPr>
                <w:ilvl w:val="1"/>
                <w:numId w:val="45"/>
              </w:numPr>
              <w:spacing w:line="276" w:lineRule="auto"/>
              <w:rPr>
                <w:ins w:id="127" w:author="Jyotheesh Gaddam" w:date="2025-01-21T13:20:00Z" w16du:dateUtc="2025-01-21T02:20:00Z"/>
              </w:rPr>
            </w:pPr>
            <w:ins w:id="128" w:author="Jyotheesh Gaddam" w:date="2025-01-21T13:20:00Z" w16du:dateUtc="2025-01-21T02:20:00Z">
              <w:r>
                <w:t>Symmetry: z^+_</w:t>
              </w:r>
              <w:proofErr w:type="spellStart"/>
              <w:r>
                <w:t>ij</w:t>
              </w:r>
              <w:proofErr w:type="spellEnd"/>
              <w:r>
                <w:t xml:space="preserve"> = z^-_ji, \</w:t>
              </w:r>
              <w:proofErr w:type="spellStart"/>
              <w:r>
                <w:t>forall</w:t>
              </w:r>
              <w:proofErr w:type="spellEnd"/>
              <w:r>
                <w:t xml:space="preserve"> </w:t>
              </w:r>
              <w:proofErr w:type="spellStart"/>
              <w:proofErr w:type="gramStart"/>
              <w:r>
                <w:t>i,j</w:t>
              </w:r>
              <w:proofErr w:type="spellEnd"/>
              <w:proofErr w:type="gramEnd"/>
              <w:r>
                <w:t xml:space="preserve"> \in I, </w:t>
              </w:r>
              <w:proofErr w:type="spellStart"/>
              <w:r>
                <w:t>i</w:t>
              </w:r>
              <w:proofErr w:type="spellEnd"/>
              <w:r>
                <w:t xml:space="preserve"> </w:t>
              </w:r>
              <w:proofErr w:type="spellStart"/>
              <w:r>
                <w:t>neq</w:t>
              </w:r>
              <w:proofErr w:type="spellEnd"/>
              <w:r>
                <w:t xml:space="preserve"> j</w:t>
              </w:r>
            </w:ins>
          </w:p>
          <w:p w14:paraId="64BA06D1" w14:textId="77777777" w:rsidR="00665CE8" w:rsidRDefault="00665CE8" w:rsidP="00665CE8">
            <w:pPr>
              <w:pStyle w:val="ListParagraph"/>
              <w:numPr>
                <w:ilvl w:val="0"/>
                <w:numId w:val="45"/>
              </w:numPr>
              <w:spacing w:line="276" w:lineRule="auto"/>
              <w:rPr>
                <w:ins w:id="129" w:author="Jyotheesh Gaddam" w:date="2025-01-21T13:20:00Z" w16du:dateUtc="2025-01-21T02:20:00Z"/>
              </w:rPr>
            </w:pPr>
            <w:ins w:id="130" w:author="Jyotheesh Gaddam" w:date="2025-01-21T13:20:00Z" w16du:dateUtc="2025-01-21T02:20:00Z">
              <w:r>
                <w:t>Linking constraints (container usage)</w:t>
              </w:r>
            </w:ins>
          </w:p>
          <w:p w14:paraId="4FA46886" w14:textId="77777777" w:rsidR="00665CE8" w:rsidRDefault="00665CE8" w:rsidP="00665CE8">
            <w:pPr>
              <w:ind w:left="720"/>
              <w:rPr>
                <w:ins w:id="131" w:author="Jyotheesh Gaddam" w:date="2025-01-21T13:20:00Z" w16du:dateUtc="2025-01-21T02:20:00Z"/>
              </w:rPr>
            </w:pPr>
            <w:proofErr w:type="spellStart"/>
            <w:ins w:id="132" w:author="Jyotheesh Gaddam" w:date="2025-01-21T13:20:00Z" w16du:dateUtc="2025-01-21T02:20:00Z">
              <w:r>
                <w:t>x_ik</w:t>
              </w:r>
              <w:proofErr w:type="spellEnd"/>
              <w:r>
                <w:t xml:space="preserve"> &lt;= </w:t>
              </w:r>
              <w:proofErr w:type="spellStart"/>
              <w:r>
                <w:t>y_k</w:t>
              </w:r>
              <w:proofErr w:type="spellEnd"/>
              <w:r>
                <w:t xml:space="preserve"> for </w:t>
              </w:r>
              <w:proofErr w:type="spellStart"/>
              <w:r>
                <w:t>i</w:t>
              </w:r>
              <w:proofErr w:type="spellEnd"/>
              <w:r>
                <w:t xml:space="preserve"> in I, k in K</w:t>
              </w:r>
            </w:ins>
          </w:p>
          <w:p w14:paraId="714ACC65" w14:textId="77777777" w:rsidR="00665CE8" w:rsidRDefault="00665CE8" w:rsidP="00665CE8">
            <w:pPr>
              <w:pStyle w:val="ListParagraph"/>
              <w:numPr>
                <w:ilvl w:val="0"/>
                <w:numId w:val="45"/>
              </w:numPr>
              <w:spacing w:line="276" w:lineRule="auto"/>
              <w:rPr>
                <w:ins w:id="133" w:author="Jyotheesh Gaddam" w:date="2025-01-21T13:20:00Z" w16du:dateUtc="2025-01-21T02:20:00Z"/>
              </w:rPr>
            </w:pPr>
            <w:ins w:id="134" w:author="Jyotheesh Gaddam" w:date="2025-01-21T13:20:00Z" w16du:dateUtc="2025-01-21T02:20:00Z">
              <w:r>
                <w:t xml:space="preserve">Binary and </w:t>
              </w:r>
              <w:proofErr w:type="spellStart"/>
              <w:r>
                <w:t>integrality</w:t>
              </w:r>
              <w:proofErr w:type="spellEnd"/>
              <w:r>
                <w:t xml:space="preserve"> constraints</w:t>
              </w:r>
            </w:ins>
          </w:p>
          <w:p w14:paraId="5D903839" w14:textId="77777777" w:rsidR="00665CE8" w:rsidRDefault="00665CE8" w:rsidP="00665CE8">
            <w:pPr>
              <w:pStyle w:val="ListParagraph"/>
              <w:numPr>
                <w:ilvl w:val="1"/>
                <w:numId w:val="45"/>
              </w:numPr>
              <w:spacing w:line="276" w:lineRule="auto"/>
              <w:rPr>
                <w:ins w:id="135" w:author="Jyotheesh Gaddam" w:date="2025-01-21T13:20:00Z" w16du:dateUtc="2025-01-21T02:20:00Z"/>
              </w:rPr>
            </w:pPr>
            <w:proofErr w:type="spellStart"/>
            <w:ins w:id="136" w:author="Jyotheesh Gaddam" w:date="2025-01-21T13:20:00Z" w16du:dateUtc="2025-01-21T02:20:00Z">
              <w:r>
                <w:t>x_ik</w:t>
              </w:r>
              <w:proofErr w:type="spellEnd"/>
              <w:r>
                <w:t xml:space="preserve">, </w:t>
              </w:r>
              <w:proofErr w:type="spellStart"/>
              <w:r>
                <w:t>y_k</w:t>
              </w:r>
              <w:proofErr w:type="spellEnd"/>
              <w:r>
                <w:t xml:space="preserve">, </w:t>
              </w:r>
              <w:proofErr w:type="spellStart"/>
              <w:r>
                <w:t>o_</w:t>
              </w:r>
              <w:proofErr w:type="gramStart"/>
              <w:r>
                <w:t>i,t</w:t>
              </w:r>
              <w:proofErr w:type="spellEnd"/>
              <w:proofErr w:type="gramEnd"/>
              <w:r>
                <w:t>, x^+_</w:t>
              </w:r>
              <w:proofErr w:type="spellStart"/>
              <w:r>
                <w:t>ij</w:t>
              </w:r>
              <w:proofErr w:type="spellEnd"/>
              <w:r>
                <w:t>, x^-_</w:t>
              </w:r>
              <w:proofErr w:type="spellStart"/>
              <w:r>
                <w:t>ij</w:t>
              </w:r>
              <w:proofErr w:type="spellEnd"/>
              <w:r>
                <w:t>, y^+_</w:t>
              </w:r>
              <w:proofErr w:type="spellStart"/>
              <w:r>
                <w:t>ij</w:t>
              </w:r>
              <w:proofErr w:type="spellEnd"/>
              <w:r>
                <w:t>, y^-_</w:t>
              </w:r>
              <w:proofErr w:type="spellStart"/>
              <w:r>
                <w:t>ij</w:t>
              </w:r>
              <w:proofErr w:type="spellEnd"/>
              <w:r>
                <w:t>, z^+_</w:t>
              </w:r>
              <w:proofErr w:type="spellStart"/>
              <w:r>
                <w:t>ij</w:t>
              </w:r>
              <w:proofErr w:type="spellEnd"/>
              <w:r>
                <w:t>, z^-_</w:t>
              </w:r>
              <w:proofErr w:type="spellStart"/>
              <w:r>
                <w:t>ij</w:t>
              </w:r>
              <w:proofErr w:type="spellEnd"/>
              <w:r>
                <w:t xml:space="preserve"> in {0,1} for </w:t>
              </w:r>
              <w:proofErr w:type="spellStart"/>
              <w:proofErr w:type="gramStart"/>
              <w:r>
                <w:t>i,j</w:t>
              </w:r>
              <w:proofErr w:type="spellEnd"/>
              <w:proofErr w:type="gramEnd"/>
              <w:r>
                <w:t xml:space="preserve"> in I, k in K, t in {</w:t>
              </w:r>
              <w:proofErr w:type="gramStart"/>
              <w:r>
                <w:t>1,2,…</w:t>
              </w:r>
              <w:proofErr w:type="gramEnd"/>
              <w:r>
                <w:t>,6}</w:t>
              </w:r>
            </w:ins>
          </w:p>
          <w:p w14:paraId="00C9D487" w14:textId="77777777" w:rsidR="00665CE8" w:rsidRDefault="00665CE8" w:rsidP="00665CE8">
            <w:pPr>
              <w:pStyle w:val="ListParagraph"/>
              <w:numPr>
                <w:ilvl w:val="1"/>
                <w:numId w:val="45"/>
              </w:numPr>
              <w:spacing w:line="276" w:lineRule="auto"/>
              <w:rPr>
                <w:ins w:id="137" w:author="Jyotheesh Gaddam" w:date="2025-01-21T13:20:00Z" w16du:dateUtc="2025-01-21T02:20:00Z"/>
              </w:rPr>
            </w:pPr>
            <w:proofErr w:type="spellStart"/>
            <w:ins w:id="138" w:author="Jyotheesh Gaddam" w:date="2025-01-21T13:20:00Z" w16du:dateUtc="2025-01-21T02:20:00Z">
              <w:r>
                <w:t>cx_i</w:t>
              </w:r>
              <w:proofErr w:type="spellEnd"/>
              <w:r>
                <w:t xml:space="preserve">, </w:t>
              </w:r>
              <w:proofErr w:type="spellStart"/>
              <w:r>
                <w:t>cy_i</w:t>
              </w:r>
              <w:proofErr w:type="spellEnd"/>
              <w:r>
                <w:t xml:space="preserve">, </w:t>
              </w:r>
              <w:proofErr w:type="spellStart"/>
              <w:r>
                <w:t>cz_i</w:t>
              </w:r>
              <w:proofErr w:type="spellEnd"/>
              <w:r>
                <w:t xml:space="preserve"> &gt;= 0 for </w:t>
              </w:r>
              <w:proofErr w:type="spellStart"/>
              <w:r>
                <w:t>i</w:t>
              </w:r>
              <w:proofErr w:type="spellEnd"/>
              <w:r>
                <w:t xml:space="preserve"> n I</w:t>
              </w:r>
            </w:ins>
          </w:p>
          <w:p w14:paraId="2A404B47" w14:textId="37C05BD2" w:rsidR="00B90279" w:rsidRPr="00B90279" w:rsidDel="00665CE8" w:rsidRDefault="00E31801" w:rsidP="00B90279">
            <w:pPr>
              <w:rPr>
                <w:del w:id="139" w:author="Jyotheesh Gaddam" w:date="2025-01-21T13:20:00Z" w16du:dateUtc="2025-01-21T02:20:00Z"/>
              </w:rPr>
            </w:pPr>
            <w:del w:id="140" w:author="Jyotheesh Gaddam" w:date="2025-01-21T13:20:00Z" w16du:dateUtc="2025-01-21T02:20:00Z">
              <w:r w:rsidRPr="00C73837" w:rsidDel="00665CE8">
                <w:rPr>
                  <w:b/>
                  <w:bCs/>
                </w:rPr>
                <w:delText>Sets and Indices:</w:delText>
              </w:r>
              <w:r w:rsidRPr="00E31801" w:rsidDel="00665CE8">
                <w:br/>
                <w:delText>- I: Set of items, \( i \in \{1, 2, 3, ..., 65\} \) (30 fragile, 20 bulky, 15 mixed items)</w:delText>
              </w:r>
              <w:r w:rsidRPr="00E31801" w:rsidDel="00665CE8">
                <w:br/>
                <w:delText>- K: Set of containers, \( k \in \{1, 2, ..., N\} \) (First 30 are small, remaining are large containers)</w:delText>
              </w:r>
              <w:r w:rsidR="008D4917" w:rsidDel="00665CE8">
                <w:delText xml:space="preserve"> N is set to 65.</w:delText>
              </w:r>
              <w:r w:rsidRPr="00E31801" w:rsidDel="00665CE8">
                <w:br/>
                <w:delText>- P: Item compatibility set: Pairs of items that can be packed together.</w:delText>
              </w:r>
              <w:r w:rsidRPr="00E31801" w:rsidDel="00665CE8">
                <w:br/>
                <w:delText>- O: Item-to-container compatibility set: Pairs of items and containers where items can be packed in the container.</w:delText>
              </w:r>
              <w:r w:rsidRPr="00E31801" w:rsidDel="00665CE8">
                <w:br/>
              </w:r>
              <w:r w:rsidRPr="00E31801" w:rsidDel="00665CE8">
                <w:br/>
                <w:delText xml:space="preserve"> </w:delText>
              </w:r>
              <w:commentRangeStart w:id="141"/>
              <w:r w:rsidRPr="00C73837" w:rsidDel="00665CE8">
                <w:rPr>
                  <w:b/>
                  <w:bCs/>
                </w:rPr>
                <w:delText>Parameters:</w:delText>
              </w:r>
              <w:commentRangeEnd w:id="141"/>
              <w:r w:rsidR="00EE5786" w:rsidDel="00665CE8">
                <w:rPr>
                  <w:rStyle w:val="CommentReference"/>
                </w:rPr>
                <w:commentReference w:id="141"/>
              </w:r>
              <w:r w:rsidRPr="00E31801" w:rsidDel="00665CE8">
                <w:br/>
                <w:delText>- Item Properties:</w:delText>
              </w:r>
              <w:r w:rsidRPr="00E31801" w:rsidDel="00665CE8">
                <w:br/>
                <w:delText xml:space="preserve">  - \( w_i \): Width of item \( i \)</w:delText>
              </w:r>
              <w:r w:rsidRPr="00E31801" w:rsidDel="00665CE8">
                <w:br/>
                <w:delText xml:space="preserve">  - \( h_i \): Height of item \( i \)</w:delText>
              </w:r>
              <w:r w:rsidRPr="00E31801" w:rsidDel="00665CE8">
                <w:br/>
                <w:delText xml:space="preserve">  - \( l_i \): Length of item \( i \)</w:delText>
              </w:r>
              <w:r w:rsidRPr="00E31801" w:rsidDel="00665CE8">
                <w:br/>
                <w:delText xml:space="preserve">  - \( v_i = w_i </w:delText>
              </w:r>
              <w:r w:rsidRPr="00E31801" w:rsidDel="00665CE8">
                <w:tab/>
              </w:r>
              <w:r w:rsidR="00961732" w:rsidDel="00665CE8">
                <w:delText>*</w:delText>
              </w:r>
              <w:r w:rsidRPr="00E31801" w:rsidDel="00665CE8">
                <w:delText xml:space="preserve"> h_i </w:delText>
              </w:r>
              <w:r w:rsidRPr="00E31801" w:rsidDel="00665CE8">
                <w:tab/>
              </w:r>
              <w:r w:rsidR="00961732" w:rsidDel="00665CE8">
                <w:delText>*</w:delText>
              </w:r>
              <w:r w:rsidRPr="00E31801" w:rsidDel="00665CE8">
                <w:delText xml:space="preserve"> l_i \): Volume of item \( i \)</w:delText>
              </w:r>
              <w:r w:rsidRPr="00E31801" w:rsidDel="00665CE8">
                <w:br/>
                <w:delText xml:space="preserve">  - \( q_i \): Weight of item \( i \)</w:delText>
              </w:r>
              <w:r w:rsidRPr="00E31801" w:rsidDel="00665CE8">
                <w:br/>
                <w:delText xml:space="preserve">  - </w:delText>
              </w:r>
              <w:commentRangeStart w:id="142"/>
              <w:r w:rsidRPr="00423CF9" w:rsidDel="00665CE8">
                <w:rPr>
                  <w:highlight w:val="yellow"/>
                </w:rPr>
                <w:delText>Note: Last 15 items are mixed and their configurations need to be defined.</w:delText>
              </w:r>
              <w:commentRangeEnd w:id="142"/>
              <w:r w:rsidR="007316C8" w:rsidDel="00665CE8">
                <w:rPr>
                  <w:rStyle w:val="CommentReference"/>
                </w:rPr>
                <w:commentReference w:id="142"/>
              </w:r>
              <w:r w:rsidRPr="00E31801" w:rsidDel="00665CE8">
                <w:br/>
                <w:delText xml:space="preserve">  </w:delText>
              </w:r>
              <w:r w:rsidRPr="00E31801" w:rsidDel="00665CE8">
                <w:br/>
                <w:delText>- Container Properties:</w:delText>
              </w:r>
              <w:r w:rsidRPr="00E31801" w:rsidDel="00665CE8">
                <w:br/>
                <w:delText xml:space="preserve">  - \( W_k \): Width of container \( k \)</w:delText>
              </w:r>
              <w:r w:rsidRPr="00E31801" w:rsidDel="00665CE8">
                <w:br/>
                <w:delText xml:space="preserve">  - \( H_k \): Height of container \( k \)</w:delText>
              </w:r>
              <w:r w:rsidRPr="00E31801" w:rsidDel="00665CE8">
                <w:br/>
                <w:delText xml:space="preserve">  - \( L_k \): Length of container \( k \)</w:delText>
              </w:r>
              <w:r w:rsidRPr="00E31801" w:rsidDel="00665CE8">
                <w:br/>
                <w:delText xml:space="preserve">  - \( V_k = W_k </w:delText>
              </w:r>
              <w:r w:rsidRPr="00E31801" w:rsidDel="00665CE8">
                <w:tab/>
                <w:delText xml:space="preserve">imes H_k </w:delText>
              </w:r>
              <w:r w:rsidRPr="00E31801" w:rsidDel="00665CE8">
                <w:tab/>
                <w:delText>imes L_k \): Volume of container \( k \)</w:delText>
              </w:r>
              <w:r w:rsidRPr="00E31801" w:rsidDel="00665CE8">
                <w:br/>
                <w:delText xml:space="preserve">  - \( Q_k \): Maximum weight capacity of container \( k \)</w:delText>
              </w:r>
              <w:r w:rsidRPr="00E31801" w:rsidDel="00665CE8">
                <w:br/>
              </w:r>
              <w:r w:rsidRPr="00E31801" w:rsidDel="00665CE8">
                <w:br/>
                <w:delText>- Compatibility:</w:delText>
              </w:r>
              <w:r w:rsidRPr="00E31801" w:rsidDel="00665CE8">
                <w:br/>
                <w:delText xml:space="preserve">  - </w:delText>
              </w:r>
              <w:commentRangeStart w:id="143"/>
              <w:r w:rsidRPr="00E31801" w:rsidDel="00665CE8">
                <w:delText>C(i,j) = 1: Items \( i \) and \( j \) can be packed together</w:delText>
              </w:r>
              <w:r w:rsidR="00C73837" w:rsidDel="00665CE8">
                <w:delText>; = 0 otherwise</w:delText>
              </w:r>
              <w:r w:rsidRPr="00E31801" w:rsidDel="00665CE8">
                <w:delText>.</w:delText>
              </w:r>
              <w:r w:rsidRPr="00E31801" w:rsidDel="00665CE8">
                <w:br/>
                <w:delText xml:space="preserve">  - C(i,k) = 1: Item \( i \) can be packed into container \( k \)</w:delText>
              </w:r>
              <w:r w:rsidR="00C73837" w:rsidDel="00665CE8">
                <w:delText>; = 0 otherwise</w:delText>
              </w:r>
              <w:r w:rsidRPr="00E31801" w:rsidDel="00665CE8">
                <w:delText>.</w:delText>
              </w:r>
              <w:r w:rsidRPr="00E31801" w:rsidDel="00665CE8">
                <w:br/>
              </w:r>
              <w:commentRangeEnd w:id="143"/>
              <w:r w:rsidR="00AB50EE" w:rsidDel="00665CE8">
                <w:rPr>
                  <w:rStyle w:val="CommentReference"/>
                </w:rPr>
                <w:commentReference w:id="143"/>
              </w:r>
              <w:r w:rsidRPr="00E31801" w:rsidDel="00665CE8">
                <w:br/>
              </w:r>
              <w:r w:rsidRPr="007316C8" w:rsidDel="00665CE8">
                <w:rPr>
                  <w:highlight w:val="yellow"/>
                </w:rPr>
                <w:delText>- Demands:</w:delText>
              </w:r>
              <w:r w:rsidRPr="007316C8" w:rsidDel="00665CE8">
                <w:rPr>
                  <w:highlight w:val="yellow"/>
                </w:rPr>
                <w:br/>
                <w:delText xml:space="preserve">  - \( d_i \): Number of units required for item \( i \)</w:delText>
              </w:r>
              <w:r w:rsidR="00C73837" w:rsidRPr="007316C8" w:rsidDel="00665CE8">
                <w:rPr>
                  <w:highlight w:val="yellow"/>
                </w:rPr>
                <w:delText xml:space="preserve"> d_i = 1 for this instance</w:delText>
              </w:r>
              <w:r w:rsidRPr="00E31801" w:rsidDel="00665CE8">
                <w:br/>
              </w:r>
              <w:r w:rsidRPr="00E31801" w:rsidDel="00665CE8">
                <w:br/>
                <w:delText xml:space="preserve"> </w:delText>
              </w:r>
              <w:r w:rsidRPr="007316C8" w:rsidDel="00665CE8">
                <w:rPr>
                  <w:b/>
                  <w:bCs/>
                </w:rPr>
                <w:delText>Decision Variables:</w:delText>
              </w:r>
              <w:r w:rsidRPr="00E31801" w:rsidDel="00665CE8">
                <w:br/>
                <w:delText>1. Item Placement:</w:delText>
              </w:r>
              <w:r w:rsidRPr="00E31801" w:rsidDel="00665CE8">
                <w:br/>
                <w:delText xml:space="preserve">   - \( x_{ik} \): Binary variable indicating whether item \( i \)</w:delText>
              </w:r>
              <w:r w:rsidR="00B753FC" w:rsidDel="00665CE8">
                <w:delText xml:space="preserve"> in I</w:delText>
              </w:r>
              <w:r w:rsidRPr="00E31801" w:rsidDel="00665CE8">
                <w:delText xml:space="preserve"> is placed in container \( k \)</w:delText>
              </w:r>
              <w:r w:rsidR="00B753FC" w:rsidDel="00665CE8">
                <w:delText xml:space="preserve"> in K</w:delText>
              </w:r>
              <w:r w:rsidRPr="00E31801" w:rsidDel="00665CE8">
                <w:delText>.</w:delText>
              </w:r>
              <w:r w:rsidRPr="00E31801" w:rsidDel="00665CE8">
                <w:br/>
                <w:delText>2. Container Usage:</w:delText>
              </w:r>
              <w:r w:rsidRPr="00E31801" w:rsidDel="00665CE8">
                <w:br/>
                <w:delText xml:space="preserve">   - \( y_k \): Binary variable indicating whether container \( k \) </w:delText>
              </w:r>
              <w:r w:rsidR="00B753FC" w:rsidDel="00665CE8">
                <w:delText xml:space="preserve">in K </w:delText>
              </w:r>
              <w:r w:rsidRPr="00E31801" w:rsidDel="00665CE8">
                <w:delText>is used (1 if used, 0 otherwise).</w:delText>
              </w:r>
              <w:r w:rsidRPr="00E31801" w:rsidDel="00665CE8">
                <w:br/>
                <w:delText>3. Orientation:</w:delText>
              </w:r>
              <w:r w:rsidRPr="00E31801" w:rsidDel="00665CE8">
                <w:br/>
                <w:delText xml:space="preserve">   - \( o_{ik} \): Binary variable indicating the orientation of item \( i \) in container \( k \). 1 if no rotation, 0 if rotated.</w:delText>
              </w:r>
              <w:r w:rsidRPr="00E31801" w:rsidDel="00665CE8">
                <w:br/>
              </w:r>
              <w:r w:rsidRPr="00E31801" w:rsidDel="00665CE8">
                <w:br/>
                <w:delText xml:space="preserve"> Objective Function:</w:delText>
              </w:r>
              <w:r w:rsidRPr="00E31801" w:rsidDel="00665CE8">
                <w:br/>
                <w:delText>Minimize the total number of containers used:</w:delText>
              </w:r>
              <w:r w:rsidRPr="00E31801" w:rsidDel="00665CE8">
                <w:br/>
                <w:delText>Minimize Z = sum(y_k) for all k in K</w:delText>
              </w:r>
              <w:r w:rsidRPr="00E31801" w:rsidDel="00665CE8">
                <w:br/>
              </w:r>
              <w:r w:rsidRPr="00E31801" w:rsidDel="00665CE8">
                <w:br/>
                <w:delText xml:space="preserve"> Constraints:</w:delText>
              </w:r>
              <w:r w:rsidRPr="00E31801" w:rsidDel="00665CE8">
                <w:br/>
              </w:r>
              <w:r w:rsidRPr="00E31801" w:rsidDel="00665CE8">
                <w:br/>
                <w:delText>1. Demand Satisfaction:</w:delText>
              </w:r>
              <w:r w:rsidRPr="00E31801" w:rsidDel="00665CE8">
                <w:br/>
                <w:delText xml:space="preserve">   Each item’s demand must be satisfied:</w:delText>
              </w:r>
              <w:r w:rsidRPr="00E31801" w:rsidDel="00665CE8">
                <w:br/>
                <w:delText xml:space="preserve">   sum(x_ik) &gt;= d_i for all i in I</w:delText>
              </w:r>
              <w:r w:rsidRPr="00E31801" w:rsidDel="00665CE8">
                <w:br/>
              </w:r>
              <w:r w:rsidRPr="00E31801" w:rsidDel="00665CE8">
                <w:br/>
                <w:delText>2. Container Capacity Constraints:</w:delText>
              </w:r>
              <w:r w:rsidRPr="00E31801" w:rsidDel="00665CE8">
                <w:br/>
                <w:delText xml:space="preserve">   - Weight Capacity: sum(q_i * x_ik) &lt;= Q_k for all k in K</w:delText>
              </w:r>
              <w:r w:rsidRPr="00E31801" w:rsidDel="00665CE8">
                <w:br/>
                <w:delText xml:space="preserve">   - Volume Capacity: sum(v_i * x_ik) &lt;= V_k for all k in K</w:delText>
              </w:r>
              <w:r w:rsidRPr="00E31801" w:rsidDel="00665CE8">
                <w:br/>
              </w:r>
              <w:r w:rsidRPr="00E31801" w:rsidDel="00665CE8">
                <w:br/>
                <w:delText>3. Compatibility Constraints:</w:delText>
              </w:r>
              <w:r w:rsidRPr="00E31801" w:rsidDel="00665CE8">
                <w:br/>
                <w:delText xml:space="preserve">   - If items i and j are incompatible, they cannot be packed together:</w:delText>
              </w:r>
              <w:r w:rsidRPr="00E31801" w:rsidDel="00665CE8">
                <w:br/>
                <w:delText xml:space="preserve">   x_ik + x_jk &lt;= 1 for all i, j in I, k in K if C(i,j) = 0</w:delText>
              </w:r>
              <w:r w:rsidRPr="00E31801" w:rsidDel="00665CE8">
                <w:br/>
              </w:r>
              <w:r w:rsidRPr="00E31801" w:rsidDel="00665CE8">
                <w:br/>
                <w:delText>4. Container Usage:</w:delText>
              </w:r>
              <w:r w:rsidRPr="00E31801" w:rsidDel="00665CE8">
                <w:br/>
                <w:delText xml:space="preserve">   If item i is packed into container k, that container must be used:</w:delText>
              </w:r>
              <w:r w:rsidRPr="00E31801" w:rsidDel="00665CE8">
                <w:br/>
                <w:delText xml:space="preserve">   x_ik &lt;= y_k for all i in I, k in K</w:delText>
              </w:r>
              <w:r w:rsidRPr="00E31801" w:rsidDel="00665CE8">
                <w:br/>
              </w:r>
              <w:r w:rsidRPr="00E31801" w:rsidDel="00665CE8">
                <w:br/>
                <w:delText>5. Orientation Constraints:</w:delText>
              </w:r>
              <w:r w:rsidRPr="00E31801" w:rsidDel="00665CE8">
                <w:br/>
                <w:delText xml:space="preserve">   Ensure items fit within the container dimensions with the allowed orientations:</w:delText>
              </w:r>
              <w:r w:rsidRPr="00E31801" w:rsidDel="00665CE8">
                <w:br/>
                <w:delText xml:space="preserve">   o_ik * w_i + (1 - o_ik) * h_i &lt;= W_k for all i in I, k in K</w:delText>
              </w:r>
              <w:r w:rsidRPr="00E31801" w:rsidDel="00665CE8">
                <w:br/>
                <w:delText xml:space="preserve">   o_ik * h_i + (1 - o_ik) * w_i &lt;= H_k for all i in I, k in K</w:delText>
              </w:r>
              <w:r w:rsidRPr="00E31801" w:rsidDel="00665CE8">
                <w:br/>
              </w:r>
              <w:r w:rsidRPr="00E31801" w:rsidDel="00665CE8">
                <w:br/>
                <w:delText xml:space="preserve"> Binary and Integrality Constraints:</w:delText>
              </w:r>
              <w:r w:rsidRPr="00E31801" w:rsidDel="00665CE8">
                <w:br/>
                <w:delText xml:space="preserve">- y_k </w:delText>
              </w:r>
              <w:r w:rsidRPr="00E31801" w:rsidDel="00665CE8">
                <w:rPr>
                  <w:rFonts w:ascii="Cambria Math" w:hAnsi="Cambria Math" w:cs="Cambria Math"/>
                </w:rPr>
                <w:delText>∈</w:delText>
              </w:r>
              <w:r w:rsidRPr="00E31801" w:rsidDel="00665CE8">
                <w:delText xml:space="preserve"> {0, 1}, o_ik </w:delText>
              </w:r>
              <w:r w:rsidRPr="00E31801" w:rsidDel="00665CE8">
                <w:rPr>
                  <w:rFonts w:ascii="Cambria Math" w:hAnsi="Cambria Math" w:cs="Cambria Math"/>
                </w:rPr>
                <w:delText>∈</w:delText>
              </w:r>
              <w:r w:rsidRPr="00E31801" w:rsidDel="00665CE8">
                <w:delText xml:space="preserve"> {0, 1}, x_ik </w:delText>
              </w:r>
              <w:r w:rsidRPr="00E31801" w:rsidDel="00665CE8">
                <w:rPr>
                  <w:rFonts w:ascii="Cambria Math" w:hAnsi="Cambria Math" w:cs="Cambria Math"/>
                </w:rPr>
                <w:delText>∈</w:delText>
              </w:r>
              <w:r w:rsidRPr="00E31801" w:rsidDel="00665CE8">
                <w:delText xml:space="preserve"> {0, 1}</w:delText>
              </w:r>
              <w:r w:rsidRPr="00E31801" w:rsidDel="00665CE8">
                <w:br/>
                <w:delText xml:space="preserve">- x_ik </w:delText>
              </w:r>
              <w:r w:rsidRPr="00E31801" w:rsidDel="00665CE8">
                <w:rPr>
                  <w:rFonts w:ascii="Cambria Math" w:hAnsi="Cambria Math" w:cs="Cambria Math"/>
                </w:rPr>
                <w:delText>∈</w:delText>
              </w:r>
              <w:r w:rsidRPr="00E31801" w:rsidDel="00665CE8">
                <w:delText xml:space="preserve"> Z+ for all i in I, k in K</w:delText>
              </w:r>
              <w:r w:rsidRPr="00E31801" w:rsidDel="00665CE8">
                <w:br/>
              </w:r>
            </w:del>
          </w:p>
          <w:p w14:paraId="0D9B8130" w14:textId="77777777" w:rsidR="00B90279" w:rsidRDefault="00B90279" w:rsidP="00B90279"/>
        </w:tc>
      </w:tr>
    </w:tbl>
    <w:p w14:paraId="5E8733DE" w14:textId="77777777" w:rsidR="007F3993" w:rsidRPr="007B5FA6" w:rsidRDefault="007F3993"/>
    <w:tbl>
      <w:tblPr>
        <w:tblStyle w:val="TableGrid"/>
        <w:tblpPr w:leftFromText="180" w:rightFromText="180" w:horzAnchor="page" w:tblpX="205" w:tblpY="-1092"/>
        <w:tblW w:w="16346" w:type="dxa"/>
        <w:tblLook w:val="04A0" w:firstRow="1" w:lastRow="0" w:firstColumn="1" w:lastColumn="0" w:noHBand="0" w:noVBand="1"/>
      </w:tblPr>
      <w:tblGrid>
        <w:gridCol w:w="10963"/>
        <w:gridCol w:w="5383"/>
      </w:tblGrid>
      <w:tr w:rsidR="007F3993" w:rsidRPr="007B5FA6" w14:paraId="63EE7212" w14:textId="77777777">
        <w:trPr>
          <w:trHeight w:val="390"/>
        </w:trPr>
        <w:tc>
          <w:tcPr>
            <w:tcW w:w="16346" w:type="dxa"/>
            <w:gridSpan w:val="2"/>
          </w:tcPr>
          <w:p w14:paraId="303E5FD0" w14:textId="34FF50FA" w:rsidR="007F3993" w:rsidRPr="007B5FA6" w:rsidRDefault="000C7188" w:rsidP="000C7188">
            <w:pPr>
              <w:jc w:val="center"/>
            </w:pPr>
            <w:commentRangeStart w:id="144"/>
            <w:r w:rsidRPr="007B5FA6">
              <w:rPr>
                <w:sz w:val="44"/>
                <w:szCs w:val="44"/>
              </w:rPr>
              <w:lastRenderedPageBreak/>
              <w:t>TSP Problems</w:t>
            </w:r>
            <w:commentRangeEnd w:id="144"/>
            <w:r w:rsidR="009E0414">
              <w:rPr>
                <w:rStyle w:val="CommentReference"/>
              </w:rPr>
              <w:commentReference w:id="144"/>
            </w:r>
          </w:p>
        </w:tc>
      </w:tr>
      <w:tr w:rsidR="007F3993" w:rsidRPr="007B5FA6" w14:paraId="0E760131" w14:textId="77777777" w:rsidTr="003B711B">
        <w:trPr>
          <w:trHeight w:val="390"/>
        </w:trPr>
        <w:tc>
          <w:tcPr>
            <w:tcW w:w="7933" w:type="dxa"/>
          </w:tcPr>
          <w:p w14:paraId="4D9B0FA1" w14:textId="29A418DC" w:rsidR="007F3993" w:rsidRPr="007B5FA6" w:rsidRDefault="000C7188" w:rsidP="007F3993">
            <w:r w:rsidRPr="007B5FA6">
              <w:t>Problem Statement</w:t>
            </w:r>
          </w:p>
        </w:tc>
        <w:tc>
          <w:tcPr>
            <w:tcW w:w="8413" w:type="dxa"/>
          </w:tcPr>
          <w:p w14:paraId="50B36D54" w14:textId="4FA6B520" w:rsidR="007F3993" w:rsidRPr="007B5FA6" w:rsidRDefault="000C7188" w:rsidP="007F3993">
            <w:r w:rsidRPr="007B5FA6">
              <w:t>Mathematical Model</w:t>
            </w:r>
          </w:p>
        </w:tc>
      </w:tr>
      <w:tr w:rsidR="007F3993" w:rsidRPr="007B5FA6" w14:paraId="684D5C46" w14:textId="77777777" w:rsidTr="003B711B">
        <w:trPr>
          <w:trHeight w:val="406"/>
        </w:trPr>
        <w:tc>
          <w:tcPr>
            <w:tcW w:w="7933" w:type="dxa"/>
          </w:tcPr>
          <w:p w14:paraId="137DDD5C" w14:textId="77777777" w:rsidR="003B5032" w:rsidRPr="003B5032" w:rsidRDefault="003B5032" w:rsidP="003B5032">
            <w:r w:rsidRPr="003B5032">
              <w:t>Speedy Deliveries, a logistics company, operates a fleet of trucks and is tasked with optimizing their delivery routes. The company serves a metropolitan area and now needs to plan routes for its trucks. The objective is to minimize the total distance travelled by all trucks. Each truck starts at the depot and returns to the depot once finishing deliveries. </w:t>
            </w:r>
          </w:p>
          <w:p w14:paraId="7A7C9EAE" w14:textId="77777777" w:rsidR="00661C07" w:rsidRDefault="00661C07" w:rsidP="003B5032"/>
          <w:p w14:paraId="5EA1D8C7" w14:textId="708A08B3" w:rsidR="003B5032" w:rsidRPr="003B5032" w:rsidRDefault="003B5032" w:rsidP="003B5032">
            <w:r w:rsidRPr="003B5032">
              <w:t>The company operates 2 trucks, and each truck has a limited capacity.  </w:t>
            </w:r>
          </w:p>
          <w:p w14:paraId="020639A4" w14:textId="77777777" w:rsidR="003B5032" w:rsidRPr="003B5032" w:rsidRDefault="003B5032" w:rsidP="003B5032">
            <w:r w:rsidRPr="003B5032">
              <w:t>Truck Capacities: </w:t>
            </w:r>
          </w:p>
          <w:p w14:paraId="43DDF8E8" w14:textId="77777777" w:rsidR="003B5032" w:rsidRPr="003B5032" w:rsidRDefault="003B5032" w:rsidP="003B5032">
            <w:pPr>
              <w:numPr>
                <w:ilvl w:val="0"/>
                <w:numId w:val="33"/>
              </w:numPr>
            </w:pPr>
            <w:r w:rsidRPr="003B5032">
              <w:t>Truck 1: Capacity of 10 parcels. </w:t>
            </w:r>
          </w:p>
          <w:p w14:paraId="35A2BC31" w14:textId="77777777" w:rsidR="003B5032" w:rsidRPr="003B5032" w:rsidRDefault="003B5032" w:rsidP="003B5032">
            <w:pPr>
              <w:numPr>
                <w:ilvl w:val="0"/>
                <w:numId w:val="34"/>
              </w:numPr>
            </w:pPr>
            <w:r w:rsidRPr="003B5032">
              <w:t>Truck 2: Capacity of 10 parcels. </w:t>
            </w:r>
          </w:p>
          <w:p w14:paraId="5CEFA496" w14:textId="77777777" w:rsidR="00661C07" w:rsidRDefault="00661C07" w:rsidP="003B5032"/>
          <w:p w14:paraId="3F1A8176" w14:textId="459414D2" w:rsidR="003B5032" w:rsidRPr="003B5032" w:rsidRDefault="003B5032" w:rsidP="003B5032">
            <w:r w:rsidRPr="003B5032">
              <w:t>There are 5 customers to visit, and each is visited exactly once. </w:t>
            </w:r>
          </w:p>
          <w:p w14:paraId="76E567A7" w14:textId="77777777" w:rsidR="003B5032" w:rsidRPr="003B5032" w:rsidRDefault="003B5032" w:rsidP="003B5032">
            <w:r w:rsidRPr="003B5032">
              <w:t>Customer Demands: </w:t>
            </w:r>
          </w:p>
          <w:p w14:paraId="59C65F10" w14:textId="77777777" w:rsidR="003B5032" w:rsidRPr="003B5032" w:rsidRDefault="003B5032" w:rsidP="003B5032">
            <w:pPr>
              <w:numPr>
                <w:ilvl w:val="0"/>
                <w:numId w:val="35"/>
              </w:numPr>
            </w:pPr>
            <w:r w:rsidRPr="003B5032">
              <w:t>Customer 1: 3 parcels. </w:t>
            </w:r>
          </w:p>
          <w:p w14:paraId="2A39CA25" w14:textId="77777777" w:rsidR="003B5032" w:rsidRPr="003B5032" w:rsidRDefault="003B5032" w:rsidP="003B5032">
            <w:pPr>
              <w:numPr>
                <w:ilvl w:val="0"/>
                <w:numId w:val="36"/>
              </w:numPr>
            </w:pPr>
            <w:r w:rsidRPr="003B5032">
              <w:t>Customer 2: 2 parcels. </w:t>
            </w:r>
          </w:p>
          <w:p w14:paraId="060CC569" w14:textId="77777777" w:rsidR="003B5032" w:rsidRPr="003B5032" w:rsidRDefault="003B5032" w:rsidP="003B5032">
            <w:pPr>
              <w:numPr>
                <w:ilvl w:val="0"/>
                <w:numId w:val="37"/>
              </w:numPr>
            </w:pPr>
            <w:r w:rsidRPr="003B5032">
              <w:t>Customer 3: 5 parcels. </w:t>
            </w:r>
          </w:p>
          <w:p w14:paraId="32FE0A10" w14:textId="77777777" w:rsidR="003B5032" w:rsidRPr="003B5032" w:rsidRDefault="003B5032" w:rsidP="003B5032">
            <w:pPr>
              <w:numPr>
                <w:ilvl w:val="0"/>
                <w:numId w:val="38"/>
              </w:numPr>
            </w:pPr>
            <w:r w:rsidRPr="003B5032">
              <w:t>Customer 4: 4 parcels. </w:t>
            </w:r>
          </w:p>
          <w:p w14:paraId="56D4D523" w14:textId="77777777" w:rsidR="003B5032" w:rsidRPr="003B5032" w:rsidRDefault="003B5032" w:rsidP="003B5032">
            <w:pPr>
              <w:numPr>
                <w:ilvl w:val="0"/>
                <w:numId w:val="39"/>
              </w:numPr>
            </w:pPr>
            <w:r w:rsidRPr="003B5032">
              <w:t>Customer 5: 1 parcel.  </w:t>
            </w:r>
          </w:p>
          <w:p w14:paraId="513784EE" w14:textId="77777777" w:rsidR="00661C07" w:rsidRDefault="00661C07" w:rsidP="003B5032"/>
          <w:p w14:paraId="3E018AF0" w14:textId="19E06962" w:rsidR="003B5032" w:rsidRPr="003B5032" w:rsidRDefault="003B5032" w:rsidP="003B5032">
            <w:r w:rsidRPr="003B5032">
              <w:t>Location 0 represents the depot and locations 1 through 5 represent the customer locations. The distances (in km) between any two locations are given below.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4"/>
              <w:gridCol w:w="915"/>
              <w:gridCol w:w="1395"/>
              <w:gridCol w:w="1395"/>
              <w:gridCol w:w="1395"/>
              <w:gridCol w:w="1395"/>
              <w:gridCol w:w="1410"/>
            </w:tblGrid>
            <w:tr w:rsidR="003B5032" w:rsidRPr="003B5032" w14:paraId="65F9B93F" w14:textId="77777777" w:rsidTr="003B5032">
              <w:trPr>
                <w:trHeight w:val="300"/>
              </w:trPr>
              <w:tc>
                <w:tcPr>
                  <w:tcW w:w="840" w:type="dxa"/>
                  <w:tcBorders>
                    <w:top w:val="single" w:sz="6" w:space="0" w:color="auto"/>
                    <w:left w:val="single" w:sz="6" w:space="0" w:color="auto"/>
                    <w:bottom w:val="single" w:sz="6" w:space="0" w:color="auto"/>
                    <w:right w:val="single" w:sz="6" w:space="0" w:color="auto"/>
                  </w:tcBorders>
                  <w:vAlign w:val="center"/>
                  <w:hideMark/>
                </w:tcPr>
                <w:p w14:paraId="5C3BF041" w14:textId="77777777" w:rsidR="003B5032" w:rsidRPr="003B5032" w:rsidRDefault="003B5032" w:rsidP="00D5327E">
                  <w:pPr>
                    <w:framePr w:hSpace="180" w:wrap="around" w:hAnchor="page" w:x="205" w:y="-1092"/>
                    <w:spacing w:after="0" w:line="240" w:lineRule="auto"/>
                  </w:pPr>
                  <w:r w:rsidRPr="003B5032">
                    <w:t>From/To </w:t>
                  </w:r>
                </w:p>
              </w:tc>
              <w:tc>
                <w:tcPr>
                  <w:tcW w:w="915" w:type="dxa"/>
                  <w:tcBorders>
                    <w:top w:val="single" w:sz="6" w:space="0" w:color="auto"/>
                    <w:left w:val="single" w:sz="6" w:space="0" w:color="auto"/>
                    <w:bottom w:val="single" w:sz="6" w:space="0" w:color="auto"/>
                    <w:right w:val="single" w:sz="6" w:space="0" w:color="auto"/>
                  </w:tcBorders>
                  <w:vAlign w:val="center"/>
                  <w:hideMark/>
                </w:tcPr>
                <w:p w14:paraId="027CCA01" w14:textId="77777777" w:rsidR="003B5032" w:rsidRPr="003B5032" w:rsidRDefault="003B5032" w:rsidP="00D5327E">
                  <w:pPr>
                    <w:framePr w:hSpace="180" w:wrap="around" w:hAnchor="page" w:x="205" w:y="-1092"/>
                    <w:spacing w:after="0" w:line="240" w:lineRule="auto"/>
                  </w:pPr>
                  <w:r w:rsidRPr="003B5032">
                    <w:t>0 (Depot)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085E3A6B" w14:textId="77777777" w:rsidR="003B5032" w:rsidRPr="003B5032" w:rsidRDefault="003B5032" w:rsidP="00D5327E">
                  <w:pPr>
                    <w:framePr w:hSpace="180" w:wrap="around" w:hAnchor="page" w:x="205" w:y="-1092"/>
                    <w:spacing w:after="0" w:line="240" w:lineRule="auto"/>
                  </w:pPr>
                  <w:r w:rsidRPr="003B5032">
                    <w:t>1 (Customer 1)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1F3DB3D" w14:textId="77777777" w:rsidR="003B5032" w:rsidRPr="003B5032" w:rsidRDefault="003B5032" w:rsidP="00D5327E">
                  <w:pPr>
                    <w:framePr w:hSpace="180" w:wrap="around" w:hAnchor="page" w:x="205" w:y="-1092"/>
                    <w:spacing w:after="0" w:line="240" w:lineRule="auto"/>
                  </w:pPr>
                  <w:r w:rsidRPr="003B5032">
                    <w:t>2 (Customer 2)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32E7EC1" w14:textId="77777777" w:rsidR="003B5032" w:rsidRPr="003B5032" w:rsidRDefault="003B5032" w:rsidP="00D5327E">
                  <w:pPr>
                    <w:framePr w:hSpace="180" w:wrap="around" w:hAnchor="page" w:x="205" w:y="-1092"/>
                    <w:spacing w:after="0" w:line="240" w:lineRule="auto"/>
                  </w:pPr>
                  <w:r w:rsidRPr="003B5032">
                    <w:t>3 (Customer 3)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49C18745" w14:textId="77777777" w:rsidR="003B5032" w:rsidRPr="003B5032" w:rsidRDefault="003B5032" w:rsidP="00D5327E">
                  <w:pPr>
                    <w:framePr w:hSpace="180" w:wrap="around" w:hAnchor="page" w:x="205" w:y="-1092"/>
                    <w:spacing w:after="0" w:line="240" w:lineRule="auto"/>
                  </w:pPr>
                  <w:r w:rsidRPr="003B5032">
                    <w:t>4 (Customer 4) </w:t>
                  </w:r>
                </w:p>
              </w:tc>
              <w:tc>
                <w:tcPr>
                  <w:tcW w:w="1410" w:type="dxa"/>
                  <w:tcBorders>
                    <w:top w:val="single" w:sz="6" w:space="0" w:color="auto"/>
                    <w:left w:val="single" w:sz="6" w:space="0" w:color="auto"/>
                    <w:bottom w:val="single" w:sz="6" w:space="0" w:color="auto"/>
                    <w:right w:val="single" w:sz="6" w:space="0" w:color="auto"/>
                  </w:tcBorders>
                  <w:vAlign w:val="center"/>
                  <w:hideMark/>
                </w:tcPr>
                <w:p w14:paraId="206F3966" w14:textId="77777777" w:rsidR="003B5032" w:rsidRPr="003B5032" w:rsidRDefault="003B5032" w:rsidP="00D5327E">
                  <w:pPr>
                    <w:framePr w:hSpace="180" w:wrap="around" w:hAnchor="page" w:x="205" w:y="-1092"/>
                    <w:spacing w:after="0" w:line="240" w:lineRule="auto"/>
                  </w:pPr>
                  <w:r w:rsidRPr="003B5032">
                    <w:t>5 (Customer 5) </w:t>
                  </w:r>
                </w:p>
              </w:tc>
            </w:tr>
            <w:tr w:rsidR="003B5032" w:rsidRPr="003B5032" w14:paraId="42250047" w14:textId="77777777" w:rsidTr="003B5032">
              <w:trPr>
                <w:trHeight w:val="300"/>
              </w:trPr>
              <w:tc>
                <w:tcPr>
                  <w:tcW w:w="840" w:type="dxa"/>
                  <w:tcBorders>
                    <w:top w:val="single" w:sz="6" w:space="0" w:color="auto"/>
                    <w:left w:val="single" w:sz="6" w:space="0" w:color="auto"/>
                    <w:bottom w:val="single" w:sz="6" w:space="0" w:color="auto"/>
                    <w:right w:val="single" w:sz="6" w:space="0" w:color="auto"/>
                  </w:tcBorders>
                  <w:vAlign w:val="center"/>
                  <w:hideMark/>
                </w:tcPr>
                <w:p w14:paraId="384492C2" w14:textId="77777777" w:rsidR="003B5032" w:rsidRPr="003B5032" w:rsidRDefault="003B5032" w:rsidP="00D5327E">
                  <w:pPr>
                    <w:framePr w:hSpace="180" w:wrap="around" w:hAnchor="page" w:x="205" w:y="-1092"/>
                    <w:spacing w:after="0" w:line="240" w:lineRule="auto"/>
                  </w:pPr>
                  <w:r w:rsidRPr="003B5032">
                    <w:t>0 </w:t>
                  </w:r>
                </w:p>
              </w:tc>
              <w:tc>
                <w:tcPr>
                  <w:tcW w:w="915" w:type="dxa"/>
                  <w:tcBorders>
                    <w:top w:val="single" w:sz="6" w:space="0" w:color="auto"/>
                    <w:left w:val="single" w:sz="6" w:space="0" w:color="auto"/>
                    <w:bottom w:val="single" w:sz="6" w:space="0" w:color="auto"/>
                    <w:right w:val="single" w:sz="6" w:space="0" w:color="auto"/>
                  </w:tcBorders>
                  <w:vAlign w:val="center"/>
                  <w:hideMark/>
                </w:tcPr>
                <w:p w14:paraId="39BEF365" w14:textId="77777777" w:rsidR="003B5032" w:rsidRPr="003B5032" w:rsidRDefault="003B5032" w:rsidP="00D5327E">
                  <w:pPr>
                    <w:framePr w:hSpace="180" w:wrap="around" w:hAnchor="page" w:x="205" w:y="-1092"/>
                    <w:spacing w:after="0" w:line="240" w:lineRule="auto"/>
                  </w:pPr>
                  <w:r w:rsidRPr="003B5032">
                    <w:t>0 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6D8C3824" w14:textId="77777777" w:rsidR="003B5032" w:rsidRPr="003B5032" w:rsidRDefault="003B5032" w:rsidP="00D5327E">
                  <w:pPr>
                    <w:framePr w:hSpace="180" w:wrap="around" w:hAnchor="page" w:x="205" w:y="-1092"/>
                    <w:spacing w:after="0" w:line="240" w:lineRule="auto"/>
                  </w:pPr>
                  <w:r w:rsidRPr="003B5032">
                    <w:t>3 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37529DBD" w14:textId="77777777" w:rsidR="003B5032" w:rsidRPr="003B5032" w:rsidRDefault="003B5032" w:rsidP="00D5327E">
                  <w:pPr>
                    <w:framePr w:hSpace="180" w:wrap="around" w:hAnchor="page" w:x="205" w:y="-1092"/>
                    <w:spacing w:after="0" w:line="240" w:lineRule="auto"/>
                  </w:pPr>
                  <w:r w:rsidRPr="003B5032">
                    <w:t>4 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777A1B6C" w14:textId="77777777" w:rsidR="003B5032" w:rsidRPr="003B5032" w:rsidRDefault="003B5032" w:rsidP="00D5327E">
                  <w:pPr>
                    <w:framePr w:hSpace="180" w:wrap="around" w:hAnchor="page" w:x="205" w:y="-1092"/>
                    <w:spacing w:after="0" w:line="240" w:lineRule="auto"/>
                  </w:pPr>
                  <w:r w:rsidRPr="003B5032">
                    <w:t>6 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27AEE2E" w14:textId="77777777" w:rsidR="003B5032" w:rsidRPr="003B5032" w:rsidRDefault="003B5032" w:rsidP="00D5327E">
                  <w:pPr>
                    <w:framePr w:hSpace="180" w:wrap="around" w:hAnchor="page" w:x="205" w:y="-1092"/>
                    <w:spacing w:after="0" w:line="240" w:lineRule="auto"/>
                  </w:pPr>
                  <w:r w:rsidRPr="003B5032">
                    <w:t>7 </w:t>
                  </w:r>
                </w:p>
              </w:tc>
              <w:tc>
                <w:tcPr>
                  <w:tcW w:w="1410" w:type="dxa"/>
                  <w:tcBorders>
                    <w:top w:val="single" w:sz="6" w:space="0" w:color="auto"/>
                    <w:left w:val="single" w:sz="6" w:space="0" w:color="auto"/>
                    <w:bottom w:val="single" w:sz="6" w:space="0" w:color="auto"/>
                    <w:right w:val="single" w:sz="6" w:space="0" w:color="auto"/>
                  </w:tcBorders>
                  <w:vAlign w:val="center"/>
                  <w:hideMark/>
                </w:tcPr>
                <w:p w14:paraId="61101C92" w14:textId="77777777" w:rsidR="003B5032" w:rsidRPr="003B5032" w:rsidRDefault="003B5032" w:rsidP="00D5327E">
                  <w:pPr>
                    <w:framePr w:hSpace="180" w:wrap="around" w:hAnchor="page" w:x="205" w:y="-1092"/>
                    <w:spacing w:after="0" w:line="240" w:lineRule="auto"/>
                  </w:pPr>
                  <w:r w:rsidRPr="003B5032">
                    <w:t>5 </w:t>
                  </w:r>
                </w:p>
              </w:tc>
            </w:tr>
            <w:tr w:rsidR="003B5032" w:rsidRPr="003B5032" w14:paraId="704B1D64" w14:textId="77777777" w:rsidTr="003B5032">
              <w:trPr>
                <w:trHeight w:val="300"/>
              </w:trPr>
              <w:tc>
                <w:tcPr>
                  <w:tcW w:w="840" w:type="dxa"/>
                  <w:tcBorders>
                    <w:top w:val="single" w:sz="6" w:space="0" w:color="auto"/>
                    <w:left w:val="single" w:sz="6" w:space="0" w:color="auto"/>
                    <w:bottom w:val="single" w:sz="6" w:space="0" w:color="auto"/>
                    <w:right w:val="single" w:sz="6" w:space="0" w:color="auto"/>
                  </w:tcBorders>
                  <w:vAlign w:val="center"/>
                  <w:hideMark/>
                </w:tcPr>
                <w:p w14:paraId="20888B92" w14:textId="77777777" w:rsidR="003B5032" w:rsidRPr="003B5032" w:rsidRDefault="003B5032" w:rsidP="00D5327E">
                  <w:pPr>
                    <w:framePr w:hSpace="180" w:wrap="around" w:hAnchor="page" w:x="205" w:y="-1092"/>
                    <w:spacing w:after="0" w:line="240" w:lineRule="auto"/>
                  </w:pPr>
                  <w:r w:rsidRPr="003B5032">
                    <w:t>1 </w:t>
                  </w:r>
                </w:p>
              </w:tc>
              <w:tc>
                <w:tcPr>
                  <w:tcW w:w="915" w:type="dxa"/>
                  <w:tcBorders>
                    <w:top w:val="single" w:sz="6" w:space="0" w:color="auto"/>
                    <w:left w:val="single" w:sz="6" w:space="0" w:color="auto"/>
                    <w:bottom w:val="single" w:sz="6" w:space="0" w:color="auto"/>
                    <w:right w:val="single" w:sz="6" w:space="0" w:color="auto"/>
                  </w:tcBorders>
                  <w:vAlign w:val="center"/>
                  <w:hideMark/>
                </w:tcPr>
                <w:p w14:paraId="315F2978" w14:textId="77777777" w:rsidR="003B5032" w:rsidRPr="003B5032" w:rsidRDefault="003B5032" w:rsidP="00D5327E">
                  <w:pPr>
                    <w:framePr w:hSpace="180" w:wrap="around" w:hAnchor="page" w:x="205" w:y="-1092"/>
                    <w:spacing w:after="0" w:line="240" w:lineRule="auto"/>
                  </w:pPr>
                  <w:r w:rsidRPr="003B5032">
                    <w:t>3 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AC6BABC" w14:textId="77777777" w:rsidR="003B5032" w:rsidRPr="003B5032" w:rsidRDefault="003B5032" w:rsidP="00D5327E">
                  <w:pPr>
                    <w:framePr w:hSpace="180" w:wrap="around" w:hAnchor="page" w:x="205" w:y="-1092"/>
                    <w:spacing w:after="0" w:line="240" w:lineRule="auto"/>
                  </w:pPr>
                  <w:r w:rsidRPr="003B5032">
                    <w:t>0 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4F6857B" w14:textId="77777777" w:rsidR="003B5032" w:rsidRPr="003B5032" w:rsidRDefault="003B5032" w:rsidP="00D5327E">
                  <w:pPr>
                    <w:framePr w:hSpace="180" w:wrap="around" w:hAnchor="page" w:x="205" w:y="-1092"/>
                    <w:spacing w:after="0" w:line="240" w:lineRule="auto"/>
                  </w:pPr>
                  <w:r w:rsidRPr="003B5032">
                    <w:t>5 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06B8897" w14:textId="77777777" w:rsidR="003B5032" w:rsidRPr="003B5032" w:rsidRDefault="003B5032" w:rsidP="00D5327E">
                  <w:pPr>
                    <w:framePr w:hSpace="180" w:wrap="around" w:hAnchor="page" w:x="205" w:y="-1092"/>
                    <w:spacing w:after="0" w:line="240" w:lineRule="auto"/>
                  </w:pPr>
                  <w:r w:rsidRPr="003B5032">
                    <w:t>4 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5863D894" w14:textId="77777777" w:rsidR="003B5032" w:rsidRPr="003B5032" w:rsidRDefault="003B5032" w:rsidP="00D5327E">
                  <w:pPr>
                    <w:framePr w:hSpace="180" w:wrap="around" w:hAnchor="page" w:x="205" w:y="-1092"/>
                    <w:spacing w:after="0" w:line="240" w:lineRule="auto"/>
                  </w:pPr>
                  <w:r w:rsidRPr="003B5032">
                    <w:t>6 </w:t>
                  </w:r>
                </w:p>
              </w:tc>
              <w:tc>
                <w:tcPr>
                  <w:tcW w:w="1410" w:type="dxa"/>
                  <w:tcBorders>
                    <w:top w:val="single" w:sz="6" w:space="0" w:color="auto"/>
                    <w:left w:val="single" w:sz="6" w:space="0" w:color="auto"/>
                    <w:bottom w:val="single" w:sz="6" w:space="0" w:color="auto"/>
                    <w:right w:val="single" w:sz="6" w:space="0" w:color="auto"/>
                  </w:tcBorders>
                  <w:vAlign w:val="center"/>
                  <w:hideMark/>
                </w:tcPr>
                <w:p w14:paraId="097889CC" w14:textId="77777777" w:rsidR="003B5032" w:rsidRPr="003B5032" w:rsidRDefault="003B5032" w:rsidP="00D5327E">
                  <w:pPr>
                    <w:framePr w:hSpace="180" w:wrap="around" w:hAnchor="page" w:x="205" w:y="-1092"/>
                    <w:spacing w:after="0" w:line="240" w:lineRule="auto"/>
                  </w:pPr>
                  <w:r w:rsidRPr="003B5032">
                    <w:t>8 </w:t>
                  </w:r>
                </w:p>
              </w:tc>
            </w:tr>
            <w:tr w:rsidR="003B5032" w:rsidRPr="003B5032" w14:paraId="147B0C2C" w14:textId="77777777" w:rsidTr="003B5032">
              <w:trPr>
                <w:trHeight w:val="300"/>
              </w:trPr>
              <w:tc>
                <w:tcPr>
                  <w:tcW w:w="840" w:type="dxa"/>
                  <w:tcBorders>
                    <w:top w:val="single" w:sz="6" w:space="0" w:color="auto"/>
                    <w:left w:val="single" w:sz="6" w:space="0" w:color="auto"/>
                    <w:bottom w:val="single" w:sz="6" w:space="0" w:color="auto"/>
                    <w:right w:val="single" w:sz="6" w:space="0" w:color="auto"/>
                  </w:tcBorders>
                  <w:vAlign w:val="center"/>
                  <w:hideMark/>
                </w:tcPr>
                <w:p w14:paraId="0CB36DB5" w14:textId="77777777" w:rsidR="003B5032" w:rsidRPr="003B5032" w:rsidRDefault="003B5032" w:rsidP="00D5327E">
                  <w:pPr>
                    <w:framePr w:hSpace="180" w:wrap="around" w:hAnchor="page" w:x="205" w:y="-1092"/>
                    <w:spacing w:after="0" w:line="240" w:lineRule="auto"/>
                  </w:pPr>
                  <w:r w:rsidRPr="003B5032">
                    <w:t>2 </w:t>
                  </w:r>
                </w:p>
              </w:tc>
              <w:tc>
                <w:tcPr>
                  <w:tcW w:w="915" w:type="dxa"/>
                  <w:tcBorders>
                    <w:top w:val="single" w:sz="6" w:space="0" w:color="auto"/>
                    <w:left w:val="single" w:sz="6" w:space="0" w:color="auto"/>
                    <w:bottom w:val="single" w:sz="6" w:space="0" w:color="auto"/>
                    <w:right w:val="single" w:sz="6" w:space="0" w:color="auto"/>
                  </w:tcBorders>
                  <w:vAlign w:val="center"/>
                  <w:hideMark/>
                </w:tcPr>
                <w:p w14:paraId="5A846D47" w14:textId="77777777" w:rsidR="003B5032" w:rsidRPr="003B5032" w:rsidRDefault="003B5032" w:rsidP="00D5327E">
                  <w:pPr>
                    <w:framePr w:hSpace="180" w:wrap="around" w:hAnchor="page" w:x="205" w:y="-1092"/>
                    <w:spacing w:after="0" w:line="240" w:lineRule="auto"/>
                  </w:pPr>
                  <w:r w:rsidRPr="003B5032">
                    <w:t>4 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561234C" w14:textId="77777777" w:rsidR="003B5032" w:rsidRPr="003B5032" w:rsidRDefault="003B5032" w:rsidP="00D5327E">
                  <w:pPr>
                    <w:framePr w:hSpace="180" w:wrap="around" w:hAnchor="page" w:x="205" w:y="-1092"/>
                    <w:spacing w:after="0" w:line="240" w:lineRule="auto"/>
                  </w:pPr>
                  <w:r w:rsidRPr="003B5032">
                    <w:t>5 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1A93E0AC" w14:textId="77777777" w:rsidR="003B5032" w:rsidRPr="003B5032" w:rsidRDefault="003B5032" w:rsidP="00D5327E">
                  <w:pPr>
                    <w:framePr w:hSpace="180" w:wrap="around" w:hAnchor="page" w:x="205" w:y="-1092"/>
                    <w:spacing w:after="0" w:line="240" w:lineRule="auto"/>
                  </w:pPr>
                  <w:r w:rsidRPr="003B5032">
                    <w:t>0 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361ED398" w14:textId="77777777" w:rsidR="003B5032" w:rsidRPr="003B5032" w:rsidRDefault="003B5032" w:rsidP="00D5327E">
                  <w:pPr>
                    <w:framePr w:hSpace="180" w:wrap="around" w:hAnchor="page" w:x="205" w:y="-1092"/>
                    <w:spacing w:after="0" w:line="240" w:lineRule="auto"/>
                  </w:pPr>
                  <w:r w:rsidRPr="003B5032">
                    <w:t>3 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57A82F08" w14:textId="77777777" w:rsidR="003B5032" w:rsidRPr="003B5032" w:rsidRDefault="003B5032" w:rsidP="00D5327E">
                  <w:pPr>
                    <w:framePr w:hSpace="180" w:wrap="around" w:hAnchor="page" w:x="205" w:y="-1092"/>
                    <w:spacing w:after="0" w:line="240" w:lineRule="auto"/>
                  </w:pPr>
                  <w:r w:rsidRPr="003B5032">
                    <w:t>4 </w:t>
                  </w:r>
                </w:p>
              </w:tc>
              <w:tc>
                <w:tcPr>
                  <w:tcW w:w="1410" w:type="dxa"/>
                  <w:tcBorders>
                    <w:top w:val="single" w:sz="6" w:space="0" w:color="auto"/>
                    <w:left w:val="single" w:sz="6" w:space="0" w:color="auto"/>
                    <w:bottom w:val="single" w:sz="6" w:space="0" w:color="auto"/>
                    <w:right w:val="single" w:sz="6" w:space="0" w:color="auto"/>
                  </w:tcBorders>
                  <w:vAlign w:val="center"/>
                  <w:hideMark/>
                </w:tcPr>
                <w:p w14:paraId="6A212450" w14:textId="77777777" w:rsidR="003B5032" w:rsidRPr="003B5032" w:rsidRDefault="003B5032" w:rsidP="00D5327E">
                  <w:pPr>
                    <w:framePr w:hSpace="180" w:wrap="around" w:hAnchor="page" w:x="205" w:y="-1092"/>
                    <w:spacing w:after="0" w:line="240" w:lineRule="auto"/>
                  </w:pPr>
                  <w:r w:rsidRPr="003B5032">
                    <w:t>7 </w:t>
                  </w:r>
                </w:p>
              </w:tc>
            </w:tr>
            <w:tr w:rsidR="003B5032" w:rsidRPr="003B5032" w14:paraId="6D4B05E1" w14:textId="77777777" w:rsidTr="003B5032">
              <w:trPr>
                <w:trHeight w:val="300"/>
              </w:trPr>
              <w:tc>
                <w:tcPr>
                  <w:tcW w:w="840" w:type="dxa"/>
                  <w:tcBorders>
                    <w:top w:val="single" w:sz="6" w:space="0" w:color="auto"/>
                    <w:left w:val="single" w:sz="6" w:space="0" w:color="auto"/>
                    <w:bottom w:val="single" w:sz="6" w:space="0" w:color="auto"/>
                    <w:right w:val="single" w:sz="6" w:space="0" w:color="auto"/>
                  </w:tcBorders>
                  <w:vAlign w:val="center"/>
                  <w:hideMark/>
                </w:tcPr>
                <w:p w14:paraId="4F8EB82B" w14:textId="77777777" w:rsidR="003B5032" w:rsidRPr="003B5032" w:rsidRDefault="003B5032" w:rsidP="00D5327E">
                  <w:pPr>
                    <w:framePr w:hSpace="180" w:wrap="around" w:hAnchor="page" w:x="205" w:y="-1092"/>
                    <w:spacing w:after="0" w:line="240" w:lineRule="auto"/>
                  </w:pPr>
                  <w:r w:rsidRPr="003B5032">
                    <w:t>3 </w:t>
                  </w:r>
                </w:p>
              </w:tc>
              <w:tc>
                <w:tcPr>
                  <w:tcW w:w="915" w:type="dxa"/>
                  <w:tcBorders>
                    <w:top w:val="single" w:sz="6" w:space="0" w:color="auto"/>
                    <w:left w:val="single" w:sz="6" w:space="0" w:color="auto"/>
                    <w:bottom w:val="single" w:sz="6" w:space="0" w:color="auto"/>
                    <w:right w:val="single" w:sz="6" w:space="0" w:color="auto"/>
                  </w:tcBorders>
                  <w:vAlign w:val="center"/>
                  <w:hideMark/>
                </w:tcPr>
                <w:p w14:paraId="313C2EB3" w14:textId="77777777" w:rsidR="003B5032" w:rsidRPr="003B5032" w:rsidRDefault="003B5032" w:rsidP="00D5327E">
                  <w:pPr>
                    <w:framePr w:hSpace="180" w:wrap="around" w:hAnchor="page" w:x="205" w:y="-1092"/>
                    <w:spacing w:after="0" w:line="240" w:lineRule="auto"/>
                  </w:pPr>
                  <w:r w:rsidRPr="003B5032">
                    <w:t>6 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6CD86423" w14:textId="77777777" w:rsidR="003B5032" w:rsidRPr="003B5032" w:rsidRDefault="003B5032" w:rsidP="00D5327E">
                  <w:pPr>
                    <w:framePr w:hSpace="180" w:wrap="around" w:hAnchor="page" w:x="205" w:y="-1092"/>
                    <w:spacing w:after="0" w:line="240" w:lineRule="auto"/>
                  </w:pPr>
                  <w:r w:rsidRPr="003B5032">
                    <w:t>4 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44868E1F" w14:textId="77777777" w:rsidR="003B5032" w:rsidRPr="003B5032" w:rsidRDefault="003B5032" w:rsidP="00D5327E">
                  <w:pPr>
                    <w:framePr w:hSpace="180" w:wrap="around" w:hAnchor="page" w:x="205" w:y="-1092"/>
                    <w:spacing w:after="0" w:line="240" w:lineRule="auto"/>
                  </w:pPr>
                  <w:r w:rsidRPr="003B5032">
                    <w:t>3 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79071B64" w14:textId="77777777" w:rsidR="003B5032" w:rsidRPr="003B5032" w:rsidRDefault="003B5032" w:rsidP="00D5327E">
                  <w:pPr>
                    <w:framePr w:hSpace="180" w:wrap="around" w:hAnchor="page" w:x="205" w:y="-1092"/>
                    <w:spacing w:after="0" w:line="240" w:lineRule="auto"/>
                  </w:pPr>
                  <w:r w:rsidRPr="003B5032">
                    <w:t>0 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0B2CD42" w14:textId="77777777" w:rsidR="003B5032" w:rsidRPr="003B5032" w:rsidRDefault="003B5032" w:rsidP="00D5327E">
                  <w:pPr>
                    <w:framePr w:hSpace="180" w:wrap="around" w:hAnchor="page" w:x="205" w:y="-1092"/>
                    <w:spacing w:after="0" w:line="240" w:lineRule="auto"/>
                  </w:pPr>
                  <w:r w:rsidRPr="003B5032">
                    <w:t>2 </w:t>
                  </w:r>
                </w:p>
              </w:tc>
              <w:tc>
                <w:tcPr>
                  <w:tcW w:w="1410" w:type="dxa"/>
                  <w:tcBorders>
                    <w:top w:val="single" w:sz="6" w:space="0" w:color="auto"/>
                    <w:left w:val="single" w:sz="6" w:space="0" w:color="auto"/>
                    <w:bottom w:val="single" w:sz="6" w:space="0" w:color="auto"/>
                    <w:right w:val="single" w:sz="6" w:space="0" w:color="auto"/>
                  </w:tcBorders>
                  <w:vAlign w:val="center"/>
                  <w:hideMark/>
                </w:tcPr>
                <w:p w14:paraId="06790F42" w14:textId="77777777" w:rsidR="003B5032" w:rsidRPr="003B5032" w:rsidRDefault="003B5032" w:rsidP="00D5327E">
                  <w:pPr>
                    <w:framePr w:hSpace="180" w:wrap="around" w:hAnchor="page" w:x="205" w:y="-1092"/>
                    <w:spacing w:after="0" w:line="240" w:lineRule="auto"/>
                  </w:pPr>
                  <w:r w:rsidRPr="003B5032">
                    <w:t>6 </w:t>
                  </w:r>
                </w:p>
              </w:tc>
            </w:tr>
            <w:tr w:rsidR="003B5032" w:rsidRPr="003B5032" w14:paraId="1EBA78C6" w14:textId="77777777" w:rsidTr="003B5032">
              <w:trPr>
                <w:trHeight w:val="300"/>
              </w:trPr>
              <w:tc>
                <w:tcPr>
                  <w:tcW w:w="840" w:type="dxa"/>
                  <w:tcBorders>
                    <w:top w:val="single" w:sz="6" w:space="0" w:color="auto"/>
                    <w:left w:val="single" w:sz="6" w:space="0" w:color="auto"/>
                    <w:bottom w:val="single" w:sz="6" w:space="0" w:color="auto"/>
                    <w:right w:val="single" w:sz="6" w:space="0" w:color="auto"/>
                  </w:tcBorders>
                  <w:vAlign w:val="center"/>
                  <w:hideMark/>
                </w:tcPr>
                <w:p w14:paraId="722D7DB3" w14:textId="77777777" w:rsidR="003B5032" w:rsidRPr="003B5032" w:rsidRDefault="003B5032" w:rsidP="00D5327E">
                  <w:pPr>
                    <w:framePr w:hSpace="180" w:wrap="around" w:hAnchor="page" w:x="205" w:y="-1092"/>
                    <w:spacing w:after="0" w:line="240" w:lineRule="auto"/>
                  </w:pPr>
                  <w:r w:rsidRPr="003B5032">
                    <w:t>4 </w:t>
                  </w:r>
                </w:p>
              </w:tc>
              <w:tc>
                <w:tcPr>
                  <w:tcW w:w="915" w:type="dxa"/>
                  <w:tcBorders>
                    <w:top w:val="single" w:sz="6" w:space="0" w:color="auto"/>
                    <w:left w:val="single" w:sz="6" w:space="0" w:color="auto"/>
                    <w:bottom w:val="single" w:sz="6" w:space="0" w:color="auto"/>
                    <w:right w:val="single" w:sz="6" w:space="0" w:color="auto"/>
                  </w:tcBorders>
                  <w:vAlign w:val="center"/>
                  <w:hideMark/>
                </w:tcPr>
                <w:p w14:paraId="563C2AB2" w14:textId="77777777" w:rsidR="003B5032" w:rsidRPr="003B5032" w:rsidRDefault="003B5032" w:rsidP="00D5327E">
                  <w:pPr>
                    <w:framePr w:hSpace="180" w:wrap="around" w:hAnchor="page" w:x="205" w:y="-1092"/>
                    <w:spacing w:after="0" w:line="240" w:lineRule="auto"/>
                  </w:pPr>
                  <w:r w:rsidRPr="003B5032">
                    <w:t>7 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5D3ED371" w14:textId="77777777" w:rsidR="003B5032" w:rsidRPr="003B5032" w:rsidRDefault="003B5032" w:rsidP="00D5327E">
                  <w:pPr>
                    <w:framePr w:hSpace="180" w:wrap="around" w:hAnchor="page" w:x="205" w:y="-1092"/>
                    <w:spacing w:after="0" w:line="240" w:lineRule="auto"/>
                  </w:pPr>
                  <w:r w:rsidRPr="003B5032">
                    <w:t>6 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4E427BA7" w14:textId="77777777" w:rsidR="003B5032" w:rsidRPr="003B5032" w:rsidRDefault="003B5032" w:rsidP="00D5327E">
                  <w:pPr>
                    <w:framePr w:hSpace="180" w:wrap="around" w:hAnchor="page" w:x="205" w:y="-1092"/>
                    <w:spacing w:after="0" w:line="240" w:lineRule="auto"/>
                  </w:pPr>
                  <w:r w:rsidRPr="003B5032">
                    <w:t>4 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678E9B32" w14:textId="77777777" w:rsidR="003B5032" w:rsidRPr="003B5032" w:rsidRDefault="003B5032" w:rsidP="00D5327E">
                  <w:pPr>
                    <w:framePr w:hSpace="180" w:wrap="around" w:hAnchor="page" w:x="205" w:y="-1092"/>
                    <w:spacing w:after="0" w:line="240" w:lineRule="auto"/>
                  </w:pPr>
                  <w:r w:rsidRPr="003B5032">
                    <w:t>2 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64E4ABB9" w14:textId="77777777" w:rsidR="003B5032" w:rsidRPr="003B5032" w:rsidRDefault="003B5032" w:rsidP="00D5327E">
                  <w:pPr>
                    <w:framePr w:hSpace="180" w:wrap="around" w:hAnchor="page" w:x="205" w:y="-1092"/>
                    <w:spacing w:after="0" w:line="240" w:lineRule="auto"/>
                  </w:pPr>
                  <w:r w:rsidRPr="003B5032">
                    <w:t>0 </w:t>
                  </w:r>
                </w:p>
              </w:tc>
              <w:tc>
                <w:tcPr>
                  <w:tcW w:w="1410" w:type="dxa"/>
                  <w:tcBorders>
                    <w:top w:val="single" w:sz="6" w:space="0" w:color="auto"/>
                    <w:left w:val="single" w:sz="6" w:space="0" w:color="auto"/>
                    <w:bottom w:val="single" w:sz="6" w:space="0" w:color="auto"/>
                    <w:right w:val="single" w:sz="6" w:space="0" w:color="auto"/>
                  </w:tcBorders>
                  <w:vAlign w:val="center"/>
                  <w:hideMark/>
                </w:tcPr>
                <w:p w14:paraId="339CBAE4" w14:textId="77777777" w:rsidR="003B5032" w:rsidRPr="003B5032" w:rsidRDefault="003B5032" w:rsidP="00D5327E">
                  <w:pPr>
                    <w:framePr w:hSpace="180" w:wrap="around" w:hAnchor="page" w:x="205" w:y="-1092"/>
                    <w:spacing w:after="0" w:line="240" w:lineRule="auto"/>
                  </w:pPr>
                  <w:r w:rsidRPr="003B5032">
                    <w:t>3 </w:t>
                  </w:r>
                </w:p>
              </w:tc>
            </w:tr>
            <w:tr w:rsidR="003B5032" w:rsidRPr="003B5032" w14:paraId="5EF92A73" w14:textId="77777777" w:rsidTr="003B5032">
              <w:trPr>
                <w:trHeight w:val="300"/>
              </w:trPr>
              <w:tc>
                <w:tcPr>
                  <w:tcW w:w="840" w:type="dxa"/>
                  <w:tcBorders>
                    <w:top w:val="single" w:sz="6" w:space="0" w:color="auto"/>
                    <w:left w:val="single" w:sz="6" w:space="0" w:color="auto"/>
                    <w:bottom w:val="single" w:sz="6" w:space="0" w:color="auto"/>
                    <w:right w:val="single" w:sz="6" w:space="0" w:color="auto"/>
                  </w:tcBorders>
                  <w:vAlign w:val="center"/>
                  <w:hideMark/>
                </w:tcPr>
                <w:p w14:paraId="72B80364" w14:textId="77777777" w:rsidR="003B5032" w:rsidRPr="003B5032" w:rsidRDefault="003B5032" w:rsidP="00D5327E">
                  <w:pPr>
                    <w:framePr w:hSpace="180" w:wrap="around" w:hAnchor="page" w:x="205" w:y="-1092"/>
                    <w:spacing w:after="0" w:line="240" w:lineRule="auto"/>
                  </w:pPr>
                  <w:r w:rsidRPr="003B5032">
                    <w:t>5 </w:t>
                  </w:r>
                </w:p>
              </w:tc>
              <w:tc>
                <w:tcPr>
                  <w:tcW w:w="915" w:type="dxa"/>
                  <w:tcBorders>
                    <w:top w:val="single" w:sz="6" w:space="0" w:color="auto"/>
                    <w:left w:val="single" w:sz="6" w:space="0" w:color="auto"/>
                    <w:bottom w:val="single" w:sz="6" w:space="0" w:color="auto"/>
                    <w:right w:val="single" w:sz="6" w:space="0" w:color="auto"/>
                  </w:tcBorders>
                  <w:vAlign w:val="center"/>
                  <w:hideMark/>
                </w:tcPr>
                <w:p w14:paraId="18670DC4" w14:textId="77777777" w:rsidR="003B5032" w:rsidRPr="003B5032" w:rsidRDefault="003B5032" w:rsidP="00D5327E">
                  <w:pPr>
                    <w:framePr w:hSpace="180" w:wrap="around" w:hAnchor="page" w:x="205" w:y="-1092"/>
                    <w:spacing w:after="0" w:line="240" w:lineRule="auto"/>
                  </w:pPr>
                  <w:r w:rsidRPr="003B5032">
                    <w:t>5 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4487C430" w14:textId="77777777" w:rsidR="003B5032" w:rsidRPr="003B5032" w:rsidRDefault="003B5032" w:rsidP="00D5327E">
                  <w:pPr>
                    <w:framePr w:hSpace="180" w:wrap="around" w:hAnchor="page" w:x="205" w:y="-1092"/>
                    <w:spacing w:after="0" w:line="240" w:lineRule="auto"/>
                  </w:pPr>
                  <w:r w:rsidRPr="003B5032">
                    <w:t>8 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77E30D1" w14:textId="77777777" w:rsidR="003B5032" w:rsidRPr="003B5032" w:rsidRDefault="003B5032" w:rsidP="00D5327E">
                  <w:pPr>
                    <w:framePr w:hSpace="180" w:wrap="around" w:hAnchor="page" w:x="205" w:y="-1092"/>
                    <w:spacing w:after="0" w:line="240" w:lineRule="auto"/>
                  </w:pPr>
                  <w:r w:rsidRPr="003B5032">
                    <w:t>7 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F23916D" w14:textId="77777777" w:rsidR="003B5032" w:rsidRPr="003B5032" w:rsidRDefault="003B5032" w:rsidP="00D5327E">
                  <w:pPr>
                    <w:framePr w:hSpace="180" w:wrap="around" w:hAnchor="page" w:x="205" w:y="-1092"/>
                    <w:spacing w:after="0" w:line="240" w:lineRule="auto"/>
                  </w:pPr>
                  <w:r w:rsidRPr="003B5032">
                    <w:t>6 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028ED1BA" w14:textId="77777777" w:rsidR="003B5032" w:rsidRPr="003B5032" w:rsidRDefault="003B5032" w:rsidP="00D5327E">
                  <w:pPr>
                    <w:framePr w:hSpace="180" w:wrap="around" w:hAnchor="page" w:x="205" w:y="-1092"/>
                    <w:spacing w:after="0" w:line="240" w:lineRule="auto"/>
                  </w:pPr>
                  <w:r w:rsidRPr="003B5032">
                    <w:t>3 </w:t>
                  </w:r>
                </w:p>
              </w:tc>
              <w:tc>
                <w:tcPr>
                  <w:tcW w:w="1410" w:type="dxa"/>
                  <w:tcBorders>
                    <w:top w:val="single" w:sz="6" w:space="0" w:color="auto"/>
                    <w:left w:val="single" w:sz="6" w:space="0" w:color="auto"/>
                    <w:bottom w:val="single" w:sz="6" w:space="0" w:color="auto"/>
                    <w:right w:val="single" w:sz="6" w:space="0" w:color="auto"/>
                  </w:tcBorders>
                  <w:vAlign w:val="center"/>
                  <w:hideMark/>
                </w:tcPr>
                <w:p w14:paraId="3C1078DA" w14:textId="77777777" w:rsidR="003B5032" w:rsidRPr="003B5032" w:rsidRDefault="003B5032" w:rsidP="00D5327E">
                  <w:pPr>
                    <w:framePr w:hSpace="180" w:wrap="around" w:hAnchor="page" w:x="205" w:y="-1092"/>
                    <w:spacing w:after="0" w:line="240" w:lineRule="auto"/>
                  </w:pPr>
                  <w:r w:rsidRPr="003B5032">
                    <w:t>0 </w:t>
                  </w:r>
                </w:p>
              </w:tc>
            </w:tr>
          </w:tbl>
          <w:p w14:paraId="17DE53CC" w14:textId="77777777" w:rsidR="003B5032" w:rsidRPr="003B5032" w:rsidRDefault="003B5032" w:rsidP="003B5032">
            <w:r w:rsidRPr="003B5032">
              <w:t> </w:t>
            </w:r>
          </w:p>
          <w:p w14:paraId="601867D3" w14:textId="77777777" w:rsidR="007F3993" w:rsidRPr="007B5FA6" w:rsidRDefault="007F3993" w:rsidP="007F3993"/>
        </w:tc>
        <w:tc>
          <w:tcPr>
            <w:tcW w:w="8413" w:type="dxa"/>
          </w:tcPr>
          <w:p w14:paraId="47C0DB4D" w14:textId="77777777" w:rsidR="00212ADA" w:rsidRPr="00212ADA" w:rsidRDefault="00212ADA" w:rsidP="00212ADA">
            <w:r w:rsidRPr="00212ADA">
              <w:t>Decision Variables</w:t>
            </w:r>
          </w:p>
          <w:p w14:paraId="4CAA01B9" w14:textId="77777777" w:rsidR="00212ADA" w:rsidRPr="00212ADA" w:rsidRDefault="00212ADA" w:rsidP="00212ADA">
            <w:r w:rsidRPr="00212ADA">
              <w:t xml:space="preserve">Let </w:t>
            </w:r>
            <w:proofErr w:type="spellStart"/>
            <w:r w:rsidRPr="00212ADA">
              <w:t>x_</w:t>
            </w:r>
            <w:proofErr w:type="gramStart"/>
            <w:r w:rsidRPr="00212ADA">
              <w:t>ij,k</w:t>
            </w:r>
            <w:proofErr w:type="spellEnd"/>
            <w:proofErr w:type="gramEnd"/>
            <w:r w:rsidRPr="00212ADA">
              <w:t xml:space="preserve"> be a binary variable where:</w:t>
            </w:r>
          </w:p>
          <w:p w14:paraId="3110ED80" w14:textId="77777777" w:rsidR="00212ADA" w:rsidRPr="00212ADA" w:rsidRDefault="00212ADA" w:rsidP="00212ADA">
            <w:r w:rsidRPr="00212ADA">
              <w:t xml:space="preserve"> - </w:t>
            </w:r>
            <w:proofErr w:type="spellStart"/>
            <w:r w:rsidRPr="00212ADA">
              <w:t>x_</w:t>
            </w:r>
            <w:proofErr w:type="gramStart"/>
            <w:r w:rsidRPr="00212ADA">
              <w:t>ij,k</w:t>
            </w:r>
            <w:proofErr w:type="spellEnd"/>
            <w:proofErr w:type="gramEnd"/>
            <w:r w:rsidRPr="00212ADA">
              <w:t xml:space="preserve"> = 1 if truck k travels directly from location </w:t>
            </w:r>
            <w:proofErr w:type="spellStart"/>
            <w:r w:rsidRPr="00212ADA">
              <w:t>i</w:t>
            </w:r>
            <w:proofErr w:type="spellEnd"/>
            <w:r w:rsidRPr="00212ADA">
              <w:t xml:space="preserve"> in {0,</w:t>
            </w:r>
            <w:proofErr w:type="gramStart"/>
            <w:r w:rsidRPr="00212ADA">
              <w:t>1,2,...</w:t>
            </w:r>
            <w:proofErr w:type="gramEnd"/>
            <w:r w:rsidRPr="00212ADA">
              <w:t>,5} to location j in {0,</w:t>
            </w:r>
            <w:proofErr w:type="gramStart"/>
            <w:r w:rsidRPr="00212ADA">
              <w:t>1,2,...</w:t>
            </w:r>
            <w:proofErr w:type="gramEnd"/>
            <w:r w:rsidRPr="00212ADA">
              <w:t>,5}, and 0 otherwise.</w:t>
            </w:r>
          </w:p>
          <w:p w14:paraId="7174126D" w14:textId="77777777" w:rsidR="00212ADA" w:rsidRPr="00212ADA" w:rsidRDefault="00212ADA" w:rsidP="00212ADA">
            <w:r w:rsidRPr="00212ADA">
              <w:t xml:space="preserve"> Let </w:t>
            </w:r>
            <w:proofErr w:type="spellStart"/>
            <w:r w:rsidRPr="00212ADA">
              <w:t>y_</w:t>
            </w:r>
            <w:proofErr w:type="gramStart"/>
            <w:r w:rsidRPr="00212ADA">
              <w:t>i,k</w:t>
            </w:r>
            <w:proofErr w:type="spellEnd"/>
            <w:proofErr w:type="gramEnd"/>
            <w:r w:rsidRPr="00212ADA">
              <w:t xml:space="preserve"> be a binary variable where:</w:t>
            </w:r>
          </w:p>
          <w:p w14:paraId="0CF3D204" w14:textId="77777777" w:rsidR="00212ADA" w:rsidRPr="00212ADA" w:rsidRDefault="00212ADA" w:rsidP="00212ADA">
            <w:r w:rsidRPr="00212ADA">
              <w:t xml:space="preserve"> - </w:t>
            </w:r>
            <w:proofErr w:type="spellStart"/>
            <w:r w:rsidRPr="00212ADA">
              <w:t>y_</w:t>
            </w:r>
            <w:proofErr w:type="gramStart"/>
            <w:r w:rsidRPr="00212ADA">
              <w:t>i,k</w:t>
            </w:r>
            <w:proofErr w:type="spellEnd"/>
            <w:proofErr w:type="gramEnd"/>
            <w:r w:rsidRPr="00212ADA">
              <w:t xml:space="preserve"> = 1 if customer </w:t>
            </w:r>
            <w:proofErr w:type="spellStart"/>
            <w:r w:rsidRPr="00212ADA">
              <w:t>i</w:t>
            </w:r>
            <w:proofErr w:type="spellEnd"/>
            <w:r w:rsidRPr="00212ADA">
              <w:t xml:space="preserve"> in {</w:t>
            </w:r>
            <w:proofErr w:type="gramStart"/>
            <w:r w:rsidRPr="00212ADA">
              <w:t>1,2,...</w:t>
            </w:r>
            <w:proofErr w:type="gramEnd"/>
            <w:r w:rsidRPr="00212ADA">
              <w:t>,5} is assigned to truck k, and 0 otherwise.</w:t>
            </w:r>
          </w:p>
          <w:p w14:paraId="00CCA505" w14:textId="77777777" w:rsidR="00212ADA" w:rsidRPr="00212ADA" w:rsidRDefault="00212ADA" w:rsidP="00212ADA">
            <w:r w:rsidRPr="00212ADA">
              <w:t xml:space="preserve"> Let </w:t>
            </w:r>
            <w:proofErr w:type="spellStart"/>
            <w:r w:rsidRPr="00212ADA">
              <w:t>q_k</w:t>
            </w:r>
            <w:proofErr w:type="spellEnd"/>
            <w:r w:rsidRPr="00212ADA">
              <w:t xml:space="preserve"> be the load on truck k, where k </w:t>
            </w:r>
            <w:r w:rsidRPr="00212ADA">
              <w:rPr>
                <w:rFonts w:ascii="Cambria Math" w:hAnsi="Cambria Math" w:cs="Cambria Math"/>
              </w:rPr>
              <w:t>∈</w:t>
            </w:r>
            <w:r w:rsidRPr="00212ADA">
              <w:t xml:space="preserve"> {1, 2}. Seems not needed</w:t>
            </w:r>
          </w:p>
          <w:p w14:paraId="45E361D2" w14:textId="77777777" w:rsidR="00212ADA" w:rsidRPr="00212ADA" w:rsidRDefault="00212ADA" w:rsidP="00212ADA">
            <w:r w:rsidRPr="00212ADA">
              <w:t xml:space="preserve"> Let </w:t>
            </w:r>
            <w:proofErr w:type="spellStart"/>
            <w:r w:rsidRPr="00212ADA">
              <w:t>d_i</w:t>
            </w:r>
            <w:proofErr w:type="spellEnd"/>
            <w:r w:rsidRPr="00212ADA">
              <w:t xml:space="preserve"> be the demand at customer </w:t>
            </w:r>
            <w:proofErr w:type="spellStart"/>
            <w:r w:rsidRPr="00212ADA">
              <w:t>i</w:t>
            </w:r>
            <w:proofErr w:type="spellEnd"/>
            <w:r w:rsidRPr="00212ADA">
              <w:t>. (</w:t>
            </w:r>
            <w:proofErr w:type="spellStart"/>
            <w:r w:rsidRPr="00212ADA">
              <w:t>d_i</w:t>
            </w:r>
            <w:proofErr w:type="spellEnd"/>
            <w:r w:rsidRPr="00212ADA">
              <w:t xml:space="preserve"> is a parameter)</w:t>
            </w:r>
          </w:p>
          <w:p w14:paraId="3F2C8730" w14:textId="77777777" w:rsidR="00212ADA" w:rsidRPr="00212ADA" w:rsidRDefault="00212ADA" w:rsidP="00212ADA">
            <w:proofErr w:type="spellStart"/>
            <w:r w:rsidRPr="00212ADA">
              <w:t>u_</w:t>
            </w:r>
            <w:proofErr w:type="gramStart"/>
            <w:r w:rsidRPr="00212ADA">
              <w:t>i,k</w:t>
            </w:r>
            <w:proofErr w:type="spellEnd"/>
            <w:proofErr w:type="gramEnd"/>
            <w:r w:rsidRPr="00212ADA">
              <w:t xml:space="preserve"> be an integer variable for the position of location </w:t>
            </w:r>
            <w:proofErr w:type="spellStart"/>
            <w:r w:rsidRPr="00212ADA">
              <w:t>i</w:t>
            </w:r>
            <w:proofErr w:type="spellEnd"/>
            <w:r w:rsidRPr="00212ADA">
              <w:t xml:space="preserve"> in {0,</w:t>
            </w:r>
            <w:proofErr w:type="gramStart"/>
            <w:r w:rsidRPr="00212ADA">
              <w:t>1,2,...</w:t>
            </w:r>
            <w:proofErr w:type="gramEnd"/>
            <w:r w:rsidRPr="00212ADA">
              <w:t>,5} on the route of truck k in {1,2}</w:t>
            </w:r>
          </w:p>
          <w:p w14:paraId="2A4B0FD6" w14:textId="77777777" w:rsidR="00212ADA" w:rsidRPr="00212ADA" w:rsidRDefault="00212ADA" w:rsidP="00212ADA">
            <w:r w:rsidRPr="00212ADA">
              <w:t>Objective Function</w:t>
            </w:r>
          </w:p>
          <w:p w14:paraId="1CAB3E97" w14:textId="77777777" w:rsidR="00212ADA" w:rsidRPr="00212ADA" w:rsidRDefault="00212ADA" w:rsidP="00212ADA">
            <w:r w:rsidRPr="00212ADA">
              <w:t xml:space="preserve">The objective is to minimize the total distance </w:t>
            </w:r>
            <w:proofErr w:type="spellStart"/>
            <w:r w:rsidRPr="00212ADA">
              <w:t>traveled</w:t>
            </w:r>
            <w:proofErr w:type="spellEnd"/>
            <w:r w:rsidRPr="00212ADA">
              <w:t xml:space="preserve"> by the fleet. The objective function is given by:</w:t>
            </w:r>
          </w:p>
          <w:p w14:paraId="708CE305" w14:textId="77777777" w:rsidR="00212ADA" w:rsidRPr="00212ADA" w:rsidRDefault="00212ADA" w:rsidP="00212ADA">
            <w:r w:rsidRPr="00212ADA">
              <w:t xml:space="preserve"> </w:t>
            </w:r>
          </w:p>
          <w:p w14:paraId="67EE318C" w14:textId="77777777" w:rsidR="00212ADA" w:rsidRPr="00212ADA" w:rsidRDefault="00212ADA" w:rsidP="00212ADA">
            <w:r w:rsidRPr="00212ADA">
              <w:t>Minimize Z = sum_{k=</w:t>
            </w:r>
            <w:proofErr w:type="gramStart"/>
            <w:r w:rsidRPr="00212ADA">
              <w:t>1}^</w:t>
            </w:r>
            <w:proofErr w:type="gramEnd"/>
            <w:r w:rsidRPr="00212ADA">
              <w:t>{2} sum_{</w:t>
            </w:r>
            <w:proofErr w:type="spellStart"/>
            <w:r w:rsidRPr="00212ADA">
              <w:t>i</w:t>
            </w:r>
            <w:proofErr w:type="spellEnd"/>
            <w:r w:rsidRPr="00212ADA">
              <w:t>=</w:t>
            </w:r>
            <w:proofErr w:type="gramStart"/>
            <w:r w:rsidRPr="00212ADA">
              <w:t>0}^</w:t>
            </w:r>
            <w:proofErr w:type="gramEnd"/>
            <w:r w:rsidRPr="00212ADA">
              <w:t>{5} sum_{j=</w:t>
            </w:r>
            <w:proofErr w:type="gramStart"/>
            <w:r w:rsidRPr="00212ADA">
              <w:t>0}^</w:t>
            </w:r>
            <w:proofErr w:type="gramEnd"/>
            <w:r w:rsidRPr="00212ADA">
              <w:t xml:space="preserve">{5} </w:t>
            </w:r>
            <w:proofErr w:type="spellStart"/>
            <w:r w:rsidRPr="00212ADA">
              <w:t>D_ij</w:t>
            </w:r>
            <w:proofErr w:type="spellEnd"/>
            <w:r w:rsidRPr="00212ADA">
              <w:t xml:space="preserve"> * </w:t>
            </w:r>
            <w:proofErr w:type="spellStart"/>
            <w:r w:rsidRPr="00212ADA">
              <w:t>x_</w:t>
            </w:r>
            <w:proofErr w:type="gramStart"/>
            <w:r w:rsidRPr="00212ADA">
              <w:t>ij,k</w:t>
            </w:r>
            <w:proofErr w:type="spellEnd"/>
            <w:proofErr w:type="gramEnd"/>
          </w:p>
          <w:p w14:paraId="37EFB614" w14:textId="77777777" w:rsidR="00212ADA" w:rsidRPr="00212ADA" w:rsidRDefault="00212ADA" w:rsidP="00212ADA">
            <w:r w:rsidRPr="00212ADA">
              <w:t xml:space="preserve"> </w:t>
            </w:r>
          </w:p>
          <w:p w14:paraId="0228FE87" w14:textId="77777777" w:rsidR="00212ADA" w:rsidRPr="00212ADA" w:rsidRDefault="00212ADA" w:rsidP="00212ADA">
            <w:r w:rsidRPr="00212ADA">
              <w:t xml:space="preserve">Where </w:t>
            </w:r>
            <w:proofErr w:type="spellStart"/>
            <w:r w:rsidRPr="00212ADA">
              <w:t>D_ij</w:t>
            </w:r>
            <w:proofErr w:type="spellEnd"/>
            <w:r w:rsidRPr="00212ADA">
              <w:t xml:space="preserve"> represents the distance between location </w:t>
            </w:r>
            <w:proofErr w:type="spellStart"/>
            <w:r w:rsidRPr="00212ADA">
              <w:t>i</w:t>
            </w:r>
            <w:proofErr w:type="spellEnd"/>
            <w:r w:rsidRPr="00212ADA">
              <w:t xml:space="preserve"> and location j, and </w:t>
            </w:r>
            <w:proofErr w:type="spellStart"/>
            <w:r w:rsidRPr="00212ADA">
              <w:t>x_ij</w:t>
            </w:r>
            <w:proofErr w:type="spellEnd"/>
            <w:r w:rsidRPr="00212ADA">
              <w:t xml:space="preserve"> is a binary decision variable that indicates if the truck travels directly from location </w:t>
            </w:r>
            <w:proofErr w:type="spellStart"/>
            <w:r w:rsidRPr="00212ADA">
              <w:t>i</w:t>
            </w:r>
            <w:proofErr w:type="spellEnd"/>
            <w:r w:rsidRPr="00212ADA">
              <w:t xml:space="preserve"> to location j.</w:t>
            </w:r>
          </w:p>
          <w:p w14:paraId="79B92BAD" w14:textId="77777777" w:rsidR="00212ADA" w:rsidRPr="00212ADA" w:rsidRDefault="00212ADA" w:rsidP="00212ADA">
            <w:r w:rsidRPr="00212ADA">
              <w:t>Constraints</w:t>
            </w:r>
          </w:p>
          <w:p w14:paraId="4FCD7340" w14:textId="77777777" w:rsidR="00212ADA" w:rsidRPr="00212ADA" w:rsidRDefault="00212ADA" w:rsidP="00212ADA">
            <w:r w:rsidRPr="00212ADA">
              <w:t>1. Each customer must be visited exactly once by one truck:</w:t>
            </w:r>
          </w:p>
          <w:p w14:paraId="17CB4248" w14:textId="77777777" w:rsidR="00212ADA" w:rsidRPr="00212ADA" w:rsidRDefault="00212ADA" w:rsidP="00212ADA">
            <w:r w:rsidRPr="00212ADA">
              <w:t xml:space="preserve"> sum_{k=</w:t>
            </w:r>
            <w:proofErr w:type="gramStart"/>
            <w:r w:rsidRPr="00212ADA">
              <w:t>1}^</w:t>
            </w:r>
            <w:proofErr w:type="gramEnd"/>
            <w:r w:rsidRPr="00212ADA">
              <w:t xml:space="preserve">{2} </w:t>
            </w:r>
            <w:proofErr w:type="spellStart"/>
            <w:r w:rsidRPr="00212ADA">
              <w:t>y_</w:t>
            </w:r>
            <w:proofErr w:type="gramStart"/>
            <w:r w:rsidRPr="00212ADA">
              <w:t>i,k</w:t>
            </w:r>
            <w:proofErr w:type="spellEnd"/>
            <w:proofErr w:type="gramEnd"/>
            <w:r w:rsidRPr="00212ADA">
              <w:t xml:space="preserve"> = 1 for each </w:t>
            </w:r>
            <w:proofErr w:type="spellStart"/>
            <w:r w:rsidRPr="00212ADA">
              <w:t>i</w:t>
            </w:r>
            <w:proofErr w:type="spellEnd"/>
            <w:r w:rsidRPr="00212ADA">
              <w:t xml:space="preserve"> in {1, 2, 3, 4, 5}.</w:t>
            </w:r>
          </w:p>
          <w:p w14:paraId="6BBA8A70" w14:textId="77777777" w:rsidR="00212ADA" w:rsidRPr="00212ADA" w:rsidRDefault="00212ADA" w:rsidP="00212ADA">
            <w:r w:rsidRPr="00212ADA">
              <w:t xml:space="preserve"> </w:t>
            </w:r>
          </w:p>
          <w:p w14:paraId="6E5DD30F" w14:textId="77777777" w:rsidR="00212ADA" w:rsidRPr="00212ADA" w:rsidRDefault="00212ADA" w:rsidP="00212ADA"/>
          <w:p w14:paraId="2076E7B4" w14:textId="77777777" w:rsidR="00212ADA" w:rsidRPr="00212ADA" w:rsidRDefault="00212ADA" w:rsidP="00212ADA">
            <w:r w:rsidRPr="00212ADA">
              <w:t>2. Truck capacity should not be exceeded:</w:t>
            </w:r>
          </w:p>
          <w:p w14:paraId="0CA3A49C" w14:textId="77777777" w:rsidR="00212ADA" w:rsidRPr="00212ADA" w:rsidRDefault="00212ADA" w:rsidP="00212ADA">
            <w:r w:rsidRPr="00212ADA">
              <w:t xml:space="preserve"> sum_{</w:t>
            </w:r>
            <w:proofErr w:type="spellStart"/>
            <w:r w:rsidRPr="00212ADA">
              <w:t>i</w:t>
            </w:r>
            <w:proofErr w:type="spellEnd"/>
            <w:r w:rsidRPr="00212ADA">
              <w:t>=</w:t>
            </w:r>
            <w:proofErr w:type="gramStart"/>
            <w:r w:rsidRPr="00212ADA">
              <w:t>1}^</w:t>
            </w:r>
            <w:proofErr w:type="gramEnd"/>
            <w:r w:rsidRPr="00212ADA">
              <w:t xml:space="preserve">{5} </w:t>
            </w:r>
            <w:proofErr w:type="spellStart"/>
            <w:r w:rsidRPr="00212ADA">
              <w:t>d_i</w:t>
            </w:r>
            <w:proofErr w:type="spellEnd"/>
            <w:r w:rsidRPr="00212ADA">
              <w:t xml:space="preserve"> * </w:t>
            </w:r>
            <w:proofErr w:type="spellStart"/>
            <w:r w:rsidRPr="00212ADA">
              <w:t>y_</w:t>
            </w:r>
            <w:proofErr w:type="gramStart"/>
            <w:r w:rsidRPr="00212ADA">
              <w:t>i,k</w:t>
            </w:r>
            <w:proofErr w:type="spellEnd"/>
            <w:proofErr w:type="gramEnd"/>
            <w:r w:rsidRPr="00212ADA">
              <w:t xml:space="preserve"> &lt;= 10, for each k in {1, 2}.</w:t>
            </w:r>
          </w:p>
          <w:p w14:paraId="7CEE9B55" w14:textId="77777777" w:rsidR="00212ADA" w:rsidRPr="00212ADA" w:rsidRDefault="00212ADA" w:rsidP="00212ADA">
            <w:r w:rsidRPr="00212ADA">
              <w:t xml:space="preserve"> </w:t>
            </w:r>
          </w:p>
          <w:p w14:paraId="68CA0197" w14:textId="77777777" w:rsidR="00212ADA" w:rsidRPr="00212ADA" w:rsidRDefault="00212ADA" w:rsidP="00212ADA"/>
          <w:p w14:paraId="28ABE57C" w14:textId="77777777" w:rsidR="00212ADA" w:rsidRPr="00212ADA" w:rsidRDefault="00212ADA" w:rsidP="00212ADA">
            <w:r w:rsidRPr="00212ADA">
              <w:lastRenderedPageBreak/>
              <w:t>3. For each customer, the number of trucks entering the location must be equal to the number of trucks leaving the location:</w:t>
            </w:r>
          </w:p>
          <w:p w14:paraId="658F818A" w14:textId="77777777" w:rsidR="00212ADA" w:rsidRPr="00212ADA" w:rsidRDefault="00212ADA" w:rsidP="00212ADA">
            <w:r w:rsidRPr="00212ADA">
              <w:t xml:space="preserve"> sum_{</w:t>
            </w:r>
            <w:proofErr w:type="spellStart"/>
            <w:r w:rsidRPr="00212ADA">
              <w:t>i</w:t>
            </w:r>
            <w:proofErr w:type="spellEnd"/>
            <w:r w:rsidRPr="00212ADA">
              <w:t>=</w:t>
            </w:r>
            <w:proofErr w:type="gramStart"/>
            <w:r w:rsidRPr="00212ADA">
              <w:t>0}^</w:t>
            </w:r>
            <w:proofErr w:type="gramEnd"/>
            <w:r w:rsidRPr="00212ADA">
              <w:t xml:space="preserve">{5} </w:t>
            </w:r>
            <w:proofErr w:type="spellStart"/>
            <w:r w:rsidRPr="00212ADA">
              <w:t>x_</w:t>
            </w:r>
            <w:proofErr w:type="gramStart"/>
            <w:r w:rsidRPr="00212ADA">
              <w:t>ij,k</w:t>
            </w:r>
            <w:proofErr w:type="spellEnd"/>
            <w:proofErr w:type="gramEnd"/>
            <w:r w:rsidRPr="00212ADA">
              <w:t xml:space="preserve"> - sum_{</w:t>
            </w:r>
            <w:proofErr w:type="spellStart"/>
            <w:r w:rsidRPr="00212ADA">
              <w:t>i</w:t>
            </w:r>
            <w:proofErr w:type="spellEnd"/>
            <w:r w:rsidRPr="00212ADA">
              <w:t>=</w:t>
            </w:r>
            <w:proofErr w:type="gramStart"/>
            <w:r w:rsidRPr="00212ADA">
              <w:t>0}^</w:t>
            </w:r>
            <w:proofErr w:type="gramEnd"/>
            <w:r w:rsidRPr="00212ADA">
              <w:t xml:space="preserve">{5} </w:t>
            </w:r>
            <w:proofErr w:type="spellStart"/>
            <w:r w:rsidRPr="00212ADA">
              <w:t>x_</w:t>
            </w:r>
            <w:proofErr w:type="gramStart"/>
            <w:r w:rsidRPr="00212ADA">
              <w:t>ji,k</w:t>
            </w:r>
            <w:proofErr w:type="spellEnd"/>
            <w:proofErr w:type="gramEnd"/>
            <w:r w:rsidRPr="00212ADA">
              <w:t xml:space="preserve"> = 0, for j in {0,1, 2, 3, 4, 5}, k in {1,2}.</w:t>
            </w:r>
          </w:p>
          <w:p w14:paraId="4D696D83" w14:textId="77777777" w:rsidR="00212ADA" w:rsidRPr="00212ADA" w:rsidRDefault="00212ADA" w:rsidP="00212ADA">
            <w:r w:rsidRPr="00212ADA">
              <w:t xml:space="preserve"> </w:t>
            </w:r>
          </w:p>
          <w:p w14:paraId="609B2762" w14:textId="77777777" w:rsidR="00212ADA" w:rsidRPr="00212ADA" w:rsidRDefault="00212ADA" w:rsidP="00212ADA"/>
          <w:p w14:paraId="3B42D0EA" w14:textId="77777777" w:rsidR="00212ADA" w:rsidRPr="00212ADA" w:rsidRDefault="00212ADA" w:rsidP="00212ADA">
            <w:r w:rsidRPr="00212ADA">
              <w:t>4. Each truck must return to the depot after completing deliveries:</w:t>
            </w:r>
          </w:p>
          <w:p w14:paraId="0D557395" w14:textId="77777777" w:rsidR="00212ADA" w:rsidRPr="00212ADA" w:rsidRDefault="00212ADA" w:rsidP="00212ADA">
            <w:r w:rsidRPr="00212ADA">
              <w:t xml:space="preserve"> sum_{</w:t>
            </w:r>
            <w:proofErr w:type="spellStart"/>
            <w:r w:rsidRPr="00212ADA">
              <w:t>i</w:t>
            </w:r>
            <w:proofErr w:type="spellEnd"/>
            <w:r w:rsidRPr="00212ADA">
              <w:t>=</w:t>
            </w:r>
            <w:proofErr w:type="gramStart"/>
            <w:r w:rsidRPr="00212ADA">
              <w:t>0}^</w:t>
            </w:r>
            <w:proofErr w:type="gramEnd"/>
            <w:r w:rsidRPr="00212ADA">
              <w:t>{5} x_i</w:t>
            </w:r>
            <w:proofErr w:type="gramStart"/>
            <w:r w:rsidRPr="00212ADA">
              <w:t>0,k</w:t>
            </w:r>
            <w:proofErr w:type="gramEnd"/>
            <w:r w:rsidRPr="00212ADA">
              <w:t xml:space="preserve"> = 1 for all k in {1, 2}.</w:t>
            </w:r>
          </w:p>
          <w:p w14:paraId="223FD50D" w14:textId="77777777" w:rsidR="00212ADA" w:rsidRPr="00212ADA" w:rsidRDefault="00212ADA" w:rsidP="00212ADA">
            <w:r w:rsidRPr="00212ADA">
              <w:t xml:space="preserve"> </w:t>
            </w:r>
          </w:p>
          <w:p w14:paraId="05DD16DD" w14:textId="77777777" w:rsidR="00212ADA" w:rsidRPr="00212ADA" w:rsidRDefault="00212ADA" w:rsidP="00212ADA"/>
          <w:p w14:paraId="0DC2C62C" w14:textId="77777777" w:rsidR="00212ADA" w:rsidRPr="00212ADA" w:rsidRDefault="00212ADA" w:rsidP="00212ADA">
            <w:r w:rsidRPr="00212ADA">
              <w:t>5. Each truck must not exceed its capacity when serving customers:</w:t>
            </w:r>
          </w:p>
          <w:p w14:paraId="04394E12" w14:textId="77777777" w:rsidR="00212ADA" w:rsidRPr="00212ADA" w:rsidRDefault="00212ADA" w:rsidP="00212ADA">
            <w:r w:rsidRPr="00212ADA">
              <w:t xml:space="preserve"> sum_{</w:t>
            </w:r>
            <w:proofErr w:type="spellStart"/>
            <w:r w:rsidRPr="00212ADA">
              <w:t>i</w:t>
            </w:r>
            <w:proofErr w:type="spellEnd"/>
            <w:r w:rsidRPr="00212ADA">
              <w:t>=</w:t>
            </w:r>
            <w:proofErr w:type="gramStart"/>
            <w:r w:rsidRPr="00212ADA">
              <w:t>1}^</w:t>
            </w:r>
            <w:proofErr w:type="gramEnd"/>
            <w:r w:rsidRPr="00212ADA">
              <w:t xml:space="preserve">{5} </w:t>
            </w:r>
            <w:proofErr w:type="spellStart"/>
            <w:r w:rsidRPr="00212ADA">
              <w:t>d_i</w:t>
            </w:r>
            <w:proofErr w:type="spellEnd"/>
            <w:r w:rsidRPr="00212ADA">
              <w:t xml:space="preserve"> * </w:t>
            </w:r>
            <w:proofErr w:type="spellStart"/>
            <w:r w:rsidRPr="00212ADA">
              <w:t>y_i</w:t>
            </w:r>
            <w:proofErr w:type="spellEnd"/>
            <w:r w:rsidRPr="00212ADA">
              <w:t xml:space="preserve"> &lt;= 10, for each truck k in {1, 2}.</w:t>
            </w:r>
          </w:p>
          <w:p w14:paraId="2574B1FA" w14:textId="77777777" w:rsidR="00212ADA" w:rsidRPr="00212ADA" w:rsidRDefault="00212ADA" w:rsidP="00212ADA">
            <w:r w:rsidRPr="00212ADA">
              <w:t xml:space="preserve"> </w:t>
            </w:r>
          </w:p>
          <w:p w14:paraId="08DC8875" w14:textId="77777777" w:rsidR="00212ADA" w:rsidRPr="00212ADA" w:rsidRDefault="00212ADA" w:rsidP="00212ADA"/>
          <w:p w14:paraId="0F6BB2AB" w14:textId="77777777" w:rsidR="00212ADA" w:rsidRPr="00212ADA" w:rsidRDefault="00212ADA" w:rsidP="00212ADA">
            <w:r w:rsidRPr="00212ADA">
              <w:t>6. Subtour elimination constraints:</w:t>
            </w:r>
          </w:p>
          <w:p w14:paraId="31B20C82" w14:textId="77777777" w:rsidR="00212ADA" w:rsidRPr="00212ADA" w:rsidRDefault="00212ADA" w:rsidP="00212ADA">
            <w:r w:rsidRPr="00212ADA">
              <w:t xml:space="preserve"> The MTZ (Miller-Tucker-</w:t>
            </w:r>
            <w:proofErr w:type="spellStart"/>
            <w:r w:rsidRPr="00212ADA">
              <w:t>Zemlin</w:t>
            </w:r>
            <w:proofErr w:type="spellEnd"/>
            <w:r w:rsidRPr="00212ADA">
              <w:t>) formulation is used to eliminate subtours:</w:t>
            </w:r>
          </w:p>
          <w:p w14:paraId="1696AE85" w14:textId="77777777" w:rsidR="00212ADA" w:rsidRPr="00212ADA" w:rsidRDefault="00212ADA" w:rsidP="00212ADA">
            <w:r w:rsidRPr="00212ADA">
              <w:t xml:space="preserve"> </w:t>
            </w:r>
            <w:proofErr w:type="spellStart"/>
            <w:r w:rsidRPr="00212ADA">
              <w:t>u_</w:t>
            </w:r>
            <w:proofErr w:type="gramStart"/>
            <w:r w:rsidRPr="00212ADA">
              <w:t>i,k</w:t>
            </w:r>
            <w:proofErr w:type="spellEnd"/>
            <w:proofErr w:type="gramEnd"/>
            <w:r w:rsidRPr="00212ADA">
              <w:t xml:space="preserve"> + 1 – </w:t>
            </w:r>
            <w:proofErr w:type="spellStart"/>
            <w:r w:rsidRPr="00212ADA">
              <w:t>u_</w:t>
            </w:r>
            <w:proofErr w:type="gramStart"/>
            <w:r w:rsidRPr="00212ADA">
              <w:t>j,k</w:t>
            </w:r>
            <w:proofErr w:type="spellEnd"/>
            <w:proofErr w:type="gramEnd"/>
            <w:r w:rsidRPr="00212ADA">
              <w:t xml:space="preserve"> &lt;= </w:t>
            </w:r>
            <w:proofErr w:type="gramStart"/>
            <w:r w:rsidRPr="00212ADA">
              <w:t>M(</w:t>
            </w:r>
            <w:proofErr w:type="gramEnd"/>
            <w:r w:rsidRPr="00212ADA">
              <w:t xml:space="preserve">1 - </w:t>
            </w:r>
            <w:proofErr w:type="spellStart"/>
            <w:r w:rsidRPr="00212ADA">
              <w:t>x_</w:t>
            </w:r>
            <w:proofErr w:type="gramStart"/>
            <w:r w:rsidRPr="00212ADA">
              <w:t>ij,k</w:t>
            </w:r>
            <w:proofErr w:type="spellEnd"/>
            <w:proofErr w:type="gramEnd"/>
            <w:r w:rsidRPr="00212ADA">
              <w:t xml:space="preserve">) for all </w:t>
            </w:r>
            <w:proofErr w:type="spellStart"/>
            <w:r w:rsidRPr="00212ADA">
              <w:t>i</w:t>
            </w:r>
            <w:proofErr w:type="spellEnd"/>
            <w:r w:rsidRPr="00212ADA">
              <w:t>, j in {1, 2, 3, 4, 5}, k in {1,2}, where M is a large constant.</w:t>
            </w:r>
          </w:p>
          <w:p w14:paraId="2DB1EF3F" w14:textId="77777777" w:rsidR="00212ADA" w:rsidRPr="00212ADA" w:rsidRDefault="00212ADA" w:rsidP="00212ADA">
            <w:r w:rsidRPr="00212ADA">
              <w:t xml:space="preserve"> This constraint ensures that no subtours are formed and that the trucks follow a valid route.</w:t>
            </w:r>
          </w:p>
          <w:p w14:paraId="1E340FF1" w14:textId="77777777" w:rsidR="00212ADA" w:rsidRPr="00212ADA" w:rsidRDefault="00212ADA" w:rsidP="00212ADA">
            <w:r w:rsidRPr="00212ADA">
              <w:t>u_</w:t>
            </w:r>
            <w:proofErr w:type="gramStart"/>
            <w:r w:rsidRPr="00212ADA">
              <w:t>0,k</w:t>
            </w:r>
            <w:proofErr w:type="gramEnd"/>
            <w:r w:rsidRPr="00212ADA">
              <w:t>=0</w:t>
            </w:r>
          </w:p>
          <w:p w14:paraId="4E54520A" w14:textId="77777777" w:rsidR="00212ADA" w:rsidRPr="00212ADA" w:rsidRDefault="00212ADA" w:rsidP="00212ADA">
            <w:r w:rsidRPr="00212ADA">
              <w:t>The above is just one model, and there are other correct models.</w:t>
            </w:r>
          </w:p>
          <w:p w14:paraId="13DC1A09" w14:textId="77777777" w:rsidR="00212ADA" w:rsidRPr="00212ADA" w:rsidRDefault="00212ADA" w:rsidP="00212ADA"/>
          <w:p w14:paraId="7DDF7AEC" w14:textId="77777777" w:rsidR="00212ADA" w:rsidRPr="00212ADA" w:rsidRDefault="00212ADA" w:rsidP="00212ADA">
            <w:r w:rsidRPr="00212ADA">
              <w:t>7. No self-pointing for all customer nodes</w:t>
            </w:r>
          </w:p>
          <w:p w14:paraId="017B9DA9" w14:textId="77777777" w:rsidR="00212ADA" w:rsidRPr="00212ADA" w:rsidRDefault="00212ADA" w:rsidP="00212ADA">
            <w:proofErr w:type="spellStart"/>
            <w:r w:rsidRPr="00212ADA">
              <w:t>x_</w:t>
            </w:r>
            <w:proofErr w:type="gramStart"/>
            <w:r w:rsidRPr="00212ADA">
              <w:t>ii,k</w:t>
            </w:r>
            <w:proofErr w:type="spellEnd"/>
            <w:proofErr w:type="gramEnd"/>
            <w:r w:rsidRPr="00212ADA">
              <w:t xml:space="preserve"> = 0 for all </w:t>
            </w:r>
            <w:proofErr w:type="spellStart"/>
            <w:r w:rsidRPr="00212ADA">
              <w:t>i</w:t>
            </w:r>
            <w:proofErr w:type="spellEnd"/>
            <w:r w:rsidRPr="00212ADA">
              <w:t xml:space="preserve"> in {1,2,3,4,5} and k in {1,2}</w:t>
            </w:r>
          </w:p>
          <w:p w14:paraId="7E5BFB7C" w14:textId="77777777" w:rsidR="00212ADA" w:rsidRPr="00212ADA" w:rsidRDefault="00212ADA" w:rsidP="00212ADA">
            <w:r w:rsidRPr="00212ADA">
              <w:t>8 domains</w:t>
            </w:r>
          </w:p>
          <w:p w14:paraId="29CBD2DD" w14:textId="77777777" w:rsidR="00212ADA" w:rsidRPr="00212ADA" w:rsidRDefault="00212ADA" w:rsidP="00212ADA">
            <w:proofErr w:type="spellStart"/>
            <w:r w:rsidRPr="00212ADA">
              <w:t>x_</w:t>
            </w:r>
            <w:proofErr w:type="gramStart"/>
            <w:r w:rsidRPr="00212ADA">
              <w:t>ij,k</w:t>
            </w:r>
            <w:proofErr w:type="spellEnd"/>
            <w:proofErr w:type="gramEnd"/>
            <w:r w:rsidRPr="00212ADA">
              <w:t xml:space="preserve">, </w:t>
            </w:r>
            <w:proofErr w:type="spellStart"/>
            <w:r w:rsidRPr="00212ADA">
              <w:t>y_</w:t>
            </w:r>
            <w:proofErr w:type="gramStart"/>
            <w:r w:rsidRPr="00212ADA">
              <w:t>i,k</w:t>
            </w:r>
            <w:proofErr w:type="spellEnd"/>
            <w:proofErr w:type="gramEnd"/>
            <w:r w:rsidRPr="00212ADA">
              <w:t xml:space="preserve"> in {0,1}</w:t>
            </w:r>
          </w:p>
          <w:p w14:paraId="2353FE3E" w14:textId="0B652F3F" w:rsidR="007F3993" w:rsidRPr="00212ADA" w:rsidRDefault="00212ADA" w:rsidP="00212ADA">
            <w:proofErr w:type="spellStart"/>
            <w:r w:rsidRPr="00212ADA">
              <w:t>u_</w:t>
            </w:r>
            <w:proofErr w:type="gramStart"/>
            <w:r w:rsidRPr="00212ADA">
              <w:t>i,k</w:t>
            </w:r>
            <w:proofErr w:type="spellEnd"/>
            <w:proofErr w:type="gramEnd"/>
            <w:r w:rsidRPr="00212ADA">
              <w:t xml:space="preserve"> in {0,</w:t>
            </w:r>
            <w:proofErr w:type="gramStart"/>
            <w:r w:rsidRPr="00212ADA">
              <w:t>1,2,...</w:t>
            </w:r>
            <w:proofErr w:type="gramEnd"/>
            <w:r w:rsidRPr="00212ADA">
              <w:t xml:space="preserve">} for </w:t>
            </w:r>
            <w:proofErr w:type="spellStart"/>
            <w:r w:rsidRPr="00212ADA">
              <w:t>i</w:t>
            </w:r>
            <w:proofErr w:type="spellEnd"/>
            <w:r w:rsidRPr="00212ADA">
              <w:t xml:space="preserve"> in {</w:t>
            </w:r>
            <w:proofErr w:type="gramStart"/>
            <w:r w:rsidRPr="00212ADA">
              <w:t>0,1,..</w:t>
            </w:r>
            <w:proofErr w:type="gramEnd"/>
            <w:r w:rsidRPr="00212ADA">
              <w:t>5}</w:t>
            </w:r>
          </w:p>
        </w:tc>
      </w:tr>
      <w:tr w:rsidR="007F3993" w:rsidRPr="007B5FA6" w14:paraId="7565115E" w14:textId="77777777" w:rsidTr="003B711B">
        <w:trPr>
          <w:trHeight w:val="390"/>
        </w:trPr>
        <w:tc>
          <w:tcPr>
            <w:tcW w:w="7933" w:type="dxa"/>
          </w:tcPr>
          <w:p w14:paraId="6F660E75" w14:textId="5940DDFC" w:rsidR="001F443E" w:rsidRDefault="001F443E" w:rsidP="001F443E">
            <w:r w:rsidRPr="001F443E">
              <w:lastRenderedPageBreak/>
              <w:t>Global Express Logistics, a large-scale distribution company, operates a network of delivery trucks that cater to a metropolitan area. Recently, the company has expanded its operations, adding several neighbourhoods to its delivery routes. To manage this expansion efficiently, they now need an optimized system to plan the best possible routes for their fleet of trucks. The company has been facing challenges with managing its fleet, optimizing truck assignments, respecting customer delivery time windows, and minimizing overall travel distances while meeting operational constraints. </w:t>
            </w:r>
          </w:p>
          <w:p w14:paraId="0D544CED" w14:textId="77777777" w:rsidR="00606923" w:rsidRPr="001F443E" w:rsidRDefault="00606923" w:rsidP="001F443E"/>
          <w:p w14:paraId="3945999D" w14:textId="77777777" w:rsidR="001F443E" w:rsidRDefault="001F443E" w:rsidP="001F443E">
            <w:r w:rsidRPr="001F443E">
              <w:t>The fleet consists of three trucks with varying capacity limits. Truck 1 has a capacity of 20 parcels, Truck 2 has a capacity of 15 parcels, and Truck 3 can carry a maximum of 10 parcels. Each truck starts at the central depot (i.e., the distribution centre) and delivers parcels to a set of customers. After visiting the assigned customers, each truck must return to the depot.  </w:t>
            </w:r>
          </w:p>
          <w:p w14:paraId="311C7B28" w14:textId="77777777" w:rsidR="00D05BB2" w:rsidRPr="001F443E" w:rsidRDefault="00D05BB2" w:rsidP="001F443E"/>
          <w:p w14:paraId="3E22E04C" w14:textId="29B075F5" w:rsidR="001F443E" w:rsidRDefault="001F443E" w:rsidP="001F443E">
            <w:r w:rsidRPr="001F443E">
              <w:t>The task is to deliver parcels to eight customer locations. All customers receive their deliveries exactly once. These customers are spread across the city, and each has a specific parcel demand. Customer 1 requires 4 parcels, Customer 2 needs 3 parcels, Customer 3 needs 5 parcels, Customer 4 demands 2 parcels, Customer 5 needs 6 parcels, Customer 6 needs 3 parcels, Customer 7 requires 4 parcels, and Customer 8 requires 2 parcels.  </w:t>
            </w:r>
          </w:p>
          <w:p w14:paraId="5036F999" w14:textId="77777777" w:rsidR="00D05BB2" w:rsidRPr="001F443E" w:rsidRDefault="00D05BB2" w:rsidP="001F443E"/>
          <w:p w14:paraId="5B03894B" w14:textId="44A7F7F1" w:rsidR="001F443E" w:rsidRDefault="001F443E" w:rsidP="001F443E">
            <w:r w:rsidRPr="001F443E">
              <w:t>Customers must receive their parcels within specific time windows. Customer 1’s delivery window is between 8:00 AM and 11:00 AM, Customer 2’s window is from 10:00 AM to 12:00 PM, and Customer 3’s window spans 9:00 AM to 1:00 PM. Customer 4 requires delivery between 8:30 AM and 10:30 AM, Customer 5 has a window from 9:30 AM to 12:00 PM, Customer 6 needs their delivery between 7:30 AM and 9:30 AM, Customer 7’s time window is from 8:00 AM to 11:00 AM, and Customer 8 has a delivery window between 7:30 AM and 10:00 AM. These time constraints mean that each truck must plan its route carefully to ensure timely deliveries. </w:t>
            </w:r>
          </w:p>
          <w:p w14:paraId="14B40147" w14:textId="77777777" w:rsidR="00D05BB2" w:rsidRPr="001F443E" w:rsidRDefault="00D05BB2" w:rsidP="001F443E"/>
          <w:p w14:paraId="31B6D93D" w14:textId="77777777" w:rsidR="001F443E" w:rsidRDefault="001F443E" w:rsidP="001F443E">
            <w:r w:rsidRPr="001F443E">
              <w:t>The company is looking to minimize the total distance travelled by all trucks, ensuring that each customer is visited exactly once, and that the trucks operate within their capacity and time constraints are satisfied. The goal is to find the most efficient routes, considering travel time, truck capacities, customer demand, and strict delivery windows. </w:t>
            </w:r>
          </w:p>
          <w:p w14:paraId="42FFDD51" w14:textId="77777777" w:rsidR="00603CB6" w:rsidRPr="001F443E" w:rsidRDefault="00603CB6" w:rsidP="001F443E"/>
          <w:p w14:paraId="4EB8CE94" w14:textId="77777777" w:rsidR="001F443E" w:rsidRPr="001F443E" w:rsidRDefault="001F443E" w:rsidP="001F443E">
            <w:r w:rsidRPr="001F443E">
              <w:t>The distance matrix given in the table below represents the travel distances in kilometres between locations, including the depot and customers. For example, the distance from the depot (location 0) to Customer 1 (location 1) is 6 km, while the distance from Customer 3 (location 3) to Customer 4 (location 4) is 5 km. The matrix also shows that the distance between Customer 5 (location 5) and Customer 6 (location 6) is 4 km, while the distance from the depot to Customer 8 (location 8) is 10 km.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4"/>
              <w:gridCol w:w="841"/>
              <w:gridCol w:w="1122"/>
              <w:gridCol w:w="1122"/>
              <w:gridCol w:w="1122"/>
              <w:gridCol w:w="1122"/>
              <w:gridCol w:w="1122"/>
              <w:gridCol w:w="1122"/>
              <w:gridCol w:w="1122"/>
              <w:gridCol w:w="1122"/>
            </w:tblGrid>
            <w:tr w:rsidR="001F443E" w:rsidRPr="001F443E" w14:paraId="5999D4A1" w14:textId="77777777" w:rsidTr="001F443E">
              <w:trPr>
                <w:trHeight w:val="300"/>
              </w:trPr>
              <w:tc>
                <w:tcPr>
                  <w:tcW w:w="780" w:type="dxa"/>
                  <w:tcBorders>
                    <w:top w:val="single" w:sz="6" w:space="0" w:color="auto"/>
                    <w:left w:val="single" w:sz="6" w:space="0" w:color="auto"/>
                    <w:bottom w:val="single" w:sz="6" w:space="0" w:color="auto"/>
                    <w:right w:val="single" w:sz="6" w:space="0" w:color="auto"/>
                  </w:tcBorders>
                  <w:vAlign w:val="center"/>
                  <w:hideMark/>
                </w:tcPr>
                <w:p w14:paraId="22D9E04E" w14:textId="77777777" w:rsidR="001F443E" w:rsidRPr="001F443E" w:rsidRDefault="001F443E" w:rsidP="00D5327E">
                  <w:pPr>
                    <w:framePr w:hSpace="180" w:wrap="around" w:hAnchor="page" w:x="205" w:y="-1092"/>
                    <w:spacing w:after="0" w:line="240" w:lineRule="auto"/>
                  </w:pPr>
                  <w:r w:rsidRPr="001F443E">
                    <w:t>From/To </w:t>
                  </w:r>
                </w:p>
              </w:tc>
              <w:tc>
                <w:tcPr>
                  <w:tcW w:w="705" w:type="dxa"/>
                  <w:tcBorders>
                    <w:top w:val="single" w:sz="6" w:space="0" w:color="auto"/>
                    <w:left w:val="single" w:sz="6" w:space="0" w:color="auto"/>
                    <w:bottom w:val="single" w:sz="6" w:space="0" w:color="auto"/>
                    <w:right w:val="single" w:sz="6" w:space="0" w:color="auto"/>
                  </w:tcBorders>
                  <w:vAlign w:val="center"/>
                  <w:hideMark/>
                </w:tcPr>
                <w:p w14:paraId="1B7ED054" w14:textId="77777777" w:rsidR="001F443E" w:rsidRPr="001F443E" w:rsidRDefault="001F443E" w:rsidP="00D5327E">
                  <w:pPr>
                    <w:framePr w:hSpace="180" w:wrap="around" w:hAnchor="page" w:x="205" w:y="-1092"/>
                    <w:spacing w:after="0" w:line="240" w:lineRule="auto"/>
                  </w:pPr>
                  <w:r w:rsidRPr="001F443E">
                    <w:t>0 (Depot)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B0ADEA2" w14:textId="77777777" w:rsidR="001F443E" w:rsidRPr="001F443E" w:rsidRDefault="001F443E" w:rsidP="00D5327E">
                  <w:pPr>
                    <w:framePr w:hSpace="180" w:wrap="around" w:hAnchor="page" w:x="205" w:y="-1092"/>
                    <w:spacing w:after="0" w:line="240" w:lineRule="auto"/>
                  </w:pPr>
                  <w:r w:rsidRPr="001F443E">
                    <w:t>1 (Customer 1)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B0BEEEE" w14:textId="77777777" w:rsidR="001F443E" w:rsidRPr="001F443E" w:rsidRDefault="001F443E" w:rsidP="00D5327E">
                  <w:pPr>
                    <w:framePr w:hSpace="180" w:wrap="around" w:hAnchor="page" w:x="205" w:y="-1092"/>
                    <w:spacing w:after="0" w:line="240" w:lineRule="auto"/>
                  </w:pPr>
                  <w:r w:rsidRPr="001F443E">
                    <w:t>2 (Customer 2)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3D9E087" w14:textId="77777777" w:rsidR="001F443E" w:rsidRPr="001F443E" w:rsidRDefault="001F443E" w:rsidP="00D5327E">
                  <w:pPr>
                    <w:framePr w:hSpace="180" w:wrap="around" w:hAnchor="page" w:x="205" w:y="-1092"/>
                    <w:spacing w:after="0" w:line="240" w:lineRule="auto"/>
                  </w:pPr>
                  <w:r w:rsidRPr="001F443E">
                    <w:t>3 (Customer 3)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8875A22" w14:textId="77777777" w:rsidR="001F443E" w:rsidRPr="001F443E" w:rsidRDefault="001F443E" w:rsidP="00D5327E">
                  <w:pPr>
                    <w:framePr w:hSpace="180" w:wrap="around" w:hAnchor="page" w:x="205" w:y="-1092"/>
                    <w:spacing w:after="0" w:line="240" w:lineRule="auto"/>
                  </w:pPr>
                  <w:r w:rsidRPr="001F443E">
                    <w:t>4 (Customer 4)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B99A1F2" w14:textId="77777777" w:rsidR="001F443E" w:rsidRPr="001F443E" w:rsidRDefault="001F443E" w:rsidP="00D5327E">
                  <w:pPr>
                    <w:framePr w:hSpace="180" w:wrap="around" w:hAnchor="page" w:x="205" w:y="-1092"/>
                    <w:spacing w:after="0" w:line="240" w:lineRule="auto"/>
                  </w:pPr>
                  <w:r w:rsidRPr="001F443E">
                    <w:t>5 (Customer 5)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FE6815B" w14:textId="77777777" w:rsidR="001F443E" w:rsidRPr="001F443E" w:rsidRDefault="001F443E" w:rsidP="00D5327E">
                  <w:pPr>
                    <w:framePr w:hSpace="180" w:wrap="around" w:hAnchor="page" w:x="205" w:y="-1092"/>
                    <w:spacing w:after="0" w:line="240" w:lineRule="auto"/>
                  </w:pPr>
                  <w:r w:rsidRPr="001F443E">
                    <w:t>6 (Customer 6)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8FD3BA0" w14:textId="77777777" w:rsidR="001F443E" w:rsidRPr="001F443E" w:rsidRDefault="001F443E" w:rsidP="00D5327E">
                  <w:pPr>
                    <w:framePr w:hSpace="180" w:wrap="around" w:hAnchor="page" w:x="205" w:y="-1092"/>
                    <w:spacing w:after="0" w:line="240" w:lineRule="auto"/>
                  </w:pPr>
                  <w:r w:rsidRPr="001F443E">
                    <w:t>7 (Customer 7) </w:t>
                  </w:r>
                </w:p>
              </w:tc>
              <w:tc>
                <w:tcPr>
                  <w:tcW w:w="945" w:type="dxa"/>
                  <w:tcBorders>
                    <w:top w:val="single" w:sz="6" w:space="0" w:color="auto"/>
                    <w:left w:val="single" w:sz="6" w:space="0" w:color="auto"/>
                    <w:bottom w:val="single" w:sz="6" w:space="0" w:color="auto"/>
                    <w:right w:val="single" w:sz="6" w:space="0" w:color="auto"/>
                  </w:tcBorders>
                  <w:vAlign w:val="center"/>
                  <w:hideMark/>
                </w:tcPr>
                <w:p w14:paraId="55E55279" w14:textId="77777777" w:rsidR="001F443E" w:rsidRPr="001F443E" w:rsidRDefault="001F443E" w:rsidP="00D5327E">
                  <w:pPr>
                    <w:framePr w:hSpace="180" w:wrap="around" w:hAnchor="page" w:x="205" w:y="-1092"/>
                    <w:spacing w:after="0" w:line="240" w:lineRule="auto"/>
                  </w:pPr>
                  <w:r w:rsidRPr="001F443E">
                    <w:t>8 (Customer 8) </w:t>
                  </w:r>
                </w:p>
              </w:tc>
            </w:tr>
            <w:tr w:rsidR="001F443E" w:rsidRPr="001F443E" w14:paraId="7B991873" w14:textId="77777777" w:rsidTr="001F443E">
              <w:trPr>
                <w:trHeight w:val="300"/>
              </w:trPr>
              <w:tc>
                <w:tcPr>
                  <w:tcW w:w="780" w:type="dxa"/>
                  <w:tcBorders>
                    <w:top w:val="single" w:sz="6" w:space="0" w:color="auto"/>
                    <w:left w:val="single" w:sz="6" w:space="0" w:color="auto"/>
                    <w:bottom w:val="single" w:sz="6" w:space="0" w:color="auto"/>
                    <w:right w:val="single" w:sz="6" w:space="0" w:color="auto"/>
                  </w:tcBorders>
                  <w:vAlign w:val="center"/>
                  <w:hideMark/>
                </w:tcPr>
                <w:p w14:paraId="7D7F1B2C" w14:textId="77777777" w:rsidR="001F443E" w:rsidRPr="001F443E" w:rsidRDefault="001F443E" w:rsidP="00D5327E">
                  <w:pPr>
                    <w:framePr w:hSpace="180" w:wrap="around" w:hAnchor="page" w:x="205" w:y="-1092"/>
                    <w:spacing w:after="0" w:line="240" w:lineRule="auto"/>
                  </w:pPr>
                  <w:r w:rsidRPr="001F443E">
                    <w:t>0 </w:t>
                  </w:r>
                </w:p>
              </w:tc>
              <w:tc>
                <w:tcPr>
                  <w:tcW w:w="705" w:type="dxa"/>
                  <w:tcBorders>
                    <w:top w:val="single" w:sz="6" w:space="0" w:color="auto"/>
                    <w:left w:val="single" w:sz="6" w:space="0" w:color="auto"/>
                    <w:bottom w:val="single" w:sz="6" w:space="0" w:color="auto"/>
                    <w:right w:val="single" w:sz="6" w:space="0" w:color="auto"/>
                  </w:tcBorders>
                  <w:vAlign w:val="center"/>
                  <w:hideMark/>
                </w:tcPr>
                <w:p w14:paraId="10425C66" w14:textId="77777777" w:rsidR="001F443E" w:rsidRPr="001F443E" w:rsidRDefault="001F443E" w:rsidP="00D5327E">
                  <w:pPr>
                    <w:framePr w:hSpace="180" w:wrap="around" w:hAnchor="page" w:x="205" w:y="-1092"/>
                    <w:spacing w:after="0" w:line="240" w:lineRule="auto"/>
                  </w:pPr>
                  <w:r w:rsidRPr="001F443E">
                    <w:t>0 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CDF80CE" w14:textId="77777777" w:rsidR="001F443E" w:rsidRPr="001F443E" w:rsidRDefault="001F443E" w:rsidP="00D5327E">
                  <w:pPr>
                    <w:framePr w:hSpace="180" w:wrap="around" w:hAnchor="page" w:x="205" w:y="-1092"/>
                    <w:spacing w:after="0" w:line="240" w:lineRule="auto"/>
                  </w:pPr>
                  <w:r w:rsidRPr="001F443E">
                    <w:t>6 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55D512E" w14:textId="77777777" w:rsidR="001F443E" w:rsidRPr="001F443E" w:rsidRDefault="001F443E" w:rsidP="00D5327E">
                  <w:pPr>
                    <w:framePr w:hSpace="180" w:wrap="around" w:hAnchor="page" w:x="205" w:y="-1092"/>
                    <w:spacing w:after="0" w:line="240" w:lineRule="auto"/>
                  </w:pPr>
                  <w:r w:rsidRPr="001F443E">
                    <w:t>5 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8000C3A" w14:textId="77777777" w:rsidR="001F443E" w:rsidRPr="001F443E" w:rsidRDefault="001F443E" w:rsidP="00D5327E">
                  <w:pPr>
                    <w:framePr w:hSpace="180" w:wrap="around" w:hAnchor="page" w:x="205" w:y="-1092"/>
                    <w:spacing w:after="0" w:line="240" w:lineRule="auto"/>
                  </w:pPr>
                  <w:r w:rsidRPr="001F443E">
                    <w:t>9 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4E207F3" w14:textId="77777777" w:rsidR="001F443E" w:rsidRPr="001F443E" w:rsidRDefault="001F443E" w:rsidP="00D5327E">
                  <w:pPr>
                    <w:framePr w:hSpace="180" w:wrap="around" w:hAnchor="page" w:x="205" w:y="-1092"/>
                    <w:spacing w:after="0" w:line="240" w:lineRule="auto"/>
                  </w:pPr>
                  <w:r w:rsidRPr="001F443E">
                    <w:t>12 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E57F148" w14:textId="77777777" w:rsidR="001F443E" w:rsidRPr="001F443E" w:rsidRDefault="001F443E" w:rsidP="00D5327E">
                  <w:pPr>
                    <w:framePr w:hSpace="180" w:wrap="around" w:hAnchor="page" w:x="205" w:y="-1092"/>
                    <w:spacing w:after="0" w:line="240" w:lineRule="auto"/>
                  </w:pPr>
                  <w:r w:rsidRPr="001F443E">
                    <w:t>8 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ED0489A" w14:textId="77777777" w:rsidR="001F443E" w:rsidRPr="001F443E" w:rsidRDefault="001F443E" w:rsidP="00D5327E">
                  <w:pPr>
                    <w:framePr w:hSpace="180" w:wrap="around" w:hAnchor="page" w:x="205" w:y="-1092"/>
                    <w:spacing w:after="0" w:line="240" w:lineRule="auto"/>
                  </w:pPr>
                  <w:r w:rsidRPr="001F443E">
                    <w:t>7 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77DEF92" w14:textId="77777777" w:rsidR="001F443E" w:rsidRPr="001F443E" w:rsidRDefault="001F443E" w:rsidP="00D5327E">
                  <w:pPr>
                    <w:framePr w:hSpace="180" w:wrap="around" w:hAnchor="page" w:x="205" w:y="-1092"/>
                    <w:spacing w:after="0" w:line="240" w:lineRule="auto"/>
                  </w:pPr>
                  <w:r w:rsidRPr="001F443E">
                    <w:t>11 </w:t>
                  </w:r>
                </w:p>
              </w:tc>
              <w:tc>
                <w:tcPr>
                  <w:tcW w:w="945" w:type="dxa"/>
                  <w:tcBorders>
                    <w:top w:val="single" w:sz="6" w:space="0" w:color="auto"/>
                    <w:left w:val="single" w:sz="6" w:space="0" w:color="auto"/>
                    <w:bottom w:val="single" w:sz="6" w:space="0" w:color="auto"/>
                    <w:right w:val="single" w:sz="6" w:space="0" w:color="auto"/>
                  </w:tcBorders>
                  <w:vAlign w:val="center"/>
                  <w:hideMark/>
                </w:tcPr>
                <w:p w14:paraId="755C93A5" w14:textId="77777777" w:rsidR="001F443E" w:rsidRPr="001F443E" w:rsidRDefault="001F443E" w:rsidP="00D5327E">
                  <w:pPr>
                    <w:framePr w:hSpace="180" w:wrap="around" w:hAnchor="page" w:x="205" w:y="-1092"/>
                    <w:spacing w:after="0" w:line="240" w:lineRule="auto"/>
                  </w:pPr>
                  <w:r w:rsidRPr="001F443E">
                    <w:t>10 </w:t>
                  </w:r>
                </w:p>
              </w:tc>
            </w:tr>
            <w:tr w:rsidR="001F443E" w:rsidRPr="001F443E" w14:paraId="16A9C345" w14:textId="77777777" w:rsidTr="001F443E">
              <w:trPr>
                <w:trHeight w:val="300"/>
              </w:trPr>
              <w:tc>
                <w:tcPr>
                  <w:tcW w:w="780" w:type="dxa"/>
                  <w:tcBorders>
                    <w:top w:val="single" w:sz="6" w:space="0" w:color="auto"/>
                    <w:left w:val="single" w:sz="6" w:space="0" w:color="auto"/>
                    <w:bottom w:val="single" w:sz="6" w:space="0" w:color="auto"/>
                    <w:right w:val="single" w:sz="6" w:space="0" w:color="auto"/>
                  </w:tcBorders>
                  <w:vAlign w:val="center"/>
                  <w:hideMark/>
                </w:tcPr>
                <w:p w14:paraId="3B4BE931" w14:textId="77777777" w:rsidR="001F443E" w:rsidRPr="001F443E" w:rsidRDefault="001F443E" w:rsidP="00D5327E">
                  <w:pPr>
                    <w:framePr w:hSpace="180" w:wrap="around" w:hAnchor="page" w:x="205" w:y="-1092"/>
                    <w:spacing w:after="0" w:line="240" w:lineRule="auto"/>
                  </w:pPr>
                  <w:r w:rsidRPr="001F443E">
                    <w:t>1 </w:t>
                  </w:r>
                </w:p>
              </w:tc>
              <w:tc>
                <w:tcPr>
                  <w:tcW w:w="705" w:type="dxa"/>
                  <w:tcBorders>
                    <w:top w:val="single" w:sz="6" w:space="0" w:color="auto"/>
                    <w:left w:val="single" w:sz="6" w:space="0" w:color="auto"/>
                    <w:bottom w:val="single" w:sz="6" w:space="0" w:color="auto"/>
                    <w:right w:val="single" w:sz="6" w:space="0" w:color="auto"/>
                  </w:tcBorders>
                  <w:vAlign w:val="center"/>
                  <w:hideMark/>
                </w:tcPr>
                <w:p w14:paraId="6A3DC88D" w14:textId="77777777" w:rsidR="001F443E" w:rsidRPr="001F443E" w:rsidRDefault="001F443E" w:rsidP="00D5327E">
                  <w:pPr>
                    <w:framePr w:hSpace="180" w:wrap="around" w:hAnchor="page" w:x="205" w:y="-1092"/>
                    <w:spacing w:after="0" w:line="240" w:lineRule="auto"/>
                  </w:pPr>
                  <w:r w:rsidRPr="001F443E">
                    <w:t>6 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F43BB90" w14:textId="77777777" w:rsidR="001F443E" w:rsidRPr="001F443E" w:rsidRDefault="001F443E" w:rsidP="00D5327E">
                  <w:pPr>
                    <w:framePr w:hSpace="180" w:wrap="around" w:hAnchor="page" w:x="205" w:y="-1092"/>
                    <w:spacing w:after="0" w:line="240" w:lineRule="auto"/>
                  </w:pPr>
                  <w:r w:rsidRPr="001F443E">
                    <w:t>0 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47F6432" w14:textId="77777777" w:rsidR="001F443E" w:rsidRPr="001F443E" w:rsidRDefault="001F443E" w:rsidP="00D5327E">
                  <w:pPr>
                    <w:framePr w:hSpace="180" w:wrap="around" w:hAnchor="page" w:x="205" w:y="-1092"/>
                    <w:spacing w:after="0" w:line="240" w:lineRule="auto"/>
                  </w:pPr>
                  <w:r w:rsidRPr="001F443E">
                    <w:t>4 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633A6AE" w14:textId="77777777" w:rsidR="001F443E" w:rsidRPr="001F443E" w:rsidRDefault="001F443E" w:rsidP="00D5327E">
                  <w:pPr>
                    <w:framePr w:hSpace="180" w:wrap="around" w:hAnchor="page" w:x="205" w:y="-1092"/>
                    <w:spacing w:after="0" w:line="240" w:lineRule="auto"/>
                  </w:pPr>
                  <w:r w:rsidRPr="001F443E">
                    <w:t>8 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68E5D37" w14:textId="77777777" w:rsidR="001F443E" w:rsidRPr="001F443E" w:rsidRDefault="001F443E" w:rsidP="00D5327E">
                  <w:pPr>
                    <w:framePr w:hSpace="180" w:wrap="around" w:hAnchor="page" w:x="205" w:y="-1092"/>
                    <w:spacing w:after="0" w:line="240" w:lineRule="auto"/>
                  </w:pPr>
                  <w:r w:rsidRPr="001F443E">
                    <w:t>10 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E9AF86B" w14:textId="77777777" w:rsidR="001F443E" w:rsidRPr="001F443E" w:rsidRDefault="001F443E" w:rsidP="00D5327E">
                  <w:pPr>
                    <w:framePr w:hSpace="180" w:wrap="around" w:hAnchor="page" w:x="205" w:y="-1092"/>
                    <w:spacing w:after="0" w:line="240" w:lineRule="auto"/>
                  </w:pPr>
                  <w:r w:rsidRPr="001F443E">
                    <w:t>7 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A39213A" w14:textId="77777777" w:rsidR="001F443E" w:rsidRPr="001F443E" w:rsidRDefault="001F443E" w:rsidP="00D5327E">
                  <w:pPr>
                    <w:framePr w:hSpace="180" w:wrap="around" w:hAnchor="page" w:x="205" w:y="-1092"/>
                    <w:spacing w:after="0" w:line="240" w:lineRule="auto"/>
                  </w:pPr>
                  <w:r w:rsidRPr="001F443E">
                    <w:t>5 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CBC6765" w14:textId="77777777" w:rsidR="001F443E" w:rsidRPr="001F443E" w:rsidRDefault="001F443E" w:rsidP="00D5327E">
                  <w:pPr>
                    <w:framePr w:hSpace="180" w:wrap="around" w:hAnchor="page" w:x="205" w:y="-1092"/>
                    <w:spacing w:after="0" w:line="240" w:lineRule="auto"/>
                  </w:pPr>
                  <w:r w:rsidRPr="001F443E">
                    <w:t>9 </w:t>
                  </w:r>
                </w:p>
              </w:tc>
              <w:tc>
                <w:tcPr>
                  <w:tcW w:w="945" w:type="dxa"/>
                  <w:tcBorders>
                    <w:top w:val="single" w:sz="6" w:space="0" w:color="auto"/>
                    <w:left w:val="single" w:sz="6" w:space="0" w:color="auto"/>
                    <w:bottom w:val="single" w:sz="6" w:space="0" w:color="auto"/>
                    <w:right w:val="single" w:sz="6" w:space="0" w:color="auto"/>
                  </w:tcBorders>
                  <w:vAlign w:val="center"/>
                  <w:hideMark/>
                </w:tcPr>
                <w:p w14:paraId="02D73F73" w14:textId="77777777" w:rsidR="001F443E" w:rsidRPr="001F443E" w:rsidRDefault="001F443E" w:rsidP="00D5327E">
                  <w:pPr>
                    <w:framePr w:hSpace="180" w:wrap="around" w:hAnchor="page" w:x="205" w:y="-1092"/>
                    <w:spacing w:after="0" w:line="240" w:lineRule="auto"/>
                  </w:pPr>
                  <w:r w:rsidRPr="001F443E">
                    <w:t>11 </w:t>
                  </w:r>
                </w:p>
              </w:tc>
            </w:tr>
            <w:tr w:rsidR="001F443E" w:rsidRPr="001F443E" w14:paraId="193B552B" w14:textId="77777777" w:rsidTr="001F443E">
              <w:trPr>
                <w:trHeight w:val="300"/>
              </w:trPr>
              <w:tc>
                <w:tcPr>
                  <w:tcW w:w="780" w:type="dxa"/>
                  <w:tcBorders>
                    <w:top w:val="single" w:sz="6" w:space="0" w:color="auto"/>
                    <w:left w:val="single" w:sz="6" w:space="0" w:color="auto"/>
                    <w:bottom w:val="single" w:sz="6" w:space="0" w:color="auto"/>
                    <w:right w:val="single" w:sz="6" w:space="0" w:color="auto"/>
                  </w:tcBorders>
                  <w:vAlign w:val="center"/>
                  <w:hideMark/>
                </w:tcPr>
                <w:p w14:paraId="09B4F328" w14:textId="77777777" w:rsidR="001F443E" w:rsidRPr="001F443E" w:rsidRDefault="001F443E" w:rsidP="00D5327E">
                  <w:pPr>
                    <w:framePr w:hSpace="180" w:wrap="around" w:hAnchor="page" w:x="205" w:y="-1092"/>
                    <w:spacing w:after="0" w:line="240" w:lineRule="auto"/>
                  </w:pPr>
                  <w:r w:rsidRPr="001F443E">
                    <w:t>2 </w:t>
                  </w:r>
                </w:p>
              </w:tc>
              <w:tc>
                <w:tcPr>
                  <w:tcW w:w="705" w:type="dxa"/>
                  <w:tcBorders>
                    <w:top w:val="single" w:sz="6" w:space="0" w:color="auto"/>
                    <w:left w:val="single" w:sz="6" w:space="0" w:color="auto"/>
                    <w:bottom w:val="single" w:sz="6" w:space="0" w:color="auto"/>
                    <w:right w:val="single" w:sz="6" w:space="0" w:color="auto"/>
                  </w:tcBorders>
                  <w:vAlign w:val="center"/>
                  <w:hideMark/>
                </w:tcPr>
                <w:p w14:paraId="7DE0FBC7" w14:textId="77777777" w:rsidR="001F443E" w:rsidRPr="001F443E" w:rsidRDefault="001F443E" w:rsidP="00D5327E">
                  <w:pPr>
                    <w:framePr w:hSpace="180" w:wrap="around" w:hAnchor="page" w:x="205" w:y="-1092"/>
                    <w:spacing w:after="0" w:line="240" w:lineRule="auto"/>
                  </w:pPr>
                  <w:r w:rsidRPr="001F443E">
                    <w:t>5 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B27EE9D" w14:textId="77777777" w:rsidR="001F443E" w:rsidRPr="001F443E" w:rsidRDefault="001F443E" w:rsidP="00D5327E">
                  <w:pPr>
                    <w:framePr w:hSpace="180" w:wrap="around" w:hAnchor="page" w:x="205" w:y="-1092"/>
                    <w:spacing w:after="0" w:line="240" w:lineRule="auto"/>
                  </w:pPr>
                  <w:r w:rsidRPr="001F443E">
                    <w:t>4 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5F9D77A" w14:textId="77777777" w:rsidR="001F443E" w:rsidRPr="001F443E" w:rsidRDefault="001F443E" w:rsidP="00D5327E">
                  <w:pPr>
                    <w:framePr w:hSpace="180" w:wrap="around" w:hAnchor="page" w:x="205" w:y="-1092"/>
                    <w:spacing w:after="0" w:line="240" w:lineRule="auto"/>
                  </w:pPr>
                  <w:r w:rsidRPr="001F443E">
                    <w:t>0 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CCC2003" w14:textId="77777777" w:rsidR="001F443E" w:rsidRPr="001F443E" w:rsidRDefault="001F443E" w:rsidP="00D5327E">
                  <w:pPr>
                    <w:framePr w:hSpace="180" w:wrap="around" w:hAnchor="page" w:x="205" w:y="-1092"/>
                    <w:spacing w:after="0" w:line="240" w:lineRule="auto"/>
                  </w:pPr>
                  <w:r w:rsidRPr="001F443E">
                    <w:t>7 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DF4F1E0" w14:textId="77777777" w:rsidR="001F443E" w:rsidRPr="001F443E" w:rsidRDefault="001F443E" w:rsidP="00D5327E">
                  <w:pPr>
                    <w:framePr w:hSpace="180" w:wrap="around" w:hAnchor="page" w:x="205" w:y="-1092"/>
                    <w:spacing w:after="0" w:line="240" w:lineRule="auto"/>
                  </w:pPr>
                  <w:r w:rsidRPr="001F443E">
                    <w:t>8 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8EFEF99" w14:textId="77777777" w:rsidR="001F443E" w:rsidRPr="001F443E" w:rsidRDefault="001F443E" w:rsidP="00D5327E">
                  <w:pPr>
                    <w:framePr w:hSpace="180" w:wrap="around" w:hAnchor="page" w:x="205" w:y="-1092"/>
                    <w:spacing w:after="0" w:line="240" w:lineRule="auto"/>
                  </w:pPr>
                  <w:r w:rsidRPr="001F443E">
                    <w:t>6 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7C79687" w14:textId="77777777" w:rsidR="001F443E" w:rsidRPr="001F443E" w:rsidRDefault="001F443E" w:rsidP="00D5327E">
                  <w:pPr>
                    <w:framePr w:hSpace="180" w:wrap="around" w:hAnchor="page" w:x="205" w:y="-1092"/>
                    <w:spacing w:after="0" w:line="240" w:lineRule="auto"/>
                  </w:pPr>
                  <w:r w:rsidRPr="001F443E">
                    <w:t>3 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EE679A2" w14:textId="77777777" w:rsidR="001F443E" w:rsidRPr="001F443E" w:rsidRDefault="001F443E" w:rsidP="00D5327E">
                  <w:pPr>
                    <w:framePr w:hSpace="180" w:wrap="around" w:hAnchor="page" w:x="205" w:y="-1092"/>
                    <w:spacing w:after="0" w:line="240" w:lineRule="auto"/>
                  </w:pPr>
                  <w:r w:rsidRPr="001F443E">
                    <w:t>10 </w:t>
                  </w:r>
                </w:p>
              </w:tc>
              <w:tc>
                <w:tcPr>
                  <w:tcW w:w="945" w:type="dxa"/>
                  <w:tcBorders>
                    <w:top w:val="single" w:sz="6" w:space="0" w:color="auto"/>
                    <w:left w:val="single" w:sz="6" w:space="0" w:color="auto"/>
                    <w:bottom w:val="single" w:sz="6" w:space="0" w:color="auto"/>
                    <w:right w:val="single" w:sz="6" w:space="0" w:color="auto"/>
                  </w:tcBorders>
                  <w:vAlign w:val="center"/>
                  <w:hideMark/>
                </w:tcPr>
                <w:p w14:paraId="3AD5055B" w14:textId="77777777" w:rsidR="001F443E" w:rsidRPr="001F443E" w:rsidRDefault="001F443E" w:rsidP="00D5327E">
                  <w:pPr>
                    <w:framePr w:hSpace="180" w:wrap="around" w:hAnchor="page" w:x="205" w:y="-1092"/>
                    <w:spacing w:after="0" w:line="240" w:lineRule="auto"/>
                  </w:pPr>
                  <w:r w:rsidRPr="001F443E">
                    <w:t>9 </w:t>
                  </w:r>
                </w:p>
              </w:tc>
            </w:tr>
            <w:tr w:rsidR="001F443E" w:rsidRPr="001F443E" w14:paraId="54D6E5C1" w14:textId="77777777" w:rsidTr="001F443E">
              <w:trPr>
                <w:trHeight w:val="300"/>
              </w:trPr>
              <w:tc>
                <w:tcPr>
                  <w:tcW w:w="780" w:type="dxa"/>
                  <w:tcBorders>
                    <w:top w:val="single" w:sz="6" w:space="0" w:color="auto"/>
                    <w:left w:val="single" w:sz="6" w:space="0" w:color="auto"/>
                    <w:bottom w:val="single" w:sz="6" w:space="0" w:color="auto"/>
                    <w:right w:val="single" w:sz="6" w:space="0" w:color="auto"/>
                  </w:tcBorders>
                  <w:vAlign w:val="center"/>
                  <w:hideMark/>
                </w:tcPr>
                <w:p w14:paraId="143F15AF" w14:textId="77777777" w:rsidR="001F443E" w:rsidRPr="001F443E" w:rsidRDefault="001F443E" w:rsidP="00D5327E">
                  <w:pPr>
                    <w:framePr w:hSpace="180" w:wrap="around" w:hAnchor="page" w:x="205" w:y="-1092"/>
                    <w:spacing w:after="0" w:line="240" w:lineRule="auto"/>
                  </w:pPr>
                  <w:r w:rsidRPr="001F443E">
                    <w:t>3 </w:t>
                  </w:r>
                </w:p>
              </w:tc>
              <w:tc>
                <w:tcPr>
                  <w:tcW w:w="705" w:type="dxa"/>
                  <w:tcBorders>
                    <w:top w:val="single" w:sz="6" w:space="0" w:color="auto"/>
                    <w:left w:val="single" w:sz="6" w:space="0" w:color="auto"/>
                    <w:bottom w:val="single" w:sz="6" w:space="0" w:color="auto"/>
                    <w:right w:val="single" w:sz="6" w:space="0" w:color="auto"/>
                  </w:tcBorders>
                  <w:vAlign w:val="center"/>
                  <w:hideMark/>
                </w:tcPr>
                <w:p w14:paraId="532FA3DA" w14:textId="77777777" w:rsidR="001F443E" w:rsidRPr="001F443E" w:rsidRDefault="001F443E" w:rsidP="00D5327E">
                  <w:pPr>
                    <w:framePr w:hSpace="180" w:wrap="around" w:hAnchor="page" w:x="205" w:y="-1092"/>
                    <w:spacing w:after="0" w:line="240" w:lineRule="auto"/>
                  </w:pPr>
                  <w:r w:rsidRPr="001F443E">
                    <w:t>9 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5ADD4C2" w14:textId="77777777" w:rsidR="001F443E" w:rsidRPr="001F443E" w:rsidRDefault="001F443E" w:rsidP="00D5327E">
                  <w:pPr>
                    <w:framePr w:hSpace="180" w:wrap="around" w:hAnchor="page" w:x="205" w:y="-1092"/>
                    <w:spacing w:after="0" w:line="240" w:lineRule="auto"/>
                  </w:pPr>
                  <w:r w:rsidRPr="001F443E">
                    <w:t>8 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8C80C43" w14:textId="77777777" w:rsidR="001F443E" w:rsidRPr="001F443E" w:rsidRDefault="001F443E" w:rsidP="00D5327E">
                  <w:pPr>
                    <w:framePr w:hSpace="180" w:wrap="around" w:hAnchor="page" w:x="205" w:y="-1092"/>
                    <w:spacing w:after="0" w:line="240" w:lineRule="auto"/>
                  </w:pPr>
                  <w:r w:rsidRPr="001F443E">
                    <w:t>7 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D8B54DD" w14:textId="77777777" w:rsidR="001F443E" w:rsidRPr="001F443E" w:rsidRDefault="001F443E" w:rsidP="00D5327E">
                  <w:pPr>
                    <w:framePr w:hSpace="180" w:wrap="around" w:hAnchor="page" w:x="205" w:y="-1092"/>
                    <w:spacing w:after="0" w:line="240" w:lineRule="auto"/>
                  </w:pPr>
                  <w:r w:rsidRPr="001F443E">
                    <w:t>0 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54352B1" w14:textId="77777777" w:rsidR="001F443E" w:rsidRPr="001F443E" w:rsidRDefault="001F443E" w:rsidP="00D5327E">
                  <w:pPr>
                    <w:framePr w:hSpace="180" w:wrap="around" w:hAnchor="page" w:x="205" w:y="-1092"/>
                    <w:spacing w:after="0" w:line="240" w:lineRule="auto"/>
                  </w:pPr>
                  <w:r w:rsidRPr="001F443E">
                    <w:t>5 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2C810D0" w14:textId="77777777" w:rsidR="001F443E" w:rsidRPr="001F443E" w:rsidRDefault="001F443E" w:rsidP="00D5327E">
                  <w:pPr>
                    <w:framePr w:hSpace="180" w:wrap="around" w:hAnchor="page" w:x="205" w:y="-1092"/>
                    <w:spacing w:after="0" w:line="240" w:lineRule="auto"/>
                  </w:pPr>
                  <w:r w:rsidRPr="001F443E">
                    <w:t>11 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039E477" w14:textId="77777777" w:rsidR="001F443E" w:rsidRPr="001F443E" w:rsidRDefault="001F443E" w:rsidP="00D5327E">
                  <w:pPr>
                    <w:framePr w:hSpace="180" w:wrap="around" w:hAnchor="page" w:x="205" w:y="-1092"/>
                    <w:spacing w:after="0" w:line="240" w:lineRule="auto"/>
                  </w:pPr>
                  <w:r w:rsidRPr="001F443E">
                    <w:t>9 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7FE6818" w14:textId="77777777" w:rsidR="001F443E" w:rsidRPr="001F443E" w:rsidRDefault="001F443E" w:rsidP="00D5327E">
                  <w:pPr>
                    <w:framePr w:hSpace="180" w:wrap="around" w:hAnchor="page" w:x="205" w:y="-1092"/>
                    <w:spacing w:after="0" w:line="240" w:lineRule="auto"/>
                  </w:pPr>
                  <w:r w:rsidRPr="001F443E">
                    <w:t>4 </w:t>
                  </w:r>
                </w:p>
              </w:tc>
              <w:tc>
                <w:tcPr>
                  <w:tcW w:w="945" w:type="dxa"/>
                  <w:tcBorders>
                    <w:top w:val="single" w:sz="6" w:space="0" w:color="auto"/>
                    <w:left w:val="single" w:sz="6" w:space="0" w:color="auto"/>
                    <w:bottom w:val="single" w:sz="6" w:space="0" w:color="auto"/>
                    <w:right w:val="single" w:sz="6" w:space="0" w:color="auto"/>
                  </w:tcBorders>
                  <w:vAlign w:val="center"/>
                  <w:hideMark/>
                </w:tcPr>
                <w:p w14:paraId="05EC49C6" w14:textId="77777777" w:rsidR="001F443E" w:rsidRPr="001F443E" w:rsidRDefault="001F443E" w:rsidP="00D5327E">
                  <w:pPr>
                    <w:framePr w:hSpace="180" w:wrap="around" w:hAnchor="page" w:x="205" w:y="-1092"/>
                    <w:spacing w:after="0" w:line="240" w:lineRule="auto"/>
                  </w:pPr>
                  <w:r w:rsidRPr="001F443E">
                    <w:t>6 </w:t>
                  </w:r>
                </w:p>
              </w:tc>
            </w:tr>
            <w:tr w:rsidR="001F443E" w:rsidRPr="001F443E" w14:paraId="15BC1D77" w14:textId="77777777" w:rsidTr="001F443E">
              <w:trPr>
                <w:trHeight w:val="300"/>
              </w:trPr>
              <w:tc>
                <w:tcPr>
                  <w:tcW w:w="780" w:type="dxa"/>
                  <w:tcBorders>
                    <w:top w:val="single" w:sz="6" w:space="0" w:color="auto"/>
                    <w:left w:val="single" w:sz="6" w:space="0" w:color="auto"/>
                    <w:bottom w:val="single" w:sz="6" w:space="0" w:color="auto"/>
                    <w:right w:val="single" w:sz="6" w:space="0" w:color="auto"/>
                  </w:tcBorders>
                  <w:vAlign w:val="center"/>
                  <w:hideMark/>
                </w:tcPr>
                <w:p w14:paraId="5338F920" w14:textId="77777777" w:rsidR="001F443E" w:rsidRPr="001F443E" w:rsidRDefault="001F443E" w:rsidP="00D5327E">
                  <w:pPr>
                    <w:framePr w:hSpace="180" w:wrap="around" w:hAnchor="page" w:x="205" w:y="-1092"/>
                    <w:spacing w:after="0" w:line="240" w:lineRule="auto"/>
                  </w:pPr>
                  <w:r w:rsidRPr="001F443E">
                    <w:t>4 </w:t>
                  </w:r>
                </w:p>
              </w:tc>
              <w:tc>
                <w:tcPr>
                  <w:tcW w:w="705" w:type="dxa"/>
                  <w:tcBorders>
                    <w:top w:val="single" w:sz="6" w:space="0" w:color="auto"/>
                    <w:left w:val="single" w:sz="6" w:space="0" w:color="auto"/>
                    <w:bottom w:val="single" w:sz="6" w:space="0" w:color="auto"/>
                    <w:right w:val="single" w:sz="6" w:space="0" w:color="auto"/>
                  </w:tcBorders>
                  <w:vAlign w:val="center"/>
                  <w:hideMark/>
                </w:tcPr>
                <w:p w14:paraId="4BBA1C90" w14:textId="77777777" w:rsidR="001F443E" w:rsidRPr="001F443E" w:rsidRDefault="001F443E" w:rsidP="00D5327E">
                  <w:pPr>
                    <w:framePr w:hSpace="180" w:wrap="around" w:hAnchor="page" w:x="205" w:y="-1092"/>
                    <w:spacing w:after="0" w:line="240" w:lineRule="auto"/>
                  </w:pPr>
                  <w:r w:rsidRPr="001F443E">
                    <w:t>12 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DE69548" w14:textId="77777777" w:rsidR="001F443E" w:rsidRPr="001F443E" w:rsidRDefault="001F443E" w:rsidP="00D5327E">
                  <w:pPr>
                    <w:framePr w:hSpace="180" w:wrap="around" w:hAnchor="page" w:x="205" w:y="-1092"/>
                    <w:spacing w:after="0" w:line="240" w:lineRule="auto"/>
                  </w:pPr>
                  <w:r w:rsidRPr="001F443E">
                    <w:t>10 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1F9C43F" w14:textId="77777777" w:rsidR="001F443E" w:rsidRPr="001F443E" w:rsidRDefault="001F443E" w:rsidP="00D5327E">
                  <w:pPr>
                    <w:framePr w:hSpace="180" w:wrap="around" w:hAnchor="page" w:x="205" w:y="-1092"/>
                    <w:spacing w:after="0" w:line="240" w:lineRule="auto"/>
                  </w:pPr>
                  <w:r w:rsidRPr="001F443E">
                    <w:t>8 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5EA7D99" w14:textId="77777777" w:rsidR="001F443E" w:rsidRPr="001F443E" w:rsidRDefault="001F443E" w:rsidP="00D5327E">
                  <w:pPr>
                    <w:framePr w:hSpace="180" w:wrap="around" w:hAnchor="page" w:x="205" w:y="-1092"/>
                    <w:spacing w:after="0" w:line="240" w:lineRule="auto"/>
                  </w:pPr>
                  <w:r w:rsidRPr="001F443E">
                    <w:t>5 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FE1592F" w14:textId="77777777" w:rsidR="001F443E" w:rsidRPr="001F443E" w:rsidRDefault="001F443E" w:rsidP="00D5327E">
                  <w:pPr>
                    <w:framePr w:hSpace="180" w:wrap="around" w:hAnchor="page" w:x="205" w:y="-1092"/>
                    <w:spacing w:after="0" w:line="240" w:lineRule="auto"/>
                  </w:pPr>
                  <w:r w:rsidRPr="001F443E">
                    <w:t>0 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3272AA1" w14:textId="77777777" w:rsidR="001F443E" w:rsidRPr="001F443E" w:rsidRDefault="001F443E" w:rsidP="00D5327E">
                  <w:pPr>
                    <w:framePr w:hSpace="180" w:wrap="around" w:hAnchor="page" w:x="205" w:y="-1092"/>
                    <w:spacing w:after="0" w:line="240" w:lineRule="auto"/>
                  </w:pPr>
                  <w:r w:rsidRPr="001F443E">
                    <w:t>9 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09B3210" w14:textId="77777777" w:rsidR="001F443E" w:rsidRPr="001F443E" w:rsidRDefault="001F443E" w:rsidP="00D5327E">
                  <w:pPr>
                    <w:framePr w:hSpace="180" w:wrap="around" w:hAnchor="page" w:x="205" w:y="-1092"/>
                    <w:spacing w:after="0" w:line="240" w:lineRule="auto"/>
                  </w:pPr>
                  <w:r w:rsidRPr="001F443E">
                    <w:t>11 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CDC65E7" w14:textId="77777777" w:rsidR="001F443E" w:rsidRPr="001F443E" w:rsidRDefault="001F443E" w:rsidP="00D5327E">
                  <w:pPr>
                    <w:framePr w:hSpace="180" w:wrap="around" w:hAnchor="page" w:x="205" w:y="-1092"/>
                    <w:spacing w:after="0" w:line="240" w:lineRule="auto"/>
                  </w:pPr>
                  <w:r w:rsidRPr="001F443E">
                    <w:t>6 </w:t>
                  </w:r>
                </w:p>
              </w:tc>
              <w:tc>
                <w:tcPr>
                  <w:tcW w:w="945" w:type="dxa"/>
                  <w:tcBorders>
                    <w:top w:val="single" w:sz="6" w:space="0" w:color="auto"/>
                    <w:left w:val="single" w:sz="6" w:space="0" w:color="auto"/>
                    <w:bottom w:val="single" w:sz="6" w:space="0" w:color="auto"/>
                    <w:right w:val="single" w:sz="6" w:space="0" w:color="auto"/>
                  </w:tcBorders>
                  <w:vAlign w:val="center"/>
                  <w:hideMark/>
                </w:tcPr>
                <w:p w14:paraId="5E3E43CE" w14:textId="77777777" w:rsidR="001F443E" w:rsidRPr="001F443E" w:rsidRDefault="001F443E" w:rsidP="00D5327E">
                  <w:pPr>
                    <w:framePr w:hSpace="180" w:wrap="around" w:hAnchor="page" w:x="205" w:y="-1092"/>
                    <w:spacing w:after="0" w:line="240" w:lineRule="auto"/>
                  </w:pPr>
                  <w:r w:rsidRPr="001F443E">
                    <w:t>7 </w:t>
                  </w:r>
                </w:p>
              </w:tc>
            </w:tr>
            <w:tr w:rsidR="001F443E" w:rsidRPr="001F443E" w14:paraId="03C25668" w14:textId="77777777" w:rsidTr="001F443E">
              <w:trPr>
                <w:trHeight w:val="300"/>
              </w:trPr>
              <w:tc>
                <w:tcPr>
                  <w:tcW w:w="780" w:type="dxa"/>
                  <w:tcBorders>
                    <w:top w:val="single" w:sz="6" w:space="0" w:color="auto"/>
                    <w:left w:val="single" w:sz="6" w:space="0" w:color="auto"/>
                    <w:bottom w:val="single" w:sz="6" w:space="0" w:color="auto"/>
                    <w:right w:val="single" w:sz="6" w:space="0" w:color="auto"/>
                  </w:tcBorders>
                  <w:vAlign w:val="center"/>
                  <w:hideMark/>
                </w:tcPr>
                <w:p w14:paraId="6CC319B9" w14:textId="77777777" w:rsidR="001F443E" w:rsidRPr="001F443E" w:rsidRDefault="001F443E" w:rsidP="00D5327E">
                  <w:pPr>
                    <w:framePr w:hSpace="180" w:wrap="around" w:hAnchor="page" w:x="205" w:y="-1092"/>
                    <w:spacing w:after="0" w:line="240" w:lineRule="auto"/>
                  </w:pPr>
                  <w:r w:rsidRPr="001F443E">
                    <w:t>5 </w:t>
                  </w:r>
                </w:p>
              </w:tc>
              <w:tc>
                <w:tcPr>
                  <w:tcW w:w="705" w:type="dxa"/>
                  <w:tcBorders>
                    <w:top w:val="single" w:sz="6" w:space="0" w:color="auto"/>
                    <w:left w:val="single" w:sz="6" w:space="0" w:color="auto"/>
                    <w:bottom w:val="single" w:sz="6" w:space="0" w:color="auto"/>
                    <w:right w:val="single" w:sz="6" w:space="0" w:color="auto"/>
                  </w:tcBorders>
                  <w:vAlign w:val="center"/>
                  <w:hideMark/>
                </w:tcPr>
                <w:p w14:paraId="13BEB097" w14:textId="77777777" w:rsidR="001F443E" w:rsidRPr="001F443E" w:rsidRDefault="001F443E" w:rsidP="00D5327E">
                  <w:pPr>
                    <w:framePr w:hSpace="180" w:wrap="around" w:hAnchor="page" w:x="205" w:y="-1092"/>
                    <w:spacing w:after="0" w:line="240" w:lineRule="auto"/>
                  </w:pPr>
                  <w:r w:rsidRPr="001F443E">
                    <w:t>8 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589575E" w14:textId="77777777" w:rsidR="001F443E" w:rsidRPr="001F443E" w:rsidRDefault="001F443E" w:rsidP="00D5327E">
                  <w:pPr>
                    <w:framePr w:hSpace="180" w:wrap="around" w:hAnchor="page" w:x="205" w:y="-1092"/>
                    <w:spacing w:after="0" w:line="240" w:lineRule="auto"/>
                  </w:pPr>
                  <w:r w:rsidRPr="001F443E">
                    <w:t>7 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0E961B4" w14:textId="77777777" w:rsidR="001F443E" w:rsidRPr="001F443E" w:rsidRDefault="001F443E" w:rsidP="00D5327E">
                  <w:pPr>
                    <w:framePr w:hSpace="180" w:wrap="around" w:hAnchor="page" w:x="205" w:y="-1092"/>
                    <w:spacing w:after="0" w:line="240" w:lineRule="auto"/>
                  </w:pPr>
                  <w:r w:rsidRPr="001F443E">
                    <w:t>6 </w:t>
                  </w:r>
                </w:p>
              </w:tc>
              <w:tc>
                <w:tcPr>
                  <w:tcW w:w="930" w:type="dxa"/>
                  <w:tcBorders>
                    <w:top w:val="single" w:sz="6" w:space="0" w:color="auto"/>
                    <w:left w:val="single" w:sz="6" w:space="0" w:color="auto"/>
                    <w:bottom w:val="single" w:sz="6" w:space="0" w:color="auto"/>
                    <w:right w:val="single" w:sz="6" w:space="0" w:color="auto"/>
                  </w:tcBorders>
                  <w:vAlign w:val="center"/>
                  <w:hideMark/>
                </w:tcPr>
                <w:p w14:paraId="245604D8" w14:textId="77777777" w:rsidR="001F443E" w:rsidRPr="001F443E" w:rsidRDefault="001F443E" w:rsidP="00D5327E">
                  <w:pPr>
                    <w:framePr w:hSpace="180" w:wrap="around" w:hAnchor="page" w:x="205" w:y="-1092"/>
                    <w:spacing w:after="0" w:line="240" w:lineRule="auto"/>
                  </w:pPr>
                  <w:r w:rsidRPr="001F443E">
                    <w:t>11 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3048CC4" w14:textId="77777777" w:rsidR="001F443E" w:rsidRPr="001F443E" w:rsidRDefault="001F443E" w:rsidP="00D5327E">
                  <w:pPr>
                    <w:framePr w:hSpace="180" w:wrap="around" w:hAnchor="page" w:x="205" w:y="-1092"/>
                    <w:spacing w:after="0" w:line="240" w:lineRule="auto"/>
                  </w:pPr>
                  <w:r w:rsidRPr="001F443E">
                    <w:t>9 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098FAD2" w14:textId="77777777" w:rsidR="001F443E" w:rsidRPr="001F443E" w:rsidRDefault="001F443E" w:rsidP="00D5327E">
                  <w:pPr>
                    <w:framePr w:hSpace="180" w:wrap="around" w:hAnchor="page" w:x="205" w:y="-1092"/>
                    <w:spacing w:after="0" w:line="240" w:lineRule="auto"/>
                  </w:pPr>
                  <w:r w:rsidRPr="001F443E">
                    <w:t>0 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7DB05EE" w14:textId="77777777" w:rsidR="001F443E" w:rsidRPr="001F443E" w:rsidRDefault="001F443E" w:rsidP="00D5327E">
                  <w:pPr>
                    <w:framePr w:hSpace="180" w:wrap="around" w:hAnchor="page" w:x="205" w:y="-1092"/>
                    <w:spacing w:after="0" w:line="240" w:lineRule="auto"/>
                  </w:pPr>
                  <w:r w:rsidRPr="001F443E">
                    <w:t>4 </w:t>
                  </w:r>
                </w:p>
              </w:tc>
              <w:tc>
                <w:tcPr>
                  <w:tcW w:w="930" w:type="dxa"/>
                  <w:tcBorders>
                    <w:top w:val="single" w:sz="6" w:space="0" w:color="auto"/>
                    <w:left w:val="single" w:sz="6" w:space="0" w:color="auto"/>
                    <w:bottom w:val="single" w:sz="6" w:space="0" w:color="auto"/>
                    <w:right w:val="single" w:sz="6" w:space="0" w:color="auto"/>
                  </w:tcBorders>
                  <w:vAlign w:val="center"/>
                  <w:hideMark/>
                </w:tcPr>
                <w:p w14:paraId="287F6BC8" w14:textId="77777777" w:rsidR="001F443E" w:rsidRPr="001F443E" w:rsidRDefault="001F443E" w:rsidP="00D5327E">
                  <w:pPr>
                    <w:framePr w:hSpace="180" w:wrap="around" w:hAnchor="page" w:x="205" w:y="-1092"/>
                    <w:spacing w:after="0" w:line="240" w:lineRule="auto"/>
                  </w:pPr>
                  <w:r w:rsidRPr="001F443E">
                    <w:t>7 </w:t>
                  </w:r>
                </w:p>
              </w:tc>
              <w:tc>
                <w:tcPr>
                  <w:tcW w:w="945" w:type="dxa"/>
                  <w:tcBorders>
                    <w:top w:val="single" w:sz="6" w:space="0" w:color="auto"/>
                    <w:left w:val="single" w:sz="6" w:space="0" w:color="auto"/>
                    <w:bottom w:val="single" w:sz="6" w:space="0" w:color="auto"/>
                    <w:right w:val="single" w:sz="6" w:space="0" w:color="auto"/>
                  </w:tcBorders>
                  <w:vAlign w:val="center"/>
                  <w:hideMark/>
                </w:tcPr>
                <w:p w14:paraId="3B5695EC" w14:textId="77777777" w:rsidR="001F443E" w:rsidRPr="001F443E" w:rsidRDefault="001F443E" w:rsidP="00D5327E">
                  <w:pPr>
                    <w:framePr w:hSpace="180" w:wrap="around" w:hAnchor="page" w:x="205" w:y="-1092"/>
                    <w:spacing w:after="0" w:line="240" w:lineRule="auto"/>
                  </w:pPr>
                  <w:r w:rsidRPr="001F443E">
                    <w:t>5 </w:t>
                  </w:r>
                </w:p>
              </w:tc>
            </w:tr>
            <w:tr w:rsidR="001F443E" w:rsidRPr="001F443E" w14:paraId="5144B72D" w14:textId="77777777" w:rsidTr="001F443E">
              <w:trPr>
                <w:trHeight w:val="300"/>
              </w:trPr>
              <w:tc>
                <w:tcPr>
                  <w:tcW w:w="780" w:type="dxa"/>
                  <w:tcBorders>
                    <w:top w:val="single" w:sz="6" w:space="0" w:color="auto"/>
                    <w:left w:val="single" w:sz="6" w:space="0" w:color="auto"/>
                    <w:bottom w:val="single" w:sz="6" w:space="0" w:color="auto"/>
                    <w:right w:val="single" w:sz="6" w:space="0" w:color="auto"/>
                  </w:tcBorders>
                  <w:vAlign w:val="center"/>
                  <w:hideMark/>
                </w:tcPr>
                <w:p w14:paraId="517974D3" w14:textId="77777777" w:rsidR="001F443E" w:rsidRPr="001F443E" w:rsidRDefault="001F443E" w:rsidP="00D5327E">
                  <w:pPr>
                    <w:framePr w:hSpace="180" w:wrap="around" w:hAnchor="page" w:x="205" w:y="-1092"/>
                    <w:spacing w:after="0" w:line="240" w:lineRule="auto"/>
                  </w:pPr>
                  <w:r w:rsidRPr="001F443E">
                    <w:lastRenderedPageBreak/>
                    <w:t>6 </w:t>
                  </w:r>
                </w:p>
              </w:tc>
              <w:tc>
                <w:tcPr>
                  <w:tcW w:w="705" w:type="dxa"/>
                  <w:tcBorders>
                    <w:top w:val="single" w:sz="6" w:space="0" w:color="auto"/>
                    <w:left w:val="single" w:sz="6" w:space="0" w:color="auto"/>
                    <w:bottom w:val="single" w:sz="6" w:space="0" w:color="auto"/>
                    <w:right w:val="single" w:sz="6" w:space="0" w:color="auto"/>
                  </w:tcBorders>
                  <w:vAlign w:val="center"/>
                  <w:hideMark/>
                </w:tcPr>
                <w:p w14:paraId="3B83A077" w14:textId="77777777" w:rsidR="001F443E" w:rsidRPr="001F443E" w:rsidRDefault="001F443E" w:rsidP="00D5327E">
                  <w:pPr>
                    <w:framePr w:hSpace="180" w:wrap="around" w:hAnchor="page" w:x="205" w:y="-1092"/>
                    <w:spacing w:after="0" w:line="240" w:lineRule="auto"/>
                  </w:pPr>
                  <w:r w:rsidRPr="001F443E">
                    <w:t>7 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3AFB897" w14:textId="77777777" w:rsidR="001F443E" w:rsidRPr="001F443E" w:rsidRDefault="001F443E" w:rsidP="00D5327E">
                  <w:pPr>
                    <w:framePr w:hSpace="180" w:wrap="around" w:hAnchor="page" w:x="205" w:y="-1092"/>
                    <w:spacing w:after="0" w:line="240" w:lineRule="auto"/>
                  </w:pPr>
                  <w:r w:rsidRPr="001F443E">
                    <w:t>5 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7495E02" w14:textId="77777777" w:rsidR="001F443E" w:rsidRPr="001F443E" w:rsidRDefault="001F443E" w:rsidP="00D5327E">
                  <w:pPr>
                    <w:framePr w:hSpace="180" w:wrap="around" w:hAnchor="page" w:x="205" w:y="-1092"/>
                    <w:spacing w:after="0" w:line="240" w:lineRule="auto"/>
                  </w:pPr>
                  <w:r w:rsidRPr="001F443E">
                    <w:t>3 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4A854CE" w14:textId="77777777" w:rsidR="001F443E" w:rsidRPr="001F443E" w:rsidRDefault="001F443E" w:rsidP="00D5327E">
                  <w:pPr>
                    <w:framePr w:hSpace="180" w:wrap="around" w:hAnchor="page" w:x="205" w:y="-1092"/>
                    <w:spacing w:after="0" w:line="240" w:lineRule="auto"/>
                  </w:pPr>
                  <w:r w:rsidRPr="001F443E">
                    <w:t>9 </w:t>
                  </w:r>
                </w:p>
              </w:tc>
              <w:tc>
                <w:tcPr>
                  <w:tcW w:w="930" w:type="dxa"/>
                  <w:tcBorders>
                    <w:top w:val="single" w:sz="6" w:space="0" w:color="auto"/>
                    <w:left w:val="single" w:sz="6" w:space="0" w:color="auto"/>
                    <w:bottom w:val="single" w:sz="6" w:space="0" w:color="auto"/>
                    <w:right w:val="single" w:sz="6" w:space="0" w:color="auto"/>
                  </w:tcBorders>
                  <w:vAlign w:val="center"/>
                  <w:hideMark/>
                </w:tcPr>
                <w:p w14:paraId="28CA5A20" w14:textId="77777777" w:rsidR="001F443E" w:rsidRPr="001F443E" w:rsidRDefault="001F443E" w:rsidP="00D5327E">
                  <w:pPr>
                    <w:framePr w:hSpace="180" w:wrap="around" w:hAnchor="page" w:x="205" w:y="-1092"/>
                    <w:spacing w:after="0" w:line="240" w:lineRule="auto"/>
                  </w:pPr>
                  <w:r w:rsidRPr="001F443E">
                    <w:t>11 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5F037B1" w14:textId="77777777" w:rsidR="001F443E" w:rsidRPr="001F443E" w:rsidRDefault="001F443E" w:rsidP="00D5327E">
                  <w:pPr>
                    <w:framePr w:hSpace="180" w:wrap="around" w:hAnchor="page" w:x="205" w:y="-1092"/>
                    <w:spacing w:after="0" w:line="240" w:lineRule="auto"/>
                  </w:pPr>
                  <w:r w:rsidRPr="001F443E">
                    <w:t>4 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B9578BD" w14:textId="77777777" w:rsidR="001F443E" w:rsidRPr="001F443E" w:rsidRDefault="001F443E" w:rsidP="00D5327E">
                  <w:pPr>
                    <w:framePr w:hSpace="180" w:wrap="around" w:hAnchor="page" w:x="205" w:y="-1092"/>
                    <w:spacing w:after="0" w:line="240" w:lineRule="auto"/>
                  </w:pPr>
                  <w:r w:rsidRPr="001F443E">
                    <w:t>0 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045B2D1" w14:textId="77777777" w:rsidR="001F443E" w:rsidRPr="001F443E" w:rsidRDefault="001F443E" w:rsidP="00D5327E">
                  <w:pPr>
                    <w:framePr w:hSpace="180" w:wrap="around" w:hAnchor="page" w:x="205" w:y="-1092"/>
                    <w:spacing w:after="0" w:line="240" w:lineRule="auto"/>
                  </w:pPr>
                  <w:r w:rsidRPr="001F443E">
                    <w:t>8 </w:t>
                  </w:r>
                </w:p>
              </w:tc>
              <w:tc>
                <w:tcPr>
                  <w:tcW w:w="945" w:type="dxa"/>
                  <w:tcBorders>
                    <w:top w:val="single" w:sz="6" w:space="0" w:color="auto"/>
                    <w:left w:val="single" w:sz="6" w:space="0" w:color="auto"/>
                    <w:bottom w:val="single" w:sz="6" w:space="0" w:color="auto"/>
                    <w:right w:val="single" w:sz="6" w:space="0" w:color="auto"/>
                  </w:tcBorders>
                  <w:vAlign w:val="center"/>
                  <w:hideMark/>
                </w:tcPr>
                <w:p w14:paraId="1CE9D2B2" w14:textId="77777777" w:rsidR="001F443E" w:rsidRPr="001F443E" w:rsidRDefault="001F443E" w:rsidP="00D5327E">
                  <w:pPr>
                    <w:framePr w:hSpace="180" w:wrap="around" w:hAnchor="page" w:x="205" w:y="-1092"/>
                    <w:spacing w:after="0" w:line="240" w:lineRule="auto"/>
                  </w:pPr>
                  <w:r w:rsidRPr="001F443E">
                    <w:t>6 </w:t>
                  </w:r>
                </w:p>
              </w:tc>
            </w:tr>
            <w:tr w:rsidR="001F443E" w:rsidRPr="001F443E" w14:paraId="6625F59B" w14:textId="77777777" w:rsidTr="001F443E">
              <w:trPr>
                <w:trHeight w:val="300"/>
              </w:trPr>
              <w:tc>
                <w:tcPr>
                  <w:tcW w:w="780" w:type="dxa"/>
                  <w:tcBorders>
                    <w:top w:val="single" w:sz="6" w:space="0" w:color="auto"/>
                    <w:left w:val="single" w:sz="6" w:space="0" w:color="auto"/>
                    <w:bottom w:val="single" w:sz="6" w:space="0" w:color="auto"/>
                    <w:right w:val="single" w:sz="6" w:space="0" w:color="auto"/>
                  </w:tcBorders>
                  <w:vAlign w:val="center"/>
                  <w:hideMark/>
                </w:tcPr>
                <w:p w14:paraId="5434223F" w14:textId="77777777" w:rsidR="001F443E" w:rsidRPr="001F443E" w:rsidRDefault="001F443E" w:rsidP="00D5327E">
                  <w:pPr>
                    <w:framePr w:hSpace="180" w:wrap="around" w:hAnchor="page" w:x="205" w:y="-1092"/>
                    <w:spacing w:after="0" w:line="240" w:lineRule="auto"/>
                  </w:pPr>
                  <w:r w:rsidRPr="001F443E">
                    <w:t>7 </w:t>
                  </w:r>
                </w:p>
              </w:tc>
              <w:tc>
                <w:tcPr>
                  <w:tcW w:w="705" w:type="dxa"/>
                  <w:tcBorders>
                    <w:top w:val="single" w:sz="6" w:space="0" w:color="auto"/>
                    <w:left w:val="single" w:sz="6" w:space="0" w:color="auto"/>
                    <w:bottom w:val="single" w:sz="6" w:space="0" w:color="auto"/>
                    <w:right w:val="single" w:sz="6" w:space="0" w:color="auto"/>
                  </w:tcBorders>
                  <w:vAlign w:val="center"/>
                  <w:hideMark/>
                </w:tcPr>
                <w:p w14:paraId="6F12B01D" w14:textId="77777777" w:rsidR="001F443E" w:rsidRPr="001F443E" w:rsidRDefault="001F443E" w:rsidP="00D5327E">
                  <w:pPr>
                    <w:framePr w:hSpace="180" w:wrap="around" w:hAnchor="page" w:x="205" w:y="-1092"/>
                    <w:spacing w:after="0" w:line="240" w:lineRule="auto"/>
                  </w:pPr>
                  <w:r w:rsidRPr="001F443E">
                    <w:t>11 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AFB3196" w14:textId="77777777" w:rsidR="001F443E" w:rsidRPr="001F443E" w:rsidRDefault="001F443E" w:rsidP="00D5327E">
                  <w:pPr>
                    <w:framePr w:hSpace="180" w:wrap="around" w:hAnchor="page" w:x="205" w:y="-1092"/>
                    <w:spacing w:after="0" w:line="240" w:lineRule="auto"/>
                  </w:pPr>
                  <w:r w:rsidRPr="001F443E">
                    <w:t>9 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1AA1471" w14:textId="77777777" w:rsidR="001F443E" w:rsidRPr="001F443E" w:rsidRDefault="001F443E" w:rsidP="00D5327E">
                  <w:pPr>
                    <w:framePr w:hSpace="180" w:wrap="around" w:hAnchor="page" w:x="205" w:y="-1092"/>
                    <w:spacing w:after="0" w:line="240" w:lineRule="auto"/>
                  </w:pPr>
                  <w:r w:rsidRPr="001F443E">
                    <w:t>10 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4DF21CC" w14:textId="77777777" w:rsidR="001F443E" w:rsidRPr="001F443E" w:rsidRDefault="001F443E" w:rsidP="00D5327E">
                  <w:pPr>
                    <w:framePr w:hSpace="180" w:wrap="around" w:hAnchor="page" w:x="205" w:y="-1092"/>
                    <w:spacing w:after="0" w:line="240" w:lineRule="auto"/>
                  </w:pPr>
                  <w:r w:rsidRPr="001F443E">
                    <w:t>4 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F20546A" w14:textId="77777777" w:rsidR="001F443E" w:rsidRPr="001F443E" w:rsidRDefault="001F443E" w:rsidP="00D5327E">
                  <w:pPr>
                    <w:framePr w:hSpace="180" w:wrap="around" w:hAnchor="page" w:x="205" w:y="-1092"/>
                    <w:spacing w:after="0" w:line="240" w:lineRule="auto"/>
                  </w:pPr>
                  <w:r w:rsidRPr="001F443E">
                    <w:t>6 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6536763" w14:textId="77777777" w:rsidR="001F443E" w:rsidRPr="001F443E" w:rsidRDefault="001F443E" w:rsidP="00D5327E">
                  <w:pPr>
                    <w:framePr w:hSpace="180" w:wrap="around" w:hAnchor="page" w:x="205" w:y="-1092"/>
                    <w:spacing w:after="0" w:line="240" w:lineRule="auto"/>
                  </w:pPr>
                  <w:r w:rsidRPr="001F443E">
                    <w:t>7 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8B204A1" w14:textId="77777777" w:rsidR="001F443E" w:rsidRPr="001F443E" w:rsidRDefault="001F443E" w:rsidP="00D5327E">
                  <w:pPr>
                    <w:framePr w:hSpace="180" w:wrap="around" w:hAnchor="page" w:x="205" w:y="-1092"/>
                    <w:spacing w:after="0" w:line="240" w:lineRule="auto"/>
                  </w:pPr>
                  <w:r w:rsidRPr="001F443E">
                    <w:t>8 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06848CB" w14:textId="77777777" w:rsidR="001F443E" w:rsidRPr="001F443E" w:rsidRDefault="001F443E" w:rsidP="00D5327E">
                  <w:pPr>
                    <w:framePr w:hSpace="180" w:wrap="around" w:hAnchor="page" w:x="205" w:y="-1092"/>
                    <w:spacing w:after="0" w:line="240" w:lineRule="auto"/>
                  </w:pPr>
                  <w:r w:rsidRPr="001F443E">
                    <w:t>0 </w:t>
                  </w:r>
                </w:p>
              </w:tc>
              <w:tc>
                <w:tcPr>
                  <w:tcW w:w="945" w:type="dxa"/>
                  <w:tcBorders>
                    <w:top w:val="single" w:sz="6" w:space="0" w:color="auto"/>
                    <w:left w:val="single" w:sz="6" w:space="0" w:color="auto"/>
                    <w:bottom w:val="single" w:sz="6" w:space="0" w:color="auto"/>
                    <w:right w:val="single" w:sz="6" w:space="0" w:color="auto"/>
                  </w:tcBorders>
                  <w:vAlign w:val="center"/>
                  <w:hideMark/>
                </w:tcPr>
                <w:p w14:paraId="3BBD3EFB" w14:textId="77777777" w:rsidR="001F443E" w:rsidRPr="001F443E" w:rsidRDefault="001F443E" w:rsidP="00D5327E">
                  <w:pPr>
                    <w:framePr w:hSpace="180" w:wrap="around" w:hAnchor="page" w:x="205" w:y="-1092"/>
                    <w:spacing w:after="0" w:line="240" w:lineRule="auto"/>
                  </w:pPr>
                  <w:r w:rsidRPr="001F443E">
                    <w:t>5 </w:t>
                  </w:r>
                </w:p>
              </w:tc>
            </w:tr>
            <w:tr w:rsidR="001F443E" w:rsidRPr="001F443E" w14:paraId="52EDE94D" w14:textId="77777777" w:rsidTr="001F443E">
              <w:trPr>
                <w:trHeight w:val="300"/>
              </w:trPr>
              <w:tc>
                <w:tcPr>
                  <w:tcW w:w="780" w:type="dxa"/>
                  <w:tcBorders>
                    <w:top w:val="single" w:sz="6" w:space="0" w:color="auto"/>
                    <w:left w:val="single" w:sz="6" w:space="0" w:color="auto"/>
                    <w:bottom w:val="single" w:sz="6" w:space="0" w:color="auto"/>
                    <w:right w:val="single" w:sz="6" w:space="0" w:color="auto"/>
                  </w:tcBorders>
                  <w:vAlign w:val="center"/>
                  <w:hideMark/>
                </w:tcPr>
                <w:p w14:paraId="594C1C0A" w14:textId="77777777" w:rsidR="001F443E" w:rsidRPr="001F443E" w:rsidRDefault="001F443E" w:rsidP="00D5327E">
                  <w:pPr>
                    <w:framePr w:hSpace="180" w:wrap="around" w:hAnchor="page" w:x="205" w:y="-1092"/>
                    <w:spacing w:after="0" w:line="240" w:lineRule="auto"/>
                  </w:pPr>
                  <w:r w:rsidRPr="001F443E">
                    <w:t>8 </w:t>
                  </w:r>
                </w:p>
              </w:tc>
              <w:tc>
                <w:tcPr>
                  <w:tcW w:w="705" w:type="dxa"/>
                  <w:tcBorders>
                    <w:top w:val="single" w:sz="6" w:space="0" w:color="auto"/>
                    <w:left w:val="single" w:sz="6" w:space="0" w:color="auto"/>
                    <w:bottom w:val="single" w:sz="6" w:space="0" w:color="auto"/>
                    <w:right w:val="single" w:sz="6" w:space="0" w:color="auto"/>
                  </w:tcBorders>
                  <w:vAlign w:val="center"/>
                  <w:hideMark/>
                </w:tcPr>
                <w:p w14:paraId="57DC9894" w14:textId="77777777" w:rsidR="001F443E" w:rsidRPr="001F443E" w:rsidRDefault="001F443E" w:rsidP="00D5327E">
                  <w:pPr>
                    <w:framePr w:hSpace="180" w:wrap="around" w:hAnchor="page" w:x="205" w:y="-1092"/>
                    <w:spacing w:after="0" w:line="240" w:lineRule="auto"/>
                  </w:pPr>
                  <w:r w:rsidRPr="001F443E">
                    <w:t>10 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4D643A7" w14:textId="77777777" w:rsidR="001F443E" w:rsidRPr="001F443E" w:rsidRDefault="001F443E" w:rsidP="00D5327E">
                  <w:pPr>
                    <w:framePr w:hSpace="180" w:wrap="around" w:hAnchor="page" w:x="205" w:y="-1092"/>
                    <w:spacing w:after="0" w:line="240" w:lineRule="auto"/>
                  </w:pPr>
                  <w:r w:rsidRPr="001F443E">
                    <w:t>11 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AEE27FF" w14:textId="77777777" w:rsidR="001F443E" w:rsidRPr="001F443E" w:rsidRDefault="001F443E" w:rsidP="00D5327E">
                  <w:pPr>
                    <w:framePr w:hSpace="180" w:wrap="around" w:hAnchor="page" w:x="205" w:y="-1092"/>
                    <w:spacing w:after="0" w:line="240" w:lineRule="auto"/>
                  </w:pPr>
                  <w:r w:rsidRPr="001F443E">
                    <w:t>9 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D8142AB" w14:textId="77777777" w:rsidR="001F443E" w:rsidRPr="001F443E" w:rsidRDefault="001F443E" w:rsidP="00D5327E">
                  <w:pPr>
                    <w:framePr w:hSpace="180" w:wrap="around" w:hAnchor="page" w:x="205" w:y="-1092"/>
                    <w:spacing w:after="0" w:line="240" w:lineRule="auto"/>
                  </w:pPr>
                  <w:r w:rsidRPr="001F443E">
                    <w:t>6 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2E77CA6" w14:textId="77777777" w:rsidR="001F443E" w:rsidRPr="001F443E" w:rsidRDefault="001F443E" w:rsidP="00D5327E">
                  <w:pPr>
                    <w:framePr w:hSpace="180" w:wrap="around" w:hAnchor="page" w:x="205" w:y="-1092"/>
                    <w:spacing w:after="0" w:line="240" w:lineRule="auto"/>
                  </w:pPr>
                  <w:r w:rsidRPr="001F443E">
                    <w:t>7 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5A5E70A" w14:textId="77777777" w:rsidR="001F443E" w:rsidRPr="001F443E" w:rsidRDefault="001F443E" w:rsidP="00D5327E">
                  <w:pPr>
                    <w:framePr w:hSpace="180" w:wrap="around" w:hAnchor="page" w:x="205" w:y="-1092"/>
                    <w:spacing w:after="0" w:line="240" w:lineRule="auto"/>
                  </w:pPr>
                  <w:r w:rsidRPr="001F443E">
                    <w:t>5 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89D327D" w14:textId="77777777" w:rsidR="001F443E" w:rsidRPr="001F443E" w:rsidRDefault="001F443E" w:rsidP="00D5327E">
                  <w:pPr>
                    <w:framePr w:hSpace="180" w:wrap="around" w:hAnchor="page" w:x="205" w:y="-1092"/>
                    <w:spacing w:after="0" w:line="240" w:lineRule="auto"/>
                  </w:pPr>
                  <w:r w:rsidRPr="001F443E">
                    <w:t>6 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1A6C6AC" w14:textId="77777777" w:rsidR="001F443E" w:rsidRPr="001F443E" w:rsidRDefault="001F443E" w:rsidP="00D5327E">
                  <w:pPr>
                    <w:framePr w:hSpace="180" w:wrap="around" w:hAnchor="page" w:x="205" w:y="-1092"/>
                    <w:spacing w:after="0" w:line="240" w:lineRule="auto"/>
                  </w:pPr>
                  <w:r w:rsidRPr="001F443E">
                    <w:t>5 </w:t>
                  </w:r>
                </w:p>
              </w:tc>
              <w:tc>
                <w:tcPr>
                  <w:tcW w:w="945" w:type="dxa"/>
                  <w:tcBorders>
                    <w:top w:val="single" w:sz="6" w:space="0" w:color="auto"/>
                    <w:left w:val="single" w:sz="6" w:space="0" w:color="auto"/>
                    <w:bottom w:val="single" w:sz="6" w:space="0" w:color="auto"/>
                    <w:right w:val="single" w:sz="6" w:space="0" w:color="auto"/>
                  </w:tcBorders>
                  <w:vAlign w:val="center"/>
                  <w:hideMark/>
                </w:tcPr>
                <w:p w14:paraId="76205F1E" w14:textId="77777777" w:rsidR="001F443E" w:rsidRPr="001F443E" w:rsidRDefault="001F443E" w:rsidP="00D5327E">
                  <w:pPr>
                    <w:framePr w:hSpace="180" w:wrap="around" w:hAnchor="page" w:x="205" w:y="-1092"/>
                    <w:spacing w:after="0" w:line="240" w:lineRule="auto"/>
                  </w:pPr>
                  <w:r w:rsidRPr="001F443E">
                    <w:t>0 </w:t>
                  </w:r>
                </w:p>
              </w:tc>
            </w:tr>
          </w:tbl>
          <w:p w14:paraId="0C1C0777" w14:textId="77777777" w:rsidR="001F443E" w:rsidRPr="001F443E" w:rsidRDefault="001F443E" w:rsidP="001F443E">
            <w:r w:rsidRPr="001F443E">
              <w:t> </w:t>
            </w:r>
          </w:p>
          <w:p w14:paraId="2A572790" w14:textId="477B4001" w:rsidR="001F443E" w:rsidRPr="001F443E" w:rsidRDefault="001F443E" w:rsidP="001F443E">
            <w:r w:rsidRPr="001F443E">
              <w:t>Trucks if deployed are expected to depart from the depot at 7:00</w:t>
            </w:r>
            <w:r w:rsidR="0084133E">
              <w:t xml:space="preserve"> </w:t>
            </w:r>
            <w:r w:rsidRPr="001F443E">
              <w:t xml:space="preserve">AM. The average travel speed of </w:t>
            </w:r>
            <w:r w:rsidR="0084133E">
              <w:t>all</w:t>
            </w:r>
            <w:r w:rsidRPr="001F443E">
              <w:t xml:space="preserve"> trucks is 50km/hr. </w:t>
            </w:r>
          </w:p>
          <w:p w14:paraId="6C959627" w14:textId="77777777" w:rsidR="001F443E" w:rsidRPr="001F443E" w:rsidRDefault="001F443E" w:rsidP="001F443E">
            <w:r w:rsidRPr="001F443E">
              <w:t> </w:t>
            </w:r>
          </w:p>
          <w:p w14:paraId="7AD9DBC4" w14:textId="77777777" w:rsidR="007F3993" w:rsidRPr="007B5FA6" w:rsidRDefault="007F3993" w:rsidP="007F3993"/>
        </w:tc>
        <w:tc>
          <w:tcPr>
            <w:tcW w:w="8413" w:type="dxa"/>
          </w:tcPr>
          <w:p w14:paraId="6C925319" w14:textId="77777777" w:rsidR="00CD6726" w:rsidRPr="00A03C28" w:rsidRDefault="00CD6726" w:rsidP="00CD6726">
            <w:pPr>
              <w:rPr>
                <w:b/>
                <w:bCs/>
              </w:rPr>
            </w:pPr>
            <w:r w:rsidRPr="00A03C28">
              <w:rPr>
                <w:b/>
                <w:bCs/>
                <w:u w:val="single"/>
              </w:rPr>
              <w:lastRenderedPageBreak/>
              <w:t>Sets:</w:t>
            </w:r>
            <w:r w:rsidRPr="00A03C28">
              <w:rPr>
                <w:b/>
                <w:bCs/>
              </w:rPr>
              <w:t> </w:t>
            </w:r>
          </w:p>
          <w:p w14:paraId="448AD354" w14:textId="77777777" w:rsidR="00CD6726" w:rsidRPr="00CD6726" w:rsidRDefault="00CD6726" w:rsidP="00CD6726">
            <w:r w:rsidRPr="00CD6726">
              <w:rPr>
                <w:u w:val="single"/>
              </w:rPr>
              <w:t>Nodes: I = {</w:t>
            </w:r>
            <w:proofErr w:type="gramStart"/>
            <w:r w:rsidRPr="00CD6726">
              <w:rPr>
                <w:u w:val="single"/>
              </w:rPr>
              <w:t>0,1,...</w:t>
            </w:r>
            <w:proofErr w:type="gramEnd"/>
            <w:r w:rsidRPr="00CD6726">
              <w:rPr>
                <w:u w:val="single"/>
              </w:rPr>
              <w:t>,8}</w:t>
            </w:r>
            <w:r w:rsidRPr="00CD6726">
              <w:t> </w:t>
            </w:r>
          </w:p>
          <w:p w14:paraId="1CDA1110" w14:textId="77777777" w:rsidR="00CD6726" w:rsidRPr="00CD6726" w:rsidRDefault="00CD6726" w:rsidP="00CD6726">
            <w:r w:rsidRPr="00CD6726">
              <w:rPr>
                <w:u w:val="single"/>
              </w:rPr>
              <w:t>Fleet: V = {1,2,3}</w:t>
            </w:r>
            <w:r w:rsidRPr="00CD6726">
              <w:t> </w:t>
            </w:r>
          </w:p>
          <w:p w14:paraId="74CD5A97" w14:textId="77777777" w:rsidR="00CD6726" w:rsidRPr="00CD6726" w:rsidRDefault="00CD6726" w:rsidP="00CD6726">
            <w:r w:rsidRPr="00CD6726">
              <w:rPr>
                <w:u w:val="single"/>
              </w:rPr>
              <w:t>Customers: C = {</w:t>
            </w:r>
            <w:proofErr w:type="gramStart"/>
            <w:r w:rsidRPr="00CD6726">
              <w:rPr>
                <w:u w:val="single"/>
              </w:rPr>
              <w:t>1,2,...</w:t>
            </w:r>
            <w:proofErr w:type="gramEnd"/>
            <w:r w:rsidRPr="00CD6726">
              <w:rPr>
                <w:u w:val="single"/>
              </w:rPr>
              <w:t>,8}</w:t>
            </w:r>
            <w:r w:rsidRPr="00CD6726">
              <w:t> </w:t>
            </w:r>
          </w:p>
          <w:p w14:paraId="5D12B661" w14:textId="77777777" w:rsidR="00A03C28" w:rsidRDefault="00A03C28" w:rsidP="00CD6726"/>
          <w:p w14:paraId="05195383" w14:textId="7C68D726" w:rsidR="00CD6726" w:rsidRPr="00A03C28" w:rsidRDefault="00CD6726" w:rsidP="00CD6726">
            <w:pPr>
              <w:rPr>
                <w:b/>
                <w:bCs/>
              </w:rPr>
            </w:pPr>
            <w:r w:rsidRPr="00A03C28">
              <w:rPr>
                <w:b/>
                <w:bCs/>
              </w:rPr>
              <w:t>Decision Variables </w:t>
            </w:r>
          </w:p>
          <w:p w14:paraId="37A5776C" w14:textId="6E504EF9" w:rsidR="00CD6726" w:rsidRPr="00CD6726" w:rsidRDefault="00CD6726" w:rsidP="00CD6726">
            <w:r w:rsidRPr="00CD6726">
              <w:lastRenderedPageBreak/>
              <w:t xml:space="preserve">Let </w:t>
            </w:r>
            <w:proofErr w:type="spellStart"/>
            <w:r w:rsidRPr="00CD6726">
              <w:t>x_</w:t>
            </w:r>
            <w:proofErr w:type="gramStart"/>
            <w:r w:rsidRPr="00CD6726">
              <w:t>ij</w:t>
            </w:r>
            <w:r w:rsidRPr="00CD6726">
              <w:rPr>
                <w:u w:val="single"/>
              </w:rPr>
              <w:t>,k</w:t>
            </w:r>
            <w:proofErr w:type="spellEnd"/>
            <w:proofErr w:type="gramEnd"/>
            <w:r w:rsidRPr="00CD6726">
              <w:t xml:space="preserve"> be a binary variable where: </w:t>
            </w:r>
            <w:r w:rsidRPr="00CD6726">
              <w:br/>
              <w:t xml:space="preserve">- </w:t>
            </w:r>
            <w:proofErr w:type="spellStart"/>
            <w:r w:rsidRPr="00CD6726">
              <w:t>x_</w:t>
            </w:r>
            <w:proofErr w:type="gramStart"/>
            <w:r w:rsidRPr="00CD6726">
              <w:t>ij</w:t>
            </w:r>
            <w:r w:rsidRPr="00CD6726">
              <w:rPr>
                <w:u w:val="single"/>
              </w:rPr>
              <w:t>,k</w:t>
            </w:r>
            <w:proofErr w:type="spellEnd"/>
            <w:proofErr w:type="gramEnd"/>
            <w:r w:rsidRPr="00CD6726">
              <w:t xml:space="preserve"> = 1 if truck </w:t>
            </w:r>
            <w:r w:rsidRPr="00CD6726">
              <w:rPr>
                <w:u w:val="single"/>
              </w:rPr>
              <w:t>k</w:t>
            </w:r>
            <w:r w:rsidR="009C78FB">
              <w:rPr>
                <w:u w:val="single"/>
              </w:rPr>
              <w:t xml:space="preserve"> in V</w:t>
            </w:r>
            <w:r w:rsidRPr="00CD6726">
              <w:rPr>
                <w:u w:val="single"/>
              </w:rPr>
              <w:t xml:space="preserve"> </w:t>
            </w:r>
            <w:r w:rsidRPr="00CD6726">
              <w:t xml:space="preserve">travels directly from location </w:t>
            </w:r>
            <w:proofErr w:type="spellStart"/>
            <w:r w:rsidRPr="00CD6726">
              <w:t>i</w:t>
            </w:r>
            <w:proofErr w:type="spellEnd"/>
            <w:r w:rsidRPr="00CD6726">
              <w:t xml:space="preserve"> to location j</w:t>
            </w:r>
            <w:r w:rsidR="009C78FB">
              <w:t xml:space="preserve">, </w:t>
            </w:r>
            <w:proofErr w:type="spellStart"/>
            <w:proofErr w:type="gramStart"/>
            <w:r w:rsidR="009C78FB">
              <w:t>i,j</w:t>
            </w:r>
            <w:proofErr w:type="spellEnd"/>
            <w:proofErr w:type="gramEnd"/>
            <w:r w:rsidR="009C78FB">
              <w:t xml:space="preserve"> in I</w:t>
            </w:r>
            <w:r w:rsidRPr="00CD6726">
              <w:t>, and 0 otherwise. </w:t>
            </w:r>
            <w:r w:rsidRPr="00CD6726">
              <w:br/>
              <w:t xml:space="preserve">Let </w:t>
            </w:r>
            <w:proofErr w:type="spellStart"/>
            <w:r w:rsidRPr="00CD6726">
              <w:t>y_</w:t>
            </w:r>
            <w:proofErr w:type="gramStart"/>
            <w:r w:rsidRPr="00CD6726">
              <w:t>i</w:t>
            </w:r>
            <w:r w:rsidRPr="00CD6726">
              <w:rPr>
                <w:u w:val="single"/>
              </w:rPr>
              <w:t>,k</w:t>
            </w:r>
            <w:proofErr w:type="spellEnd"/>
            <w:proofErr w:type="gramEnd"/>
            <w:r w:rsidRPr="00CD6726">
              <w:t xml:space="preserve"> be a binary variable where: </w:t>
            </w:r>
            <w:r w:rsidRPr="00CD6726">
              <w:br/>
              <w:t xml:space="preserve">- </w:t>
            </w:r>
            <w:proofErr w:type="spellStart"/>
            <w:r w:rsidRPr="00CD6726">
              <w:t>y_</w:t>
            </w:r>
            <w:proofErr w:type="gramStart"/>
            <w:r w:rsidRPr="00CD6726">
              <w:t>i</w:t>
            </w:r>
            <w:r w:rsidRPr="00CD6726">
              <w:rPr>
                <w:u w:val="single"/>
              </w:rPr>
              <w:t>,k</w:t>
            </w:r>
            <w:proofErr w:type="spellEnd"/>
            <w:proofErr w:type="gramEnd"/>
            <w:r w:rsidRPr="00CD6726">
              <w:t xml:space="preserve"> = 1 if customer </w:t>
            </w:r>
            <w:proofErr w:type="spellStart"/>
            <w:r w:rsidRPr="00CD6726">
              <w:t>i</w:t>
            </w:r>
            <w:proofErr w:type="spellEnd"/>
            <w:r w:rsidRPr="00CD6726">
              <w:t xml:space="preserve"> </w:t>
            </w:r>
            <w:r w:rsidR="009C78FB">
              <w:t xml:space="preserve">in C </w:t>
            </w:r>
            <w:r w:rsidRPr="00CD6726">
              <w:t>is assigned to a truck</w:t>
            </w:r>
            <w:r w:rsidRPr="00CD6726">
              <w:rPr>
                <w:u w:val="single"/>
              </w:rPr>
              <w:t xml:space="preserve"> k</w:t>
            </w:r>
            <w:r w:rsidRPr="00CD6726">
              <w:t>, and 0 otherwise. </w:t>
            </w:r>
            <w:r w:rsidRPr="00CD6726">
              <w:br/>
              <w:t xml:space="preserve">Let </w:t>
            </w:r>
            <w:proofErr w:type="spellStart"/>
            <w:r w:rsidRPr="00CD6726">
              <w:t>q_k</w:t>
            </w:r>
            <w:proofErr w:type="spellEnd"/>
            <w:r w:rsidRPr="00CD6726">
              <w:t xml:space="preserve"> be the load on truck k, where k</w:t>
            </w:r>
            <w:r w:rsidR="009C78FB">
              <w:t xml:space="preserve"> in V</w:t>
            </w:r>
            <w:r w:rsidRPr="00CD6726">
              <w:t>. </w:t>
            </w:r>
            <w:r w:rsidRPr="00CD6726">
              <w:br/>
              <w:t xml:space="preserve">Let </w:t>
            </w:r>
            <w:proofErr w:type="spellStart"/>
            <w:r w:rsidRPr="00CD6726">
              <w:t>a_i</w:t>
            </w:r>
            <w:proofErr w:type="spellEnd"/>
            <w:r w:rsidRPr="00CD6726">
              <w:t xml:space="preserve"> be the arrival time at customer </w:t>
            </w:r>
            <w:proofErr w:type="spellStart"/>
            <w:r w:rsidRPr="00CD6726">
              <w:t>i</w:t>
            </w:r>
            <w:proofErr w:type="spellEnd"/>
            <w:r w:rsidRPr="00CD6726">
              <w:rPr>
                <w:u w:val="single"/>
              </w:rPr>
              <w:t xml:space="preserve"> in C</w:t>
            </w:r>
            <w:r w:rsidRPr="00CD6726">
              <w:t>. </w:t>
            </w:r>
          </w:p>
          <w:p w14:paraId="61E331DD" w14:textId="77777777" w:rsidR="00CD6726" w:rsidRDefault="00CD6726" w:rsidP="00CD6726">
            <w:proofErr w:type="spellStart"/>
            <w:r w:rsidRPr="00CD6726">
              <w:t>u_</w:t>
            </w:r>
            <w:proofErr w:type="gramStart"/>
            <w:r w:rsidRPr="00CD6726">
              <w:t>i,k</w:t>
            </w:r>
            <w:proofErr w:type="spellEnd"/>
            <w:proofErr w:type="gramEnd"/>
            <w:r w:rsidRPr="00CD6726">
              <w:t xml:space="preserve"> be an integer variable for the position of location </w:t>
            </w:r>
            <w:proofErr w:type="spellStart"/>
            <w:r w:rsidRPr="00CD6726">
              <w:t>i</w:t>
            </w:r>
            <w:proofErr w:type="spellEnd"/>
            <w:r w:rsidRPr="00CD6726">
              <w:t xml:space="preserve"> in I on the route of truck k in V </w:t>
            </w:r>
          </w:p>
          <w:p w14:paraId="01E5A2B0" w14:textId="77777777" w:rsidR="004F5908" w:rsidRPr="00CD6726" w:rsidRDefault="004F5908" w:rsidP="00CD6726"/>
          <w:p w14:paraId="63FCDE00" w14:textId="3F2E501C" w:rsidR="00CD6726" w:rsidRPr="00CD6726" w:rsidRDefault="00CD6726" w:rsidP="00CD6726">
            <w:r w:rsidRPr="009C78FB">
              <w:rPr>
                <w:b/>
                <w:bCs/>
                <w:u w:val="single"/>
              </w:rPr>
              <w:t>Parameters</w:t>
            </w:r>
            <w:r w:rsidRPr="009C78FB">
              <w:rPr>
                <w:b/>
                <w:bCs/>
              </w:rPr>
              <w:t> </w:t>
            </w:r>
            <w:r w:rsidRPr="00CD6726">
              <w:br/>
              <w:t xml:space="preserve">Let </w:t>
            </w:r>
            <w:proofErr w:type="spellStart"/>
            <w:r w:rsidRPr="00CD6726">
              <w:rPr>
                <w:u w:val="single"/>
              </w:rPr>
              <w:t>e</w:t>
            </w:r>
            <w:r w:rsidRPr="00CD6726">
              <w:t>_i</w:t>
            </w:r>
            <w:proofErr w:type="spellEnd"/>
            <w:r w:rsidRPr="00CD6726">
              <w:t xml:space="preserve"> be the start time window for customer </w:t>
            </w:r>
            <w:proofErr w:type="spellStart"/>
            <w:proofErr w:type="gramStart"/>
            <w:r w:rsidRPr="00CD6726">
              <w:t>i</w:t>
            </w:r>
            <w:proofErr w:type="spellEnd"/>
            <w:r w:rsidR="004F5908">
              <w:t xml:space="preserve"> </w:t>
            </w:r>
            <w:r w:rsidRPr="00CD6726">
              <w:t>,</w:t>
            </w:r>
            <w:proofErr w:type="gramEnd"/>
            <w:r w:rsidRPr="00CD6726">
              <w:t xml:space="preserve"> and </w:t>
            </w:r>
            <w:proofErr w:type="spellStart"/>
            <w:r w:rsidRPr="00CD6726">
              <w:t>l_i</w:t>
            </w:r>
            <w:proofErr w:type="spellEnd"/>
            <w:r w:rsidRPr="00CD6726">
              <w:t xml:space="preserve"> be the end time window for customer </w:t>
            </w:r>
            <w:proofErr w:type="spellStart"/>
            <w:r w:rsidRPr="00CD6726">
              <w:t>i</w:t>
            </w:r>
            <w:proofErr w:type="spellEnd"/>
            <w:r w:rsidR="004F5908">
              <w:t xml:space="preserve">, for </w:t>
            </w:r>
            <w:proofErr w:type="spellStart"/>
            <w:r w:rsidR="004F5908">
              <w:t>i</w:t>
            </w:r>
            <w:proofErr w:type="spellEnd"/>
            <w:r w:rsidR="004F5908">
              <w:t xml:space="preserve"> in C</w:t>
            </w:r>
            <w:r w:rsidRPr="00CD6726">
              <w:t xml:space="preserve">. </w:t>
            </w:r>
            <w:commentRangeStart w:id="145"/>
            <w:r w:rsidRPr="004F5908">
              <w:rPr>
                <w:highlight w:val="yellow"/>
              </w:rPr>
              <w:t>They are calculated based on the actual time windows and the departure time of trucks from the depot.</w:t>
            </w:r>
            <w:r w:rsidRPr="00CD6726">
              <w:t xml:space="preserve">  </w:t>
            </w:r>
            <w:commentRangeEnd w:id="145"/>
            <w:r w:rsidR="00E21B39">
              <w:rPr>
                <w:rStyle w:val="CommentReference"/>
              </w:rPr>
              <w:commentReference w:id="145"/>
            </w:r>
            <w:r w:rsidRPr="00CD6726">
              <w:br/>
            </w:r>
            <w:proofErr w:type="spellStart"/>
            <w:r w:rsidRPr="00CD6726">
              <w:rPr>
                <w:u w:val="single"/>
              </w:rPr>
              <w:t>D_ij</w:t>
            </w:r>
            <w:proofErr w:type="spellEnd"/>
            <w:r w:rsidRPr="00CD6726">
              <w:rPr>
                <w:u w:val="single"/>
              </w:rPr>
              <w:t xml:space="preserve"> represents the distance between location </w:t>
            </w:r>
            <w:proofErr w:type="spellStart"/>
            <w:r w:rsidRPr="00CD6726">
              <w:rPr>
                <w:u w:val="single"/>
              </w:rPr>
              <w:t>i</w:t>
            </w:r>
            <w:proofErr w:type="spellEnd"/>
            <w:r w:rsidRPr="00CD6726">
              <w:rPr>
                <w:u w:val="single"/>
              </w:rPr>
              <w:t xml:space="preserve"> and location j.</w:t>
            </w:r>
            <w:r w:rsidRPr="00CD6726">
              <w:t> </w:t>
            </w:r>
          </w:p>
          <w:p w14:paraId="76DD835C" w14:textId="22418BD5" w:rsidR="00CD6726" w:rsidRPr="00CD6726" w:rsidRDefault="00CD6726" w:rsidP="00CD6726">
            <w:proofErr w:type="spellStart"/>
            <w:r w:rsidRPr="00CD6726">
              <w:rPr>
                <w:u w:val="single"/>
              </w:rPr>
              <w:t>C_k</w:t>
            </w:r>
            <w:proofErr w:type="spellEnd"/>
            <w:r w:rsidRPr="00CD6726">
              <w:rPr>
                <w:u w:val="single"/>
              </w:rPr>
              <w:t xml:space="preserve"> is the capacity of truck k in V</w:t>
            </w:r>
            <w:r w:rsidR="00F77AC7">
              <w:rPr>
                <w:u w:val="single"/>
              </w:rPr>
              <w:t>.</w:t>
            </w:r>
            <w:r w:rsidRPr="00CD6726">
              <w:rPr>
                <w:u w:val="single"/>
              </w:rPr>
              <w:t> </w:t>
            </w:r>
            <w:r w:rsidRPr="00CD6726">
              <w:t> </w:t>
            </w:r>
          </w:p>
          <w:p w14:paraId="2B0546B3" w14:textId="77777777" w:rsidR="00CD6726" w:rsidRPr="00CD6726" w:rsidRDefault="00CD6726" w:rsidP="00CD6726">
            <w:proofErr w:type="spellStart"/>
            <w:r w:rsidRPr="00CD6726">
              <w:rPr>
                <w:u w:val="single"/>
              </w:rPr>
              <w:t>d_i</w:t>
            </w:r>
            <w:proofErr w:type="spellEnd"/>
            <w:r w:rsidRPr="00CD6726">
              <w:rPr>
                <w:u w:val="single"/>
              </w:rPr>
              <w:t xml:space="preserve"> is the demand of customer </w:t>
            </w:r>
            <w:proofErr w:type="spellStart"/>
            <w:r w:rsidRPr="00CD6726">
              <w:rPr>
                <w:u w:val="single"/>
              </w:rPr>
              <w:t>i</w:t>
            </w:r>
            <w:proofErr w:type="spellEnd"/>
            <w:r w:rsidRPr="00CD6726">
              <w:rPr>
                <w:u w:val="single"/>
              </w:rPr>
              <w:t xml:space="preserve"> in C.</w:t>
            </w:r>
            <w:r w:rsidRPr="00CD6726">
              <w:t> </w:t>
            </w:r>
          </w:p>
          <w:p w14:paraId="0476189F" w14:textId="479E34A2" w:rsidR="00CD6726" w:rsidRPr="00CD6726" w:rsidRDefault="00CD6726" w:rsidP="00CD6726">
            <w:r w:rsidRPr="00CD6726">
              <w:rPr>
                <w:u w:val="single"/>
              </w:rPr>
              <w:t>v is the constant travel speed</w:t>
            </w:r>
            <w:r w:rsidR="00F77AC7">
              <w:rPr>
                <w:u w:val="single"/>
              </w:rPr>
              <w:t>.</w:t>
            </w:r>
            <w:r w:rsidRPr="00CD6726">
              <w:t> </w:t>
            </w:r>
            <w:r w:rsidRPr="00CD6726">
              <w:br/>
              <w:t> </w:t>
            </w:r>
          </w:p>
          <w:p w14:paraId="419B4C33" w14:textId="22496A16" w:rsidR="00CD6726" w:rsidRPr="009C78FB" w:rsidRDefault="00CD6726" w:rsidP="00CD6726">
            <w:pPr>
              <w:rPr>
                <w:b/>
                <w:bCs/>
              </w:rPr>
            </w:pPr>
            <w:r w:rsidRPr="009C78FB">
              <w:rPr>
                <w:b/>
                <w:bCs/>
              </w:rPr>
              <w:t>Objective Function</w:t>
            </w:r>
          </w:p>
          <w:p w14:paraId="7DC72275" w14:textId="4F1CE05C" w:rsidR="00CD6726" w:rsidRPr="00CD6726" w:rsidRDefault="00CD6726" w:rsidP="00CD6726">
            <w:r w:rsidRPr="00CD6726">
              <w:t xml:space="preserve">The objective is to minimize the total distance </w:t>
            </w:r>
            <w:proofErr w:type="spellStart"/>
            <w:r w:rsidRPr="00CD6726">
              <w:t>traveled</w:t>
            </w:r>
            <w:proofErr w:type="spellEnd"/>
            <w:r w:rsidRPr="00CD6726">
              <w:t xml:space="preserve"> by the fleet. The objective function is given by: </w:t>
            </w:r>
            <w:r w:rsidRPr="00CD6726">
              <w:br/>
              <w:t> </w:t>
            </w:r>
            <w:r w:rsidRPr="00CD6726">
              <w:br/>
              <w:t xml:space="preserve">Minimize Z = </w:t>
            </w:r>
            <w:r w:rsidRPr="00CD6726">
              <w:rPr>
                <w:u w:val="single"/>
              </w:rPr>
              <w:t>sum</w:t>
            </w:r>
            <w:proofErr w:type="gramStart"/>
            <w:r w:rsidRPr="00CD6726">
              <w:rPr>
                <w:u w:val="single"/>
              </w:rPr>
              <w:t>_{</w:t>
            </w:r>
            <w:proofErr w:type="gramEnd"/>
            <w:r w:rsidRPr="00CD6726">
              <w:rPr>
                <w:u w:val="single"/>
              </w:rPr>
              <w:t xml:space="preserve">k in V} </w:t>
            </w:r>
            <w:r w:rsidRPr="00CD6726">
              <w:t>sum</w:t>
            </w:r>
            <w:proofErr w:type="gramStart"/>
            <w:r w:rsidRPr="00CD6726">
              <w:t>_{</w:t>
            </w:r>
            <w:proofErr w:type="spellStart"/>
            <w:r w:rsidRPr="00CD6726">
              <w:t>i</w:t>
            </w:r>
            <w:proofErr w:type="spellEnd"/>
            <w:r w:rsidR="00F77AC7">
              <w:t xml:space="preserve"> </w:t>
            </w:r>
            <w:r w:rsidRPr="00CD6726">
              <w:rPr>
                <w:u w:val="single"/>
              </w:rPr>
              <w:t xml:space="preserve"> in</w:t>
            </w:r>
            <w:proofErr w:type="gramEnd"/>
            <w:r w:rsidRPr="00CD6726">
              <w:rPr>
                <w:u w:val="single"/>
              </w:rPr>
              <w:t xml:space="preserve"> I</w:t>
            </w:r>
            <w:r w:rsidRPr="00CD6726">
              <w:t>} sum</w:t>
            </w:r>
            <w:proofErr w:type="gramStart"/>
            <w:r w:rsidRPr="00CD6726">
              <w:t>_{</w:t>
            </w:r>
            <w:proofErr w:type="gramEnd"/>
            <w:r w:rsidRPr="00CD6726">
              <w:t>j</w:t>
            </w:r>
            <w:r w:rsidRPr="00CD6726">
              <w:rPr>
                <w:u w:val="single"/>
              </w:rPr>
              <w:t xml:space="preserve"> in I</w:t>
            </w:r>
            <w:r w:rsidRPr="00CD6726">
              <w:t xml:space="preserve">} </w:t>
            </w:r>
            <w:proofErr w:type="spellStart"/>
            <w:r w:rsidRPr="00CD6726">
              <w:t>D_ij</w:t>
            </w:r>
            <w:proofErr w:type="spellEnd"/>
            <w:r w:rsidRPr="00CD6726">
              <w:t xml:space="preserve"> * </w:t>
            </w:r>
            <w:proofErr w:type="spellStart"/>
            <w:r w:rsidRPr="00CD6726">
              <w:t>x_</w:t>
            </w:r>
            <w:proofErr w:type="gramStart"/>
            <w:r w:rsidRPr="00CD6726">
              <w:t>ij</w:t>
            </w:r>
            <w:r w:rsidRPr="00CD6726">
              <w:rPr>
                <w:u w:val="single"/>
              </w:rPr>
              <w:t>,k</w:t>
            </w:r>
            <w:proofErr w:type="spellEnd"/>
            <w:proofErr w:type="gramEnd"/>
            <w:r w:rsidRPr="00CD6726">
              <w:t> </w:t>
            </w:r>
            <w:r w:rsidRPr="00CD6726">
              <w:br/>
              <w:t> </w:t>
            </w:r>
          </w:p>
          <w:p w14:paraId="5B81CBDA" w14:textId="77777777" w:rsidR="00CD6726" w:rsidRPr="00CD6726" w:rsidRDefault="00CD6726" w:rsidP="00CD6726">
            <w:r w:rsidRPr="00CD6726">
              <w:t>Constraints </w:t>
            </w:r>
          </w:p>
          <w:p w14:paraId="1D765306" w14:textId="0714BC0F" w:rsidR="00CD6726" w:rsidRPr="00CD6726" w:rsidRDefault="00CD6726" w:rsidP="00CD6726">
            <w:r w:rsidRPr="00CD6726">
              <w:t>1. Each customer must be visited exactly once by one truck: </w:t>
            </w:r>
            <w:r w:rsidRPr="00CD6726">
              <w:br/>
              <w:t>sum</w:t>
            </w:r>
            <w:proofErr w:type="gramStart"/>
            <w:r w:rsidRPr="00CD6726">
              <w:t>_{</w:t>
            </w:r>
            <w:proofErr w:type="gramEnd"/>
            <w:r w:rsidRPr="00CD6726">
              <w:t>k</w:t>
            </w:r>
            <w:r w:rsidR="00812FAF">
              <w:t xml:space="preserve"> in V</w:t>
            </w:r>
            <w:r w:rsidRPr="00CD6726">
              <w:t xml:space="preserve">} </w:t>
            </w:r>
            <w:proofErr w:type="spellStart"/>
            <w:r w:rsidRPr="00CD6726">
              <w:t>y_</w:t>
            </w:r>
            <w:proofErr w:type="gramStart"/>
            <w:r w:rsidRPr="00CD6726">
              <w:rPr>
                <w:u w:val="single"/>
              </w:rPr>
              <w:t>i,</w:t>
            </w:r>
            <w:r w:rsidRPr="00CD6726">
              <w:t>k</w:t>
            </w:r>
            <w:proofErr w:type="spellEnd"/>
            <w:proofErr w:type="gramEnd"/>
            <w:r w:rsidRPr="00CD6726">
              <w:t xml:space="preserve"> = 1 for each </w:t>
            </w:r>
            <w:proofErr w:type="spellStart"/>
            <w:r w:rsidRPr="00CD6726">
              <w:t>i</w:t>
            </w:r>
            <w:proofErr w:type="spellEnd"/>
            <w:r w:rsidRPr="00CD6726">
              <w:t xml:space="preserve"> in </w:t>
            </w:r>
            <w:r w:rsidRPr="00CD6726">
              <w:rPr>
                <w:u w:val="single"/>
              </w:rPr>
              <w:t>C</w:t>
            </w:r>
            <w:r w:rsidRPr="00CD6726">
              <w:t>. </w:t>
            </w:r>
            <w:r w:rsidRPr="00CD6726">
              <w:br/>
              <w:t> </w:t>
            </w:r>
            <w:r w:rsidRPr="00CD6726">
              <w:br/>
              <w:t> </w:t>
            </w:r>
          </w:p>
          <w:p w14:paraId="5F5BC513" w14:textId="09933FA2" w:rsidR="00CD6726" w:rsidRPr="00CD6726" w:rsidRDefault="00CD6726" w:rsidP="00CD6726">
            <w:r w:rsidRPr="00CD6726">
              <w:t>2. Truck capacity should not be exceeded: </w:t>
            </w:r>
            <w:r w:rsidRPr="00CD6726">
              <w:br/>
              <w:t>sum</w:t>
            </w:r>
            <w:proofErr w:type="gramStart"/>
            <w:r w:rsidRPr="00CD6726">
              <w:t>_{</w:t>
            </w:r>
            <w:proofErr w:type="spellStart"/>
            <w:proofErr w:type="gramEnd"/>
            <w:r w:rsidRPr="00CD6726">
              <w:t>i</w:t>
            </w:r>
            <w:proofErr w:type="spellEnd"/>
            <w:r w:rsidRPr="00CD6726">
              <w:rPr>
                <w:u w:val="single"/>
              </w:rPr>
              <w:t xml:space="preserve"> in C</w:t>
            </w:r>
            <w:r w:rsidRPr="00CD6726">
              <w:t xml:space="preserve">} </w:t>
            </w:r>
            <w:proofErr w:type="spellStart"/>
            <w:r w:rsidRPr="00CD6726">
              <w:t>d_i</w:t>
            </w:r>
            <w:proofErr w:type="spellEnd"/>
            <w:r w:rsidRPr="00CD6726">
              <w:t xml:space="preserve"> * </w:t>
            </w:r>
            <w:proofErr w:type="spellStart"/>
            <w:r w:rsidRPr="00CD6726">
              <w:t>y_</w:t>
            </w:r>
            <w:proofErr w:type="gramStart"/>
            <w:r w:rsidRPr="00CD6726">
              <w:t>i</w:t>
            </w:r>
            <w:r w:rsidRPr="00CD6726">
              <w:rPr>
                <w:u w:val="single"/>
              </w:rPr>
              <w:t>,k</w:t>
            </w:r>
            <w:proofErr w:type="spellEnd"/>
            <w:proofErr w:type="gramEnd"/>
            <w:r w:rsidRPr="00CD6726">
              <w:t xml:space="preserve"> &lt;= </w:t>
            </w:r>
            <w:proofErr w:type="spellStart"/>
            <w:r w:rsidRPr="00CD6726">
              <w:t>C_k</w:t>
            </w:r>
            <w:proofErr w:type="spellEnd"/>
            <w:r w:rsidRPr="00CD6726">
              <w:t xml:space="preserve">, for each k in </w:t>
            </w:r>
            <w:r w:rsidRPr="00CD6726">
              <w:rPr>
                <w:u w:val="single"/>
              </w:rPr>
              <w:t>V</w:t>
            </w:r>
            <w:r w:rsidR="00812FAF">
              <w:t>.</w:t>
            </w:r>
            <w:r w:rsidRPr="00CD6726">
              <w:br/>
            </w:r>
            <w:r w:rsidRPr="00CD6726">
              <w:lastRenderedPageBreak/>
              <w:t> </w:t>
            </w:r>
            <w:r w:rsidRPr="00CD6726">
              <w:br/>
              <w:t> </w:t>
            </w:r>
          </w:p>
          <w:p w14:paraId="5EA45712" w14:textId="567A78CC" w:rsidR="00CD6726" w:rsidRPr="00CD6726" w:rsidRDefault="00CD6726" w:rsidP="00CD6726">
            <w:r w:rsidRPr="00CD6726">
              <w:t>3. For each customer, the number of trucks entering the location must be equal to the number of trucks leaving the location: </w:t>
            </w:r>
            <w:r w:rsidRPr="00CD6726">
              <w:br/>
              <w:t>sum</w:t>
            </w:r>
            <w:proofErr w:type="gramStart"/>
            <w:r w:rsidRPr="00CD6726">
              <w:t>_{</w:t>
            </w:r>
            <w:proofErr w:type="spellStart"/>
            <w:proofErr w:type="gramEnd"/>
            <w:r w:rsidRPr="00CD6726">
              <w:t>i</w:t>
            </w:r>
            <w:proofErr w:type="spellEnd"/>
            <w:r w:rsidR="00812FAF">
              <w:t xml:space="preserve"> </w:t>
            </w:r>
            <w:r w:rsidRPr="00CD6726">
              <w:rPr>
                <w:u w:val="single"/>
              </w:rPr>
              <w:t>in I</w:t>
            </w:r>
            <w:r w:rsidRPr="00CD6726">
              <w:t xml:space="preserve">} </w:t>
            </w:r>
            <w:proofErr w:type="spellStart"/>
            <w:r w:rsidRPr="00CD6726">
              <w:t>x_</w:t>
            </w:r>
            <w:proofErr w:type="gramStart"/>
            <w:r w:rsidRPr="00CD6726">
              <w:t>ij</w:t>
            </w:r>
            <w:r w:rsidRPr="00CD6726">
              <w:rPr>
                <w:u w:val="single"/>
              </w:rPr>
              <w:t>,k</w:t>
            </w:r>
            <w:proofErr w:type="spellEnd"/>
            <w:proofErr w:type="gramEnd"/>
            <w:r w:rsidRPr="00CD6726">
              <w:t xml:space="preserve"> - sum</w:t>
            </w:r>
            <w:proofErr w:type="gramStart"/>
            <w:r w:rsidRPr="00CD6726">
              <w:t>_{</w:t>
            </w:r>
            <w:proofErr w:type="spellStart"/>
            <w:proofErr w:type="gramEnd"/>
            <w:r w:rsidRPr="00CD6726">
              <w:t>i</w:t>
            </w:r>
            <w:proofErr w:type="spellEnd"/>
            <w:r w:rsidRPr="00CD6726">
              <w:rPr>
                <w:u w:val="single"/>
              </w:rPr>
              <w:t xml:space="preserve"> in I</w:t>
            </w:r>
            <w:r w:rsidRPr="00CD6726">
              <w:t xml:space="preserve">} </w:t>
            </w:r>
            <w:proofErr w:type="spellStart"/>
            <w:r w:rsidRPr="00CD6726">
              <w:t>x_</w:t>
            </w:r>
            <w:proofErr w:type="gramStart"/>
            <w:r w:rsidRPr="00CD6726">
              <w:t>ji</w:t>
            </w:r>
            <w:r w:rsidRPr="00CD6726">
              <w:rPr>
                <w:u w:val="single"/>
              </w:rPr>
              <w:t>,k</w:t>
            </w:r>
            <w:proofErr w:type="spellEnd"/>
            <w:proofErr w:type="gramEnd"/>
            <w:r w:rsidRPr="00CD6726">
              <w:t xml:space="preserve"> = 0, for j in </w:t>
            </w:r>
            <w:r w:rsidR="00812FAF">
              <w:t>I</w:t>
            </w:r>
            <w:r w:rsidRPr="00CD6726">
              <w:rPr>
                <w:u w:val="single"/>
              </w:rPr>
              <w:t xml:space="preserve"> and k in V</w:t>
            </w:r>
            <w:r w:rsidRPr="00CD6726">
              <w:t>. </w:t>
            </w:r>
            <w:r w:rsidRPr="00CD6726">
              <w:br/>
              <w:t> </w:t>
            </w:r>
            <w:r w:rsidRPr="00CD6726">
              <w:br/>
              <w:t> </w:t>
            </w:r>
          </w:p>
          <w:p w14:paraId="61AD4054" w14:textId="0E93E7C4" w:rsidR="00CD6726" w:rsidRPr="00CD6726" w:rsidRDefault="00CD6726" w:rsidP="00CD6726">
            <w:r w:rsidRPr="00CD6726">
              <w:t>4. Each truck must return to the depot after completing deliveries: </w:t>
            </w:r>
            <w:r w:rsidRPr="00CD6726">
              <w:br/>
              <w:t>sum</w:t>
            </w:r>
            <w:proofErr w:type="gramStart"/>
            <w:r w:rsidRPr="00CD6726">
              <w:t>_{</w:t>
            </w:r>
            <w:proofErr w:type="gramEnd"/>
            <w:r w:rsidR="00812FAF">
              <w:t>I zin</w:t>
            </w:r>
            <w:r w:rsidRPr="00CD6726">
              <w:rPr>
                <w:u w:val="single"/>
              </w:rPr>
              <w:t xml:space="preserve"> I</w:t>
            </w:r>
            <w:r w:rsidRPr="00CD6726">
              <w:t>} x_i</w:t>
            </w:r>
            <w:proofErr w:type="gramStart"/>
            <w:r w:rsidRPr="00CD6726">
              <w:t>0</w:t>
            </w:r>
            <w:r w:rsidRPr="00CD6726">
              <w:rPr>
                <w:u w:val="single"/>
              </w:rPr>
              <w:t>,k</w:t>
            </w:r>
            <w:proofErr w:type="gramEnd"/>
            <w:r w:rsidRPr="00CD6726">
              <w:t xml:space="preserve"> = 1 for all k in </w:t>
            </w:r>
            <w:r w:rsidRPr="00CD6726">
              <w:rPr>
                <w:u w:val="single"/>
              </w:rPr>
              <w:t>V</w:t>
            </w:r>
            <w:r w:rsidRPr="00CD6726">
              <w:t>. </w:t>
            </w:r>
            <w:r w:rsidRPr="00CD6726">
              <w:br/>
              <w:t> </w:t>
            </w:r>
            <w:r w:rsidRPr="00CD6726">
              <w:br/>
              <w:t> </w:t>
            </w:r>
          </w:p>
          <w:p w14:paraId="4E89BAD8" w14:textId="026CCCE5" w:rsidR="00CD6726" w:rsidRPr="00CD6726" w:rsidRDefault="00CD6726" w:rsidP="00CD6726">
            <w:r w:rsidRPr="00CD6726">
              <w:t>5. Each customer must be served within their time window: </w:t>
            </w:r>
            <w:r w:rsidRPr="00CD6726">
              <w:br/>
            </w:r>
            <w:proofErr w:type="spellStart"/>
            <w:r w:rsidRPr="00CD6726">
              <w:t>e_i</w:t>
            </w:r>
            <w:proofErr w:type="spellEnd"/>
            <w:r w:rsidRPr="00CD6726">
              <w:t xml:space="preserve"> &lt;= </w:t>
            </w:r>
            <w:proofErr w:type="spellStart"/>
            <w:r w:rsidRPr="00CD6726">
              <w:t>a_i</w:t>
            </w:r>
            <w:proofErr w:type="spellEnd"/>
            <w:r w:rsidRPr="00CD6726">
              <w:t xml:space="preserve"> &lt;= </w:t>
            </w:r>
            <w:proofErr w:type="spellStart"/>
            <w:r w:rsidRPr="00CD6726">
              <w:t>l_i</w:t>
            </w:r>
            <w:proofErr w:type="spellEnd"/>
            <w:r w:rsidRPr="00CD6726">
              <w:t xml:space="preserve"> for </w:t>
            </w:r>
            <w:proofErr w:type="spellStart"/>
            <w:r w:rsidRPr="00CD6726">
              <w:t>i</w:t>
            </w:r>
            <w:proofErr w:type="spellEnd"/>
            <w:r w:rsidRPr="00CD6726">
              <w:t xml:space="preserve"> in </w:t>
            </w:r>
            <w:r w:rsidRPr="00CD6726">
              <w:rPr>
                <w:u w:val="single"/>
              </w:rPr>
              <w:t>C</w:t>
            </w:r>
            <w:r w:rsidRPr="00CD6726">
              <w:t>.  </w:t>
            </w:r>
            <w:r w:rsidRPr="00CD6726">
              <w:br/>
              <w:t> </w:t>
            </w:r>
            <w:r w:rsidRPr="00CD6726">
              <w:br/>
              <w:t> </w:t>
            </w:r>
          </w:p>
          <w:p w14:paraId="14D1D2A1" w14:textId="77777777" w:rsidR="00CD6726" w:rsidRPr="00CD6726" w:rsidRDefault="00CD6726" w:rsidP="00CD6726">
            <w:r w:rsidRPr="00CD6726">
              <w:rPr>
                <w:u w:val="single"/>
              </w:rPr>
              <w:t>7. Arrival time computation</w:t>
            </w:r>
            <w:r w:rsidRPr="00CD6726">
              <w:t> </w:t>
            </w:r>
          </w:p>
          <w:p w14:paraId="508A1C04" w14:textId="240A5E0C" w:rsidR="00CD6726" w:rsidRPr="00CD6726" w:rsidRDefault="00CD6726" w:rsidP="00CD6726">
            <w:proofErr w:type="spellStart"/>
            <w:r w:rsidRPr="00CD6726">
              <w:rPr>
                <w:u w:val="single"/>
              </w:rPr>
              <w:t>a_j</w:t>
            </w:r>
            <w:proofErr w:type="spellEnd"/>
            <w:r w:rsidRPr="00CD6726">
              <w:rPr>
                <w:u w:val="single"/>
              </w:rPr>
              <w:t xml:space="preserve"> &gt;= sum</w:t>
            </w:r>
            <w:proofErr w:type="gramStart"/>
            <w:r w:rsidRPr="00CD6726">
              <w:rPr>
                <w:u w:val="single"/>
              </w:rPr>
              <w:t>_{</w:t>
            </w:r>
            <w:proofErr w:type="gramEnd"/>
            <w:r w:rsidRPr="00CD6726">
              <w:rPr>
                <w:u w:val="single"/>
              </w:rPr>
              <w:t>k in V} sum</w:t>
            </w:r>
            <w:proofErr w:type="gramStart"/>
            <w:r w:rsidRPr="00CD6726">
              <w:rPr>
                <w:u w:val="single"/>
              </w:rPr>
              <w:t>_{</w:t>
            </w:r>
            <w:proofErr w:type="gramEnd"/>
            <w:r w:rsidRPr="00CD6726">
              <w:rPr>
                <w:u w:val="single"/>
              </w:rPr>
              <w:t xml:space="preserve">j in I} </w:t>
            </w:r>
            <w:proofErr w:type="spellStart"/>
            <w:r w:rsidRPr="00CD6726">
              <w:rPr>
                <w:u w:val="single"/>
              </w:rPr>
              <w:t>x_</w:t>
            </w:r>
            <w:proofErr w:type="gramStart"/>
            <w:r w:rsidRPr="00CD6726">
              <w:rPr>
                <w:u w:val="single"/>
              </w:rPr>
              <w:t>ij,k</w:t>
            </w:r>
            <w:proofErr w:type="spellEnd"/>
            <w:proofErr w:type="gramEnd"/>
            <w:r w:rsidRPr="00CD6726">
              <w:rPr>
                <w:u w:val="single"/>
              </w:rPr>
              <w:t xml:space="preserve"> (</w:t>
            </w:r>
            <w:proofErr w:type="spellStart"/>
            <w:r w:rsidRPr="00CD6726">
              <w:rPr>
                <w:u w:val="single"/>
              </w:rPr>
              <w:t>a_i</w:t>
            </w:r>
            <w:proofErr w:type="spellEnd"/>
            <w:r w:rsidRPr="00CD6726">
              <w:rPr>
                <w:u w:val="single"/>
              </w:rPr>
              <w:t xml:space="preserve"> + </w:t>
            </w:r>
            <w:proofErr w:type="spellStart"/>
            <w:r w:rsidRPr="00CD6726">
              <w:rPr>
                <w:u w:val="single"/>
              </w:rPr>
              <w:t>D_ij</w:t>
            </w:r>
            <w:proofErr w:type="spellEnd"/>
            <w:r w:rsidRPr="00CD6726">
              <w:rPr>
                <w:u w:val="single"/>
              </w:rPr>
              <w:t xml:space="preserve">/v) for j in </w:t>
            </w:r>
            <w:r w:rsidR="00B33D11">
              <w:rPr>
                <w:u w:val="single"/>
              </w:rPr>
              <w:t>C</w:t>
            </w:r>
            <w:r w:rsidRPr="00CD6726">
              <w:t> </w:t>
            </w:r>
          </w:p>
          <w:p w14:paraId="5D61A1C3" w14:textId="77777777" w:rsidR="00CD6726" w:rsidRPr="00CD6726" w:rsidRDefault="00CD6726" w:rsidP="00CD6726">
            <w:r w:rsidRPr="00CD6726">
              <w:rPr>
                <w:u w:val="single"/>
              </w:rPr>
              <w:t>a_0 = 0</w:t>
            </w:r>
            <w:r w:rsidRPr="00CD6726">
              <w:t> </w:t>
            </w:r>
          </w:p>
          <w:p w14:paraId="0587ADA7" w14:textId="77777777" w:rsidR="00CD6726" w:rsidRPr="00CD6726" w:rsidRDefault="00CD6726" w:rsidP="00CD6726">
            <w:r w:rsidRPr="00CD6726">
              <w:t> </w:t>
            </w:r>
          </w:p>
          <w:p w14:paraId="411DA427" w14:textId="3CC6BBB7" w:rsidR="00CD6726" w:rsidRPr="00CD6726" w:rsidRDefault="00CD6726" w:rsidP="00CD6726">
            <w:r w:rsidRPr="00CD6726">
              <w:t>6. Subtour elimination constraints: </w:t>
            </w:r>
            <w:r w:rsidRPr="00CD6726">
              <w:br/>
              <w:t>The MTZ (Miller-Tucker-</w:t>
            </w:r>
            <w:proofErr w:type="spellStart"/>
            <w:r w:rsidRPr="00CD6726">
              <w:t>Zemlin</w:t>
            </w:r>
            <w:proofErr w:type="spellEnd"/>
            <w:r w:rsidRPr="00CD6726">
              <w:t>) formulation is used to eliminate subtours: </w:t>
            </w:r>
            <w:r w:rsidRPr="00CD6726">
              <w:br/>
            </w:r>
            <w:proofErr w:type="spellStart"/>
            <w:r w:rsidRPr="00CD6726">
              <w:t>u_</w:t>
            </w:r>
            <w:proofErr w:type="gramStart"/>
            <w:r w:rsidRPr="00CD6726">
              <w:t>i</w:t>
            </w:r>
            <w:r w:rsidRPr="00CD6726">
              <w:rPr>
                <w:u w:val="single"/>
              </w:rPr>
              <w:t>,k</w:t>
            </w:r>
            <w:proofErr w:type="spellEnd"/>
            <w:proofErr w:type="gramEnd"/>
            <w:r w:rsidRPr="00CD6726">
              <w:t xml:space="preserve"> + 1 - </w:t>
            </w:r>
            <w:proofErr w:type="spellStart"/>
            <w:r w:rsidRPr="00CD6726">
              <w:t>u_</w:t>
            </w:r>
            <w:proofErr w:type="gramStart"/>
            <w:r w:rsidRPr="00CD6726">
              <w:t>j</w:t>
            </w:r>
            <w:r w:rsidRPr="00CD6726">
              <w:rPr>
                <w:u w:val="single"/>
              </w:rPr>
              <w:t>,k</w:t>
            </w:r>
            <w:proofErr w:type="spellEnd"/>
            <w:proofErr w:type="gramEnd"/>
            <w:r w:rsidRPr="00CD6726">
              <w:t xml:space="preserve"> &lt;= </w:t>
            </w:r>
            <w:proofErr w:type="gramStart"/>
            <w:r w:rsidRPr="00CD6726">
              <w:t>M(</w:t>
            </w:r>
            <w:proofErr w:type="gramEnd"/>
            <w:r w:rsidRPr="00CD6726">
              <w:t xml:space="preserve">1 - </w:t>
            </w:r>
            <w:proofErr w:type="spellStart"/>
            <w:r w:rsidRPr="00CD6726">
              <w:t>x_</w:t>
            </w:r>
            <w:proofErr w:type="gramStart"/>
            <w:r w:rsidRPr="00CD6726">
              <w:t>ij</w:t>
            </w:r>
            <w:r w:rsidRPr="00CD6726">
              <w:rPr>
                <w:u w:val="single"/>
              </w:rPr>
              <w:t>,k</w:t>
            </w:r>
            <w:proofErr w:type="spellEnd"/>
            <w:proofErr w:type="gramEnd"/>
            <w:r w:rsidRPr="00CD6726">
              <w:t xml:space="preserve">) for all </w:t>
            </w:r>
            <w:proofErr w:type="spellStart"/>
            <w:r w:rsidRPr="00CD6726">
              <w:t>i</w:t>
            </w:r>
            <w:proofErr w:type="spellEnd"/>
            <w:r w:rsidRPr="00CD6726">
              <w:t xml:space="preserve">, j in </w:t>
            </w:r>
            <w:r w:rsidRPr="00CD6726">
              <w:rPr>
                <w:u w:val="single"/>
              </w:rPr>
              <w:t>C and k in V</w:t>
            </w:r>
            <w:r w:rsidRPr="00CD6726">
              <w:t>, where M is a large constant. </w:t>
            </w:r>
          </w:p>
          <w:p w14:paraId="292F46C2" w14:textId="77777777" w:rsidR="00CD6726" w:rsidRPr="00CD6726" w:rsidRDefault="00CD6726" w:rsidP="00CD6726">
            <w:r w:rsidRPr="00CD6726">
              <w:rPr>
                <w:u w:val="single"/>
              </w:rPr>
              <w:t>u_</w:t>
            </w:r>
            <w:proofErr w:type="gramStart"/>
            <w:r w:rsidRPr="00CD6726">
              <w:rPr>
                <w:u w:val="single"/>
              </w:rPr>
              <w:t>0,k</w:t>
            </w:r>
            <w:proofErr w:type="gramEnd"/>
            <w:r w:rsidRPr="00CD6726">
              <w:rPr>
                <w:u w:val="single"/>
              </w:rPr>
              <w:t xml:space="preserve"> = 0 </w:t>
            </w:r>
            <w:proofErr w:type="spellStart"/>
            <w:r w:rsidRPr="00CD6726">
              <w:rPr>
                <w:u w:val="single"/>
              </w:rPr>
              <w:t>for k</w:t>
            </w:r>
            <w:proofErr w:type="spellEnd"/>
            <w:r w:rsidRPr="00CD6726">
              <w:rPr>
                <w:u w:val="single"/>
              </w:rPr>
              <w:t xml:space="preserve"> in V</w:t>
            </w:r>
            <w:r w:rsidRPr="00CD6726">
              <w:t> </w:t>
            </w:r>
            <w:r w:rsidRPr="00CD6726">
              <w:br/>
              <w:t>This constraint ensures that no subtours are formed and that the trucks follow a valid route. </w:t>
            </w:r>
          </w:p>
          <w:p w14:paraId="15BA4B1C" w14:textId="77777777" w:rsidR="00CD6726" w:rsidRPr="00CD6726" w:rsidRDefault="00CD6726" w:rsidP="00CD6726">
            <w:r w:rsidRPr="00CD6726">
              <w:t> </w:t>
            </w:r>
          </w:p>
          <w:p w14:paraId="26E0215A" w14:textId="77777777" w:rsidR="00CD6726" w:rsidRPr="00CD6726" w:rsidRDefault="00CD6726" w:rsidP="00CD6726">
            <w:r w:rsidRPr="00CD6726">
              <w:rPr>
                <w:u w:val="single"/>
              </w:rPr>
              <w:t>8. No self-pointing for all customer nodes</w:t>
            </w:r>
            <w:r w:rsidRPr="00CD6726">
              <w:t> </w:t>
            </w:r>
          </w:p>
          <w:p w14:paraId="7F6C4BAA" w14:textId="77777777" w:rsidR="00CD6726" w:rsidRPr="00CD6726" w:rsidRDefault="00CD6726" w:rsidP="00CD6726">
            <w:proofErr w:type="spellStart"/>
            <w:r w:rsidRPr="00CD6726">
              <w:rPr>
                <w:u w:val="single"/>
              </w:rPr>
              <w:t>x_</w:t>
            </w:r>
            <w:proofErr w:type="gramStart"/>
            <w:r w:rsidRPr="00CD6726">
              <w:rPr>
                <w:u w:val="single"/>
              </w:rPr>
              <w:t>ii,k</w:t>
            </w:r>
            <w:proofErr w:type="spellEnd"/>
            <w:proofErr w:type="gramEnd"/>
            <w:r w:rsidRPr="00CD6726">
              <w:rPr>
                <w:u w:val="single"/>
              </w:rPr>
              <w:t xml:space="preserve"> = 0 for all </w:t>
            </w:r>
            <w:proofErr w:type="spellStart"/>
            <w:r w:rsidRPr="00CD6726">
              <w:rPr>
                <w:u w:val="single"/>
              </w:rPr>
              <w:t>i</w:t>
            </w:r>
            <w:proofErr w:type="spellEnd"/>
            <w:r w:rsidRPr="00CD6726">
              <w:rPr>
                <w:u w:val="single"/>
              </w:rPr>
              <w:t xml:space="preserve"> in C and k in V</w:t>
            </w:r>
            <w:r w:rsidRPr="00CD6726">
              <w:t> </w:t>
            </w:r>
          </w:p>
          <w:p w14:paraId="789FAE04" w14:textId="77777777" w:rsidR="00CD6726" w:rsidRPr="00CD6726" w:rsidRDefault="00CD6726" w:rsidP="00CD6726">
            <w:r w:rsidRPr="00CD6726">
              <w:t> </w:t>
            </w:r>
          </w:p>
          <w:p w14:paraId="20E3D9FF" w14:textId="673687F8" w:rsidR="00CD6726" w:rsidRPr="00CD6726" w:rsidRDefault="00CD6726" w:rsidP="00CD6726">
            <w:r w:rsidRPr="00CD6726">
              <w:rPr>
                <w:u w:val="single"/>
              </w:rPr>
              <w:t xml:space="preserve">9. </w:t>
            </w:r>
            <w:r w:rsidR="00B33D11">
              <w:rPr>
                <w:u w:val="single"/>
              </w:rPr>
              <w:t>D</w:t>
            </w:r>
            <w:r w:rsidRPr="00CD6726">
              <w:rPr>
                <w:u w:val="single"/>
              </w:rPr>
              <w:t>omains</w:t>
            </w:r>
            <w:r w:rsidRPr="00CD6726">
              <w:t> </w:t>
            </w:r>
          </w:p>
          <w:p w14:paraId="602EDFEE" w14:textId="46CEE68D" w:rsidR="00CD6726" w:rsidRPr="00CD6726" w:rsidRDefault="00CD6726" w:rsidP="00CD6726">
            <w:proofErr w:type="spellStart"/>
            <w:r w:rsidRPr="00CD6726">
              <w:rPr>
                <w:u w:val="single"/>
              </w:rPr>
              <w:t>x_</w:t>
            </w:r>
            <w:proofErr w:type="gramStart"/>
            <w:r w:rsidRPr="00CD6726">
              <w:rPr>
                <w:u w:val="single"/>
              </w:rPr>
              <w:t>ij,k</w:t>
            </w:r>
            <w:proofErr w:type="spellEnd"/>
            <w:proofErr w:type="gramEnd"/>
            <w:r w:rsidRPr="00CD6726">
              <w:rPr>
                <w:u w:val="single"/>
              </w:rPr>
              <w:t xml:space="preserve">, </w:t>
            </w:r>
            <w:proofErr w:type="spellStart"/>
            <w:r w:rsidRPr="00CD6726">
              <w:rPr>
                <w:u w:val="single"/>
              </w:rPr>
              <w:t>y_</w:t>
            </w:r>
            <w:proofErr w:type="gramStart"/>
            <w:r w:rsidRPr="00CD6726">
              <w:rPr>
                <w:u w:val="single"/>
              </w:rPr>
              <w:t>i,k</w:t>
            </w:r>
            <w:proofErr w:type="spellEnd"/>
            <w:proofErr w:type="gramEnd"/>
            <w:r w:rsidRPr="00CD6726">
              <w:rPr>
                <w:u w:val="single"/>
              </w:rPr>
              <w:t xml:space="preserve"> </w:t>
            </w:r>
            <w:r w:rsidR="00CB33C8">
              <w:rPr>
                <w:u w:val="single"/>
              </w:rPr>
              <w:t xml:space="preserve">in {0,1} </w:t>
            </w:r>
            <w:r w:rsidRPr="00CD6726">
              <w:rPr>
                <w:u w:val="single"/>
              </w:rPr>
              <w:t xml:space="preserve">in </w:t>
            </w:r>
            <w:r w:rsidR="00CB33C8">
              <w:rPr>
                <w:u w:val="single"/>
              </w:rPr>
              <w:t>V</w:t>
            </w:r>
            <w:r w:rsidRPr="00CD6726">
              <w:t> </w:t>
            </w:r>
          </w:p>
          <w:p w14:paraId="01519491" w14:textId="7667CBD4" w:rsidR="00CD6726" w:rsidRPr="00CD6726" w:rsidRDefault="00CD6726" w:rsidP="00CD6726">
            <w:proofErr w:type="spellStart"/>
            <w:r w:rsidRPr="00CD6726">
              <w:rPr>
                <w:u w:val="single"/>
              </w:rPr>
              <w:t>u_</w:t>
            </w:r>
            <w:proofErr w:type="gramStart"/>
            <w:r w:rsidRPr="00CD6726">
              <w:rPr>
                <w:u w:val="single"/>
              </w:rPr>
              <w:t>i,k</w:t>
            </w:r>
            <w:proofErr w:type="spellEnd"/>
            <w:proofErr w:type="gramEnd"/>
            <w:r w:rsidRPr="00CD6726">
              <w:rPr>
                <w:u w:val="single"/>
              </w:rPr>
              <w:t xml:space="preserve"> </w:t>
            </w:r>
            <w:r w:rsidR="00CB33C8">
              <w:rPr>
                <w:u w:val="single"/>
              </w:rPr>
              <w:t>in {0,</w:t>
            </w:r>
            <w:proofErr w:type="gramStart"/>
            <w:r w:rsidR="00CB33C8">
              <w:rPr>
                <w:u w:val="single"/>
              </w:rPr>
              <w:t>1,2,…</w:t>
            </w:r>
            <w:proofErr w:type="gramEnd"/>
            <w:r w:rsidR="00CB33C8">
              <w:rPr>
                <w:u w:val="single"/>
              </w:rPr>
              <w:t xml:space="preserve">} </w:t>
            </w:r>
            <w:r w:rsidRPr="00CD6726">
              <w:rPr>
                <w:u w:val="single"/>
              </w:rPr>
              <w:t xml:space="preserve">for </w:t>
            </w:r>
            <w:proofErr w:type="spellStart"/>
            <w:r w:rsidRPr="00CD6726">
              <w:rPr>
                <w:u w:val="single"/>
              </w:rPr>
              <w:t>i</w:t>
            </w:r>
            <w:proofErr w:type="spellEnd"/>
            <w:r w:rsidRPr="00CD6726">
              <w:rPr>
                <w:u w:val="single"/>
              </w:rPr>
              <w:t xml:space="preserve"> in I</w:t>
            </w:r>
            <w:r w:rsidR="00CB33C8">
              <w:rPr>
                <w:u w:val="single"/>
              </w:rPr>
              <w:t>, k in V</w:t>
            </w:r>
            <w:r w:rsidRPr="00CD6726">
              <w:t> </w:t>
            </w:r>
          </w:p>
          <w:p w14:paraId="31BD2FC1" w14:textId="77777777" w:rsidR="00CD6726" w:rsidRPr="00CD6726" w:rsidRDefault="00CD6726" w:rsidP="00CD6726">
            <w:r w:rsidRPr="00CD6726">
              <w:t> </w:t>
            </w:r>
          </w:p>
          <w:p w14:paraId="12D0F574" w14:textId="77777777" w:rsidR="007F3993" w:rsidRPr="007B5FA6" w:rsidRDefault="007F3993" w:rsidP="007F3993"/>
        </w:tc>
      </w:tr>
    </w:tbl>
    <w:p w14:paraId="00CFA03E" w14:textId="77777777" w:rsidR="00654A05" w:rsidRPr="007B5FA6" w:rsidRDefault="00654A05"/>
    <w:sectPr w:rsidR="00654A05" w:rsidRPr="007B5FA6" w:rsidSect="00571F30">
      <w:pgSz w:w="16838" w:h="11906" w:orient="landscape"/>
      <w:pgMar w:top="0" w:right="0" w:bottom="0" w:left="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cky Mak" w:date="2024-12-11T17:10:00Z" w:initials="VM">
    <w:p w14:paraId="79EFA36E" w14:textId="77777777" w:rsidR="00C05D69" w:rsidRDefault="00C05D69" w:rsidP="00C05D69">
      <w:r>
        <w:annotationRef/>
      </w:r>
      <w:r w:rsidRPr="2F79AEE9">
        <w:t xml:space="preserve">Modify the knowledge graph </w:t>
      </w:r>
    </w:p>
  </w:comment>
  <w:comment w:id="6" w:author="Vicky Mak" w:date="2025-01-07T15:11:00Z" w:initials="VM">
    <w:p w14:paraId="07E2A84F" w14:textId="3F896BA5" w:rsidR="00D2498E" w:rsidRDefault="00D2498E">
      <w:pPr>
        <w:pStyle w:val="CommentText"/>
      </w:pPr>
      <w:r>
        <w:rPr>
          <w:rStyle w:val="CommentReference"/>
        </w:rPr>
        <w:annotationRef/>
      </w:r>
      <w:r w:rsidRPr="7CC1355E">
        <w:t xml:space="preserve">Hi Jyo, there is 3-dimensional (time, entity 1, entity 2 (which are the products)). Our knowledge tree has 2 dimensions only. </w:t>
      </w:r>
    </w:p>
  </w:comment>
  <w:comment w:id="7" w:author="Vicky Mak" w:date="2025-01-07T15:47:00Z" w:initials="VM">
    <w:p w14:paraId="712CDB37" w14:textId="53F56952" w:rsidR="00D2498E" w:rsidRDefault="00D2498E">
      <w:pPr>
        <w:pStyle w:val="CommentText"/>
      </w:pPr>
      <w:r>
        <w:rPr>
          <w:rStyle w:val="CommentReference"/>
        </w:rPr>
        <w:annotationRef/>
      </w:r>
      <w:r w:rsidRPr="6C557060">
        <w:t xml:space="preserve">But I cannot find where in the data that indicates in which period is the order placed and in which period the order arrives. I think it is best to stick to the knowledge graph. </w:t>
      </w:r>
    </w:p>
  </w:comment>
  <w:comment w:id="141" w:author="Joyce Zhang" w:date="2025-01-02T12:43:00Z" w:initials="JZ">
    <w:p w14:paraId="02E647BC" w14:textId="77777777" w:rsidR="00EE5786" w:rsidRDefault="00EE5786" w:rsidP="00EE5786">
      <w:r>
        <w:rPr>
          <w:rStyle w:val="CommentReference"/>
        </w:rPr>
        <w:annotationRef/>
      </w:r>
      <w:r>
        <w:rPr>
          <w:sz w:val="20"/>
          <w:szCs w:val="20"/>
        </w:rPr>
        <w:t>Note parameters are only defined here but not fully set. To set the parameters, one needs to define e.g., w_1 = 50cm; C(1,1) = 1.</w:t>
      </w:r>
    </w:p>
  </w:comment>
  <w:comment w:id="142" w:author="Joyce Zhang" w:date="2025-01-02T12:39:00Z" w:initials="JZ">
    <w:p w14:paraId="3E62B4C5" w14:textId="6FF0C68B" w:rsidR="007316C8" w:rsidRDefault="007316C8" w:rsidP="007316C8">
      <w:r>
        <w:rPr>
          <w:rStyle w:val="CommentReference"/>
        </w:rPr>
        <w:annotationRef/>
      </w:r>
      <w:r>
        <w:rPr>
          <w:sz w:val="20"/>
          <w:szCs w:val="20"/>
        </w:rPr>
        <w:t>This suggests the problem statement is incomplete.</w:t>
      </w:r>
    </w:p>
  </w:comment>
  <w:comment w:id="143" w:author="Joyce Zhang" w:date="2025-01-02T12:44:00Z" w:initials="JZ">
    <w:p w14:paraId="780FCE71" w14:textId="77777777" w:rsidR="00AB50EE" w:rsidRDefault="00AB50EE" w:rsidP="00AB50EE">
      <w:r>
        <w:rPr>
          <w:rStyle w:val="CommentReference"/>
        </w:rPr>
        <w:annotationRef/>
      </w:r>
      <w:r>
        <w:rPr>
          <w:sz w:val="20"/>
          <w:szCs w:val="20"/>
        </w:rPr>
        <w:t>I am pretty sure this is not the model I sent earlier.</w:t>
      </w:r>
    </w:p>
  </w:comment>
  <w:comment w:id="144" w:author="Joyce Zhang" w:date="2025-01-02T12:09:00Z" w:initials="JZ">
    <w:p w14:paraId="21F86050" w14:textId="3FBEE8FE" w:rsidR="009E0414" w:rsidRDefault="009E0414" w:rsidP="009E0414">
      <w:r>
        <w:rPr>
          <w:rStyle w:val="CommentReference"/>
        </w:rPr>
        <w:annotationRef/>
      </w:r>
      <w:r>
        <w:rPr>
          <w:sz w:val="20"/>
          <w:szCs w:val="20"/>
        </w:rPr>
        <w:t>Do we have two or three instances for TSP?</w:t>
      </w:r>
    </w:p>
  </w:comment>
  <w:comment w:id="145" w:author="Joyce Zhang" w:date="2024-12-23T17:37:00Z" w:initials="JZ">
    <w:p w14:paraId="128ADB38" w14:textId="5F574391" w:rsidR="00E21B39" w:rsidRDefault="00E21B39" w:rsidP="00E21B39">
      <w:r>
        <w:rPr>
          <w:rStyle w:val="CommentReference"/>
        </w:rPr>
        <w:annotationRef/>
      </w:r>
      <w:r>
        <w:rPr>
          <w:sz w:val="20"/>
          <w:szCs w:val="20"/>
        </w:rPr>
        <w:t>Where is this from?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EFA36E" w15:done="0"/>
  <w15:commentEx w15:paraId="07E2A84F" w15:done="0"/>
  <w15:commentEx w15:paraId="712CDB37" w15:done="0"/>
  <w15:commentEx w15:paraId="02E647BC" w15:done="0"/>
  <w15:commentEx w15:paraId="3E62B4C5" w15:done="0"/>
  <w15:commentEx w15:paraId="780FCE71" w15:done="0"/>
  <w15:commentEx w15:paraId="21F86050" w15:done="0"/>
  <w15:commentEx w15:paraId="128ADB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44191A" w16cex:dateUtc="2024-12-11T06:10:00Z"/>
  <w16cex:commentExtensible w16cex:durableId="5411AC39" w16cex:dateUtc="2025-01-07T04:11:00Z"/>
  <w16cex:commentExtensible w16cex:durableId="1867FACE" w16cex:dateUtc="2025-01-07T04:47:00Z"/>
  <w16cex:commentExtensible w16cex:durableId="18198040" w16cex:dateUtc="2025-01-02T01:43:00Z"/>
  <w16cex:commentExtensible w16cex:durableId="4C57B172" w16cex:dateUtc="2025-01-02T01:39:00Z"/>
  <w16cex:commentExtensible w16cex:durableId="782EEB9C" w16cex:dateUtc="2025-01-02T01:44:00Z"/>
  <w16cex:commentExtensible w16cex:durableId="702FE43D" w16cex:dateUtc="2025-01-02T01:09:00Z"/>
  <w16cex:commentExtensible w16cex:durableId="395FB157" w16cex:dateUtc="2024-12-23T0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EFA36E" w16cid:durableId="7D44191A"/>
  <w16cid:commentId w16cid:paraId="07E2A84F" w16cid:durableId="5411AC39"/>
  <w16cid:commentId w16cid:paraId="712CDB37" w16cid:durableId="1867FACE"/>
  <w16cid:commentId w16cid:paraId="02E647BC" w16cid:durableId="18198040"/>
  <w16cid:commentId w16cid:paraId="3E62B4C5" w16cid:durableId="4C57B172"/>
  <w16cid:commentId w16cid:paraId="780FCE71" w16cid:durableId="782EEB9C"/>
  <w16cid:commentId w16cid:paraId="21F86050" w16cid:durableId="702FE43D"/>
  <w16cid:commentId w16cid:paraId="128ADB38" w16cid:durableId="395FB1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C8E"/>
    <w:multiLevelType w:val="multilevel"/>
    <w:tmpl w:val="E2AEDC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9391D"/>
    <w:multiLevelType w:val="multilevel"/>
    <w:tmpl w:val="74C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04970"/>
    <w:multiLevelType w:val="multilevel"/>
    <w:tmpl w:val="413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3C40A4"/>
    <w:multiLevelType w:val="multilevel"/>
    <w:tmpl w:val="142A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16D24"/>
    <w:multiLevelType w:val="multilevel"/>
    <w:tmpl w:val="7712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A336CE"/>
    <w:multiLevelType w:val="multilevel"/>
    <w:tmpl w:val="63DA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804968"/>
    <w:multiLevelType w:val="multilevel"/>
    <w:tmpl w:val="CE2042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7F0D07"/>
    <w:multiLevelType w:val="multilevel"/>
    <w:tmpl w:val="D5EA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926C38"/>
    <w:multiLevelType w:val="multilevel"/>
    <w:tmpl w:val="D44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926C95"/>
    <w:multiLevelType w:val="multilevel"/>
    <w:tmpl w:val="C16C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46305"/>
    <w:multiLevelType w:val="multilevel"/>
    <w:tmpl w:val="1506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4E7359"/>
    <w:multiLevelType w:val="multilevel"/>
    <w:tmpl w:val="C19862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ADD3B8F"/>
    <w:multiLevelType w:val="multilevel"/>
    <w:tmpl w:val="14F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44393E"/>
    <w:multiLevelType w:val="multilevel"/>
    <w:tmpl w:val="9BA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4E46CD"/>
    <w:multiLevelType w:val="multilevel"/>
    <w:tmpl w:val="D450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D66B3"/>
    <w:multiLevelType w:val="hybridMultilevel"/>
    <w:tmpl w:val="DF788FA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 w15:restartNumberingAfterBreak="0">
    <w:nsid w:val="298927B6"/>
    <w:multiLevelType w:val="multilevel"/>
    <w:tmpl w:val="6AD2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701DB2"/>
    <w:multiLevelType w:val="multilevel"/>
    <w:tmpl w:val="C2D0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872745"/>
    <w:multiLevelType w:val="multilevel"/>
    <w:tmpl w:val="8772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BA30DE"/>
    <w:multiLevelType w:val="multilevel"/>
    <w:tmpl w:val="C26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AC0AD6"/>
    <w:multiLevelType w:val="multilevel"/>
    <w:tmpl w:val="B92417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0E00A3A"/>
    <w:multiLevelType w:val="multilevel"/>
    <w:tmpl w:val="1F4E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380EE8"/>
    <w:multiLevelType w:val="multilevel"/>
    <w:tmpl w:val="3B28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A83DED"/>
    <w:multiLevelType w:val="multilevel"/>
    <w:tmpl w:val="F27889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8564C4"/>
    <w:multiLevelType w:val="multilevel"/>
    <w:tmpl w:val="0B10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B262F2"/>
    <w:multiLevelType w:val="multilevel"/>
    <w:tmpl w:val="78D2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E23955"/>
    <w:multiLevelType w:val="multilevel"/>
    <w:tmpl w:val="833ABD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D8C2F6E"/>
    <w:multiLevelType w:val="multilevel"/>
    <w:tmpl w:val="B7D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3B616A"/>
    <w:multiLevelType w:val="multilevel"/>
    <w:tmpl w:val="C942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093C4B"/>
    <w:multiLevelType w:val="multilevel"/>
    <w:tmpl w:val="AD5C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F075CD"/>
    <w:multiLevelType w:val="multilevel"/>
    <w:tmpl w:val="208278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8126D2D"/>
    <w:multiLevelType w:val="multilevel"/>
    <w:tmpl w:val="43BCE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4B1F9B"/>
    <w:multiLevelType w:val="hybridMultilevel"/>
    <w:tmpl w:val="467684DC"/>
    <w:lvl w:ilvl="0" w:tplc="5D0E4496">
      <w:start w:val="1"/>
      <w:numFmt w:val="bullet"/>
      <w:lvlText w:val="-"/>
      <w:lvlJc w:val="left"/>
      <w:pPr>
        <w:ind w:left="720" w:hanging="360"/>
      </w:pPr>
      <w:rPr>
        <w:rFonts w:ascii="Aptos" w:hAnsi="Aptos" w:hint="default"/>
      </w:rPr>
    </w:lvl>
    <w:lvl w:ilvl="1" w:tplc="BA6418EC">
      <w:start w:val="1"/>
      <w:numFmt w:val="bullet"/>
      <w:lvlText w:val="o"/>
      <w:lvlJc w:val="left"/>
      <w:pPr>
        <w:ind w:left="1440" w:hanging="360"/>
      </w:pPr>
      <w:rPr>
        <w:rFonts w:ascii="Courier New" w:hAnsi="Courier New" w:hint="default"/>
      </w:rPr>
    </w:lvl>
    <w:lvl w:ilvl="2" w:tplc="820A2996">
      <w:start w:val="1"/>
      <w:numFmt w:val="bullet"/>
      <w:lvlText w:val=""/>
      <w:lvlJc w:val="left"/>
      <w:pPr>
        <w:ind w:left="2160" w:hanging="360"/>
      </w:pPr>
      <w:rPr>
        <w:rFonts w:ascii="Wingdings" w:hAnsi="Wingdings" w:hint="default"/>
      </w:rPr>
    </w:lvl>
    <w:lvl w:ilvl="3" w:tplc="E0D62854">
      <w:start w:val="1"/>
      <w:numFmt w:val="bullet"/>
      <w:lvlText w:val=""/>
      <w:lvlJc w:val="left"/>
      <w:pPr>
        <w:ind w:left="2880" w:hanging="360"/>
      </w:pPr>
      <w:rPr>
        <w:rFonts w:ascii="Symbol" w:hAnsi="Symbol" w:hint="default"/>
      </w:rPr>
    </w:lvl>
    <w:lvl w:ilvl="4" w:tplc="A4225D9C">
      <w:start w:val="1"/>
      <w:numFmt w:val="bullet"/>
      <w:lvlText w:val="o"/>
      <w:lvlJc w:val="left"/>
      <w:pPr>
        <w:ind w:left="3600" w:hanging="360"/>
      </w:pPr>
      <w:rPr>
        <w:rFonts w:ascii="Courier New" w:hAnsi="Courier New" w:hint="default"/>
      </w:rPr>
    </w:lvl>
    <w:lvl w:ilvl="5" w:tplc="928EFB28">
      <w:start w:val="1"/>
      <w:numFmt w:val="bullet"/>
      <w:lvlText w:val=""/>
      <w:lvlJc w:val="left"/>
      <w:pPr>
        <w:ind w:left="4320" w:hanging="360"/>
      </w:pPr>
      <w:rPr>
        <w:rFonts w:ascii="Wingdings" w:hAnsi="Wingdings" w:hint="default"/>
      </w:rPr>
    </w:lvl>
    <w:lvl w:ilvl="6" w:tplc="ED627F72">
      <w:start w:val="1"/>
      <w:numFmt w:val="bullet"/>
      <w:lvlText w:val=""/>
      <w:lvlJc w:val="left"/>
      <w:pPr>
        <w:ind w:left="5040" w:hanging="360"/>
      </w:pPr>
      <w:rPr>
        <w:rFonts w:ascii="Symbol" w:hAnsi="Symbol" w:hint="default"/>
      </w:rPr>
    </w:lvl>
    <w:lvl w:ilvl="7" w:tplc="DF183D82">
      <w:start w:val="1"/>
      <w:numFmt w:val="bullet"/>
      <w:lvlText w:val="o"/>
      <w:lvlJc w:val="left"/>
      <w:pPr>
        <w:ind w:left="5760" w:hanging="360"/>
      </w:pPr>
      <w:rPr>
        <w:rFonts w:ascii="Courier New" w:hAnsi="Courier New" w:hint="default"/>
      </w:rPr>
    </w:lvl>
    <w:lvl w:ilvl="8" w:tplc="2E8C1E8A">
      <w:start w:val="1"/>
      <w:numFmt w:val="bullet"/>
      <w:lvlText w:val=""/>
      <w:lvlJc w:val="left"/>
      <w:pPr>
        <w:ind w:left="6480" w:hanging="360"/>
      </w:pPr>
      <w:rPr>
        <w:rFonts w:ascii="Wingdings" w:hAnsi="Wingdings" w:hint="default"/>
      </w:rPr>
    </w:lvl>
  </w:abstractNum>
  <w:abstractNum w:abstractNumId="33" w15:restartNumberingAfterBreak="0">
    <w:nsid w:val="5D72287C"/>
    <w:multiLevelType w:val="multilevel"/>
    <w:tmpl w:val="9FD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C10ACA"/>
    <w:multiLevelType w:val="multilevel"/>
    <w:tmpl w:val="4AA06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7C48C8"/>
    <w:multiLevelType w:val="multilevel"/>
    <w:tmpl w:val="BB56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FD12CF"/>
    <w:multiLevelType w:val="multilevel"/>
    <w:tmpl w:val="837A52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66BD3AD2"/>
    <w:multiLevelType w:val="multilevel"/>
    <w:tmpl w:val="8C4816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A422E05"/>
    <w:multiLevelType w:val="multilevel"/>
    <w:tmpl w:val="6D1C63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1F73E7"/>
    <w:multiLevelType w:val="multilevel"/>
    <w:tmpl w:val="610E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89520E"/>
    <w:multiLevelType w:val="multilevel"/>
    <w:tmpl w:val="411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194326"/>
    <w:multiLevelType w:val="multilevel"/>
    <w:tmpl w:val="84C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4F44BD"/>
    <w:multiLevelType w:val="multilevel"/>
    <w:tmpl w:val="739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A636BA"/>
    <w:multiLevelType w:val="multilevel"/>
    <w:tmpl w:val="6BE2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6467166">
    <w:abstractNumId w:val="12"/>
  </w:num>
  <w:num w:numId="2" w16cid:durableId="1419794201">
    <w:abstractNumId w:val="6"/>
  </w:num>
  <w:num w:numId="3" w16cid:durableId="146021372">
    <w:abstractNumId w:val="25"/>
  </w:num>
  <w:num w:numId="4" w16cid:durableId="508760660">
    <w:abstractNumId w:val="28"/>
  </w:num>
  <w:num w:numId="5" w16cid:durableId="1494763704">
    <w:abstractNumId w:val="31"/>
  </w:num>
  <w:num w:numId="6" w16cid:durableId="1131363293">
    <w:abstractNumId w:val="0"/>
  </w:num>
  <w:num w:numId="7" w16cid:durableId="513418232">
    <w:abstractNumId w:val="23"/>
  </w:num>
  <w:num w:numId="8" w16cid:durableId="1965387877">
    <w:abstractNumId w:val="38"/>
  </w:num>
  <w:num w:numId="9" w16cid:durableId="1245722881">
    <w:abstractNumId w:val="7"/>
  </w:num>
  <w:num w:numId="10" w16cid:durableId="990521769">
    <w:abstractNumId w:val="18"/>
  </w:num>
  <w:num w:numId="11" w16cid:durableId="1139375690">
    <w:abstractNumId w:val="11"/>
  </w:num>
  <w:num w:numId="12" w16cid:durableId="602303909">
    <w:abstractNumId w:val="30"/>
  </w:num>
  <w:num w:numId="13" w16cid:durableId="1240212213">
    <w:abstractNumId w:val="26"/>
  </w:num>
  <w:num w:numId="14" w16cid:durableId="778568922">
    <w:abstractNumId w:val="8"/>
  </w:num>
  <w:num w:numId="15" w16cid:durableId="12197909">
    <w:abstractNumId w:val="37"/>
  </w:num>
  <w:num w:numId="16" w16cid:durableId="233977934">
    <w:abstractNumId w:val="20"/>
  </w:num>
  <w:num w:numId="17" w16cid:durableId="824392105">
    <w:abstractNumId w:val="36"/>
  </w:num>
  <w:num w:numId="18" w16cid:durableId="453642187">
    <w:abstractNumId w:val="33"/>
  </w:num>
  <w:num w:numId="19" w16cid:durableId="1677883492">
    <w:abstractNumId w:val="4"/>
  </w:num>
  <w:num w:numId="20" w16cid:durableId="712004230">
    <w:abstractNumId w:val="5"/>
  </w:num>
  <w:num w:numId="21" w16cid:durableId="99689339">
    <w:abstractNumId w:val="10"/>
  </w:num>
  <w:num w:numId="22" w16cid:durableId="1551500193">
    <w:abstractNumId w:val="22"/>
  </w:num>
  <w:num w:numId="23" w16cid:durableId="790241836">
    <w:abstractNumId w:val="17"/>
  </w:num>
  <w:num w:numId="24" w16cid:durableId="674109608">
    <w:abstractNumId w:val="43"/>
  </w:num>
  <w:num w:numId="25" w16cid:durableId="1014845136">
    <w:abstractNumId w:val="13"/>
  </w:num>
  <w:num w:numId="26" w16cid:durableId="266813529">
    <w:abstractNumId w:val="39"/>
  </w:num>
  <w:num w:numId="27" w16cid:durableId="497037122">
    <w:abstractNumId w:val="16"/>
  </w:num>
  <w:num w:numId="28" w16cid:durableId="21903271">
    <w:abstractNumId w:val="24"/>
  </w:num>
  <w:num w:numId="29" w16cid:durableId="1499685860">
    <w:abstractNumId w:val="42"/>
  </w:num>
  <w:num w:numId="30" w16cid:durableId="101346959">
    <w:abstractNumId w:val="35"/>
  </w:num>
  <w:num w:numId="31" w16cid:durableId="847207640">
    <w:abstractNumId w:val="1"/>
  </w:num>
  <w:num w:numId="32" w16cid:durableId="1582174307">
    <w:abstractNumId w:val="27"/>
  </w:num>
  <w:num w:numId="33" w16cid:durableId="1589272226">
    <w:abstractNumId w:val="21"/>
  </w:num>
  <w:num w:numId="34" w16cid:durableId="497159100">
    <w:abstractNumId w:val="19"/>
  </w:num>
  <w:num w:numId="35" w16cid:durableId="611979709">
    <w:abstractNumId w:val="40"/>
  </w:num>
  <w:num w:numId="36" w16cid:durableId="105274264">
    <w:abstractNumId w:val="2"/>
  </w:num>
  <w:num w:numId="37" w16cid:durableId="1715108499">
    <w:abstractNumId w:val="41"/>
  </w:num>
  <w:num w:numId="38" w16cid:durableId="201137803">
    <w:abstractNumId w:val="34"/>
  </w:num>
  <w:num w:numId="39" w16cid:durableId="1013187875">
    <w:abstractNumId w:val="29"/>
  </w:num>
  <w:num w:numId="40" w16cid:durableId="1784613792">
    <w:abstractNumId w:val="9"/>
  </w:num>
  <w:num w:numId="41" w16cid:durableId="1312904916">
    <w:abstractNumId w:val="14"/>
  </w:num>
  <w:num w:numId="42" w16cid:durableId="968169154">
    <w:abstractNumId w:val="3"/>
  </w:num>
  <w:num w:numId="43" w16cid:durableId="51999903">
    <w:abstractNumId w:val="32"/>
  </w:num>
  <w:num w:numId="44" w16cid:durableId="1208027392">
    <w:abstractNumId w:val="34"/>
    <w:lvlOverride w:ilvl="0"/>
    <w:lvlOverride w:ilvl="1">
      <w:startOverride w:val="1"/>
    </w:lvlOverride>
    <w:lvlOverride w:ilvl="2"/>
    <w:lvlOverride w:ilvl="3"/>
    <w:lvlOverride w:ilvl="4"/>
    <w:lvlOverride w:ilvl="5"/>
    <w:lvlOverride w:ilvl="6"/>
    <w:lvlOverride w:ilvl="7"/>
    <w:lvlOverride w:ilvl="8"/>
  </w:num>
  <w:num w:numId="45" w16cid:durableId="13278271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cky Mak">
    <w15:presenceInfo w15:providerId="AD" w15:userId="S::vicky.mak@deakin.edu.au::7d73f29d-4c53-4be0-bc45-85db26815698"/>
  </w15:person>
  <w15:person w15:author="Jyotheesh Gaddam">
    <w15:presenceInfo w15:providerId="AD" w15:userId="S::j.gaddam@deakin.edu.au::5c594c36-08c5-4095-a8e7-79722a0c7985"/>
  </w15:person>
  <w15:person w15:author="Joyce Zhang">
    <w15:presenceInfo w15:providerId="AD" w15:userId="S::lele.zhang@unimelb.edu.au::628d2bde-7de1-4949-a183-22d6ebeeee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F30"/>
    <w:rsid w:val="00011A41"/>
    <w:rsid w:val="00022221"/>
    <w:rsid w:val="00036183"/>
    <w:rsid w:val="00036DFB"/>
    <w:rsid w:val="00044A93"/>
    <w:rsid w:val="00044B23"/>
    <w:rsid w:val="00056C0A"/>
    <w:rsid w:val="000821F3"/>
    <w:rsid w:val="000A548A"/>
    <w:rsid w:val="000A7BD3"/>
    <w:rsid w:val="000C0532"/>
    <w:rsid w:val="000C7188"/>
    <w:rsid w:val="000D7247"/>
    <w:rsid w:val="000E31B0"/>
    <w:rsid w:val="001002D4"/>
    <w:rsid w:val="0014466A"/>
    <w:rsid w:val="00166B5C"/>
    <w:rsid w:val="0016735D"/>
    <w:rsid w:val="00183AE0"/>
    <w:rsid w:val="001C6FC2"/>
    <w:rsid w:val="001D757A"/>
    <w:rsid w:val="001E4300"/>
    <w:rsid w:val="001F443E"/>
    <w:rsid w:val="002129C3"/>
    <w:rsid w:val="00212ADA"/>
    <w:rsid w:val="002136CE"/>
    <w:rsid w:val="00253141"/>
    <w:rsid w:val="00253168"/>
    <w:rsid w:val="002B2280"/>
    <w:rsid w:val="002B7BB7"/>
    <w:rsid w:val="002E5F46"/>
    <w:rsid w:val="002F1471"/>
    <w:rsid w:val="002F232A"/>
    <w:rsid w:val="00316564"/>
    <w:rsid w:val="00326D21"/>
    <w:rsid w:val="003314F4"/>
    <w:rsid w:val="003464C0"/>
    <w:rsid w:val="003A1EA1"/>
    <w:rsid w:val="003B419C"/>
    <w:rsid w:val="003B5032"/>
    <w:rsid w:val="003B711B"/>
    <w:rsid w:val="003D50E3"/>
    <w:rsid w:val="003E4F96"/>
    <w:rsid w:val="00413808"/>
    <w:rsid w:val="00423CF9"/>
    <w:rsid w:val="00426CB9"/>
    <w:rsid w:val="00434A88"/>
    <w:rsid w:val="0043752B"/>
    <w:rsid w:val="004414F5"/>
    <w:rsid w:val="004921ED"/>
    <w:rsid w:val="00497564"/>
    <w:rsid w:val="004A27F7"/>
    <w:rsid w:val="004D5499"/>
    <w:rsid w:val="004E27F6"/>
    <w:rsid w:val="004F5908"/>
    <w:rsid w:val="00547E2B"/>
    <w:rsid w:val="00571F30"/>
    <w:rsid w:val="00572006"/>
    <w:rsid w:val="005756CE"/>
    <w:rsid w:val="00581ACC"/>
    <w:rsid w:val="005825B4"/>
    <w:rsid w:val="005A7E21"/>
    <w:rsid w:val="005B607E"/>
    <w:rsid w:val="005C0C07"/>
    <w:rsid w:val="005D51CB"/>
    <w:rsid w:val="00603CB6"/>
    <w:rsid w:val="00606923"/>
    <w:rsid w:val="0065006F"/>
    <w:rsid w:val="00654A05"/>
    <w:rsid w:val="00656FAF"/>
    <w:rsid w:val="00661C07"/>
    <w:rsid w:val="00665AB3"/>
    <w:rsid w:val="00665CE8"/>
    <w:rsid w:val="00670EDD"/>
    <w:rsid w:val="00674C7D"/>
    <w:rsid w:val="00677EFA"/>
    <w:rsid w:val="00685CB1"/>
    <w:rsid w:val="006A19BF"/>
    <w:rsid w:val="006C570D"/>
    <w:rsid w:val="006E35C1"/>
    <w:rsid w:val="007047BF"/>
    <w:rsid w:val="007137F8"/>
    <w:rsid w:val="00724C8D"/>
    <w:rsid w:val="007316C8"/>
    <w:rsid w:val="00770916"/>
    <w:rsid w:val="0077175C"/>
    <w:rsid w:val="00772493"/>
    <w:rsid w:val="007861CF"/>
    <w:rsid w:val="007B1A3E"/>
    <w:rsid w:val="007B5CC9"/>
    <w:rsid w:val="007B5FA6"/>
    <w:rsid w:val="007D4CB3"/>
    <w:rsid w:val="007D4F37"/>
    <w:rsid w:val="007D6D3D"/>
    <w:rsid w:val="007E0DD6"/>
    <w:rsid w:val="007E3763"/>
    <w:rsid w:val="007F3993"/>
    <w:rsid w:val="00806277"/>
    <w:rsid w:val="00812FAF"/>
    <w:rsid w:val="00825E9F"/>
    <w:rsid w:val="0083657B"/>
    <w:rsid w:val="0084133E"/>
    <w:rsid w:val="00865A74"/>
    <w:rsid w:val="008A509C"/>
    <w:rsid w:val="008B2250"/>
    <w:rsid w:val="008D4917"/>
    <w:rsid w:val="008E40C0"/>
    <w:rsid w:val="008E4BAC"/>
    <w:rsid w:val="00912544"/>
    <w:rsid w:val="00934C3E"/>
    <w:rsid w:val="00945FA9"/>
    <w:rsid w:val="00955EFD"/>
    <w:rsid w:val="00961732"/>
    <w:rsid w:val="009652A0"/>
    <w:rsid w:val="00965D5B"/>
    <w:rsid w:val="00967247"/>
    <w:rsid w:val="009748F2"/>
    <w:rsid w:val="009952E7"/>
    <w:rsid w:val="009A2A71"/>
    <w:rsid w:val="009B6134"/>
    <w:rsid w:val="009C78FB"/>
    <w:rsid w:val="009D52D3"/>
    <w:rsid w:val="009D6620"/>
    <w:rsid w:val="009E0414"/>
    <w:rsid w:val="009E45B7"/>
    <w:rsid w:val="009F3D48"/>
    <w:rsid w:val="009F5009"/>
    <w:rsid w:val="00A03C28"/>
    <w:rsid w:val="00A279F3"/>
    <w:rsid w:val="00A34F7C"/>
    <w:rsid w:val="00A42EF4"/>
    <w:rsid w:val="00A5143B"/>
    <w:rsid w:val="00A6072A"/>
    <w:rsid w:val="00A92825"/>
    <w:rsid w:val="00A93A31"/>
    <w:rsid w:val="00AA5018"/>
    <w:rsid w:val="00AB0554"/>
    <w:rsid w:val="00AB14C9"/>
    <w:rsid w:val="00AB50EE"/>
    <w:rsid w:val="00AC6571"/>
    <w:rsid w:val="00AC7347"/>
    <w:rsid w:val="00B04126"/>
    <w:rsid w:val="00B21B57"/>
    <w:rsid w:val="00B33D11"/>
    <w:rsid w:val="00B47B2F"/>
    <w:rsid w:val="00B60A15"/>
    <w:rsid w:val="00B72043"/>
    <w:rsid w:val="00B73C9A"/>
    <w:rsid w:val="00B753FC"/>
    <w:rsid w:val="00B7627E"/>
    <w:rsid w:val="00B90279"/>
    <w:rsid w:val="00B96C6D"/>
    <w:rsid w:val="00BA74F6"/>
    <w:rsid w:val="00BB0982"/>
    <w:rsid w:val="00BD7F68"/>
    <w:rsid w:val="00C05D69"/>
    <w:rsid w:val="00C06F0E"/>
    <w:rsid w:val="00C26C26"/>
    <w:rsid w:val="00C6735E"/>
    <w:rsid w:val="00C73837"/>
    <w:rsid w:val="00C75140"/>
    <w:rsid w:val="00C76F4E"/>
    <w:rsid w:val="00C85A73"/>
    <w:rsid w:val="00CB2C98"/>
    <w:rsid w:val="00CB33C8"/>
    <w:rsid w:val="00CC73E0"/>
    <w:rsid w:val="00CD6726"/>
    <w:rsid w:val="00D05BB2"/>
    <w:rsid w:val="00D063A1"/>
    <w:rsid w:val="00D06E3F"/>
    <w:rsid w:val="00D23B31"/>
    <w:rsid w:val="00D2498E"/>
    <w:rsid w:val="00D35480"/>
    <w:rsid w:val="00D36B1E"/>
    <w:rsid w:val="00D41DBF"/>
    <w:rsid w:val="00D44B48"/>
    <w:rsid w:val="00D463C2"/>
    <w:rsid w:val="00D5327E"/>
    <w:rsid w:val="00D5443F"/>
    <w:rsid w:val="00D64A0D"/>
    <w:rsid w:val="00DD662E"/>
    <w:rsid w:val="00E11726"/>
    <w:rsid w:val="00E2088E"/>
    <w:rsid w:val="00E21B39"/>
    <w:rsid w:val="00E31801"/>
    <w:rsid w:val="00E85E65"/>
    <w:rsid w:val="00E912DD"/>
    <w:rsid w:val="00E95FA6"/>
    <w:rsid w:val="00EA0E2C"/>
    <w:rsid w:val="00EB302B"/>
    <w:rsid w:val="00EB3DD3"/>
    <w:rsid w:val="00EB6AF6"/>
    <w:rsid w:val="00EE5786"/>
    <w:rsid w:val="00EF1806"/>
    <w:rsid w:val="00EF3492"/>
    <w:rsid w:val="00EF5F57"/>
    <w:rsid w:val="00F1530F"/>
    <w:rsid w:val="00F4110C"/>
    <w:rsid w:val="00F51558"/>
    <w:rsid w:val="00F77AC7"/>
    <w:rsid w:val="00F91711"/>
    <w:rsid w:val="00FD5D92"/>
    <w:rsid w:val="00FF16F6"/>
    <w:rsid w:val="105023C3"/>
    <w:rsid w:val="11BF1921"/>
    <w:rsid w:val="1B4DA15B"/>
    <w:rsid w:val="1D064B76"/>
    <w:rsid w:val="2BB0FBB7"/>
    <w:rsid w:val="520AF5AF"/>
    <w:rsid w:val="56A2AAB8"/>
    <w:rsid w:val="5AFD4763"/>
    <w:rsid w:val="62C6EA66"/>
    <w:rsid w:val="6DE852B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B195CA4"/>
  <w15:chartTrackingRefBased/>
  <w15:docId w15:val="{BE85805B-EF13-4E3A-B0FB-213E10ED8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F30"/>
    <w:rPr>
      <w:rFonts w:eastAsiaTheme="majorEastAsia" w:cstheme="majorBidi"/>
      <w:color w:val="272727" w:themeColor="text1" w:themeTint="D8"/>
    </w:rPr>
  </w:style>
  <w:style w:type="paragraph" w:styleId="Title">
    <w:name w:val="Title"/>
    <w:basedOn w:val="Normal"/>
    <w:next w:val="Normal"/>
    <w:link w:val="TitleChar"/>
    <w:uiPriority w:val="10"/>
    <w:qFormat/>
    <w:rsid w:val="00571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F30"/>
    <w:pPr>
      <w:spacing w:before="160"/>
      <w:jc w:val="center"/>
    </w:pPr>
    <w:rPr>
      <w:i/>
      <w:iCs/>
      <w:color w:val="404040" w:themeColor="text1" w:themeTint="BF"/>
    </w:rPr>
  </w:style>
  <w:style w:type="character" w:customStyle="1" w:styleId="QuoteChar">
    <w:name w:val="Quote Char"/>
    <w:basedOn w:val="DefaultParagraphFont"/>
    <w:link w:val="Quote"/>
    <w:uiPriority w:val="29"/>
    <w:rsid w:val="00571F30"/>
    <w:rPr>
      <w:i/>
      <w:iCs/>
      <w:color w:val="404040" w:themeColor="text1" w:themeTint="BF"/>
    </w:rPr>
  </w:style>
  <w:style w:type="paragraph" w:styleId="ListParagraph">
    <w:name w:val="List Paragraph"/>
    <w:basedOn w:val="Normal"/>
    <w:uiPriority w:val="34"/>
    <w:qFormat/>
    <w:rsid w:val="00571F30"/>
    <w:pPr>
      <w:ind w:left="720"/>
      <w:contextualSpacing/>
    </w:pPr>
  </w:style>
  <w:style w:type="character" w:styleId="IntenseEmphasis">
    <w:name w:val="Intense Emphasis"/>
    <w:basedOn w:val="DefaultParagraphFont"/>
    <w:uiPriority w:val="21"/>
    <w:qFormat/>
    <w:rsid w:val="00571F30"/>
    <w:rPr>
      <w:i/>
      <w:iCs/>
      <w:color w:val="0F4761" w:themeColor="accent1" w:themeShade="BF"/>
    </w:rPr>
  </w:style>
  <w:style w:type="paragraph" w:styleId="IntenseQuote">
    <w:name w:val="Intense Quote"/>
    <w:basedOn w:val="Normal"/>
    <w:next w:val="Normal"/>
    <w:link w:val="IntenseQuoteChar"/>
    <w:uiPriority w:val="30"/>
    <w:qFormat/>
    <w:rsid w:val="00571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F30"/>
    <w:rPr>
      <w:i/>
      <w:iCs/>
      <w:color w:val="0F4761" w:themeColor="accent1" w:themeShade="BF"/>
    </w:rPr>
  </w:style>
  <w:style w:type="character" w:styleId="IntenseReference">
    <w:name w:val="Intense Reference"/>
    <w:basedOn w:val="DefaultParagraphFont"/>
    <w:uiPriority w:val="32"/>
    <w:qFormat/>
    <w:rsid w:val="00571F30"/>
    <w:rPr>
      <w:b/>
      <w:bCs/>
      <w:smallCaps/>
      <w:color w:val="0F4761" w:themeColor="accent1" w:themeShade="BF"/>
      <w:spacing w:val="5"/>
    </w:rPr>
  </w:style>
  <w:style w:type="table" w:styleId="TableGrid">
    <w:name w:val="Table Grid"/>
    <w:basedOn w:val="TableNormal"/>
    <w:uiPriority w:val="39"/>
    <w:rsid w:val="00571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3657B"/>
    <w:rPr>
      <w:rFonts w:ascii="Times New Roman" w:hAnsi="Times New Roman" w:cs="Times New Roman"/>
    </w:rPr>
  </w:style>
  <w:style w:type="character" w:styleId="CommentReference">
    <w:name w:val="annotation reference"/>
    <w:basedOn w:val="DefaultParagraphFont"/>
    <w:uiPriority w:val="99"/>
    <w:semiHidden/>
    <w:unhideWhenUsed/>
    <w:rsid w:val="00E21B39"/>
    <w:rPr>
      <w:sz w:val="16"/>
      <w:szCs w:val="16"/>
    </w:rPr>
  </w:style>
  <w:style w:type="paragraph" w:styleId="CommentText">
    <w:name w:val="annotation text"/>
    <w:basedOn w:val="Normal"/>
    <w:link w:val="CommentTextChar"/>
    <w:uiPriority w:val="99"/>
    <w:semiHidden/>
    <w:unhideWhenUsed/>
    <w:rsid w:val="00E21B39"/>
    <w:pPr>
      <w:spacing w:line="240" w:lineRule="auto"/>
    </w:pPr>
    <w:rPr>
      <w:sz w:val="20"/>
      <w:szCs w:val="20"/>
    </w:rPr>
  </w:style>
  <w:style w:type="character" w:customStyle="1" w:styleId="CommentTextChar">
    <w:name w:val="Comment Text Char"/>
    <w:basedOn w:val="DefaultParagraphFont"/>
    <w:link w:val="CommentText"/>
    <w:uiPriority w:val="99"/>
    <w:semiHidden/>
    <w:rsid w:val="00E21B39"/>
    <w:rPr>
      <w:sz w:val="20"/>
      <w:szCs w:val="20"/>
    </w:rPr>
  </w:style>
  <w:style w:type="paragraph" w:styleId="CommentSubject">
    <w:name w:val="annotation subject"/>
    <w:basedOn w:val="CommentText"/>
    <w:next w:val="CommentText"/>
    <w:link w:val="CommentSubjectChar"/>
    <w:uiPriority w:val="99"/>
    <w:semiHidden/>
    <w:unhideWhenUsed/>
    <w:rsid w:val="00E21B39"/>
    <w:rPr>
      <w:b/>
      <w:bCs/>
    </w:rPr>
  </w:style>
  <w:style w:type="character" w:customStyle="1" w:styleId="CommentSubjectChar">
    <w:name w:val="Comment Subject Char"/>
    <w:basedOn w:val="CommentTextChar"/>
    <w:link w:val="CommentSubject"/>
    <w:uiPriority w:val="99"/>
    <w:semiHidden/>
    <w:rsid w:val="00E21B39"/>
    <w:rPr>
      <w:b/>
      <w:bCs/>
      <w:sz w:val="20"/>
      <w:szCs w:val="20"/>
    </w:rPr>
  </w:style>
  <w:style w:type="paragraph" w:styleId="Revision">
    <w:name w:val="Revision"/>
    <w:hidden/>
    <w:uiPriority w:val="99"/>
    <w:semiHidden/>
    <w:rsid w:val="00D23B3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74336">
      <w:bodyDiv w:val="1"/>
      <w:marLeft w:val="0"/>
      <w:marRight w:val="0"/>
      <w:marTop w:val="0"/>
      <w:marBottom w:val="0"/>
      <w:divBdr>
        <w:top w:val="none" w:sz="0" w:space="0" w:color="auto"/>
        <w:left w:val="none" w:sz="0" w:space="0" w:color="auto"/>
        <w:bottom w:val="none" w:sz="0" w:space="0" w:color="auto"/>
        <w:right w:val="none" w:sz="0" w:space="0" w:color="auto"/>
      </w:divBdr>
    </w:div>
    <w:div w:id="74863824">
      <w:bodyDiv w:val="1"/>
      <w:marLeft w:val="0"/>
      <w:marRight w:val="0"/>
      <w:marTop w:val="0"/>
      <w:marBottom w:val="0"/>
      <w:divBdr>
        <w:top w:val="none" w:sz="0" w:space="0" w:color="auto"/>
        <w:left w:val="none" w:sz="0" w:space="0" w:color="auto"/>
        <w:bottom w:val="none" w:sz="0" w:space="0" w:color="auto"/>
        <w:right w:val="none" w:sz="0" w:space="0" w:color="auto"/>
      </w:divBdr>
    </w:div>
    <w:div w:id="81991011">
      <w:bodyDiv w:val="1"/>
      <w:marLeft w:val="0"/>
      <w:marRight w:val="0"/>
      <w:marTop w:val="0"/>
      <w:marBottom w:val="0"/>
      <w:divBdr>
        <w:top w:val="none" w:sz="0" w:space="0" w:color="auto"/>
        <w:left w:val="none" w:sz="0" w:space="0" w:color="auto"/>
        <w:bottom w:val="none" w:sz="0" w:space="0" w:color="auto"/>
        <w:right w:val="none" w:sz="0" w:space="0" w:color="auto"/>
      </w:divBdr>
      <w:divsChild>
        <w:div w:id="97263470">
          <w:marLeft w:val="0"/>
          <w:marRight w:val="0"/>
          <w:marTop w:val="0"/>
          <w:marBottom w:val="0"/>
          <w:divBdr>
            <w:top w:val="none" w:sz="0" w:space="0" w:color="auto"/>
            <w:left w:val="none" w:sz="0" w:space="0" w:color="auto"/>
            <w:bottom w:val="none" w:sz="0" w:space="0" w:color="auto"/>
            <w:right w:val="none" w:sz="0" w:space="0" w:color="auto"/>
          </w:divBdr>
        </w:div>
        <w:div w:id="223374664">
          <w:marLeft w:val="0"/>
          <w:marRight w:val="0"/>
          <w:marTop w:val="0"/>
          <w:marBottom w:val="0"/>
          <w:divBdr>
            <w:top w:val="none" w:sz="0" w:space="0" w:color="auto"/>
            <w:left w:val="none" w:sz="0" w:space="0" w:color="auto"/>
            <w:bottom w:val="none" w:sz="0" w:space="0" w:color="auto"/>
            <w:right w:val="none" w:sz="0" w:space="0" w:color="auto"/>
          </w:divBdr>
        </w:div>
        <w:div w:id="367489847">
          <w:marLeft w:val="0"/>
          <w:marRight w:val="0"/>
          <w:marTop w:val="0"/>
          <w:marBottom w:val="0"/>
          <w:divBdr>
            <w:top w:val="none" w:sz="0" w:space="0" w:color="auto"/>
            <w:left w:val="none" w:sz="0" w:space="0" w:color="auto"/>
            <w:bottom w:val="none" w:sz="0" w:space="0" w:color="auto"/>
            <w:right w:val="none" w:sz="0" w:space="0" w:color="auto"/>
          </w:divBdr>
        </w:div>
        <w:div w:id="376590071">
          <w:marLeft w:val="0"/>
          <w:marRight w:val="0"/>
          <w:marTop w:val="0"/>
          <w:marBottom w:val="0"/>
          <w:divBdr>
            <w:top w:val="none" w:sz="0" w:space="0" w:color="auto"/>
            <w:left w:val="none" w:sz="0" w:space="0" w:color="auto"/>
            <w:bottom w:val="none" w:sz="0" w:space="0" w:color="auto"/>
            <w:right w:val="none" w:sz="0" w:space="0" w:color="auto"/>
          </w:divBdr>
        </w:div>
        <w:div w:id="430246655">
          <w:marLeft w:val="0"/>
          <w:marRight w:val="0"/>
          <w:marTop w:val="0"/>
          <w:marBottom w:val="0"/>
          <w:divBdr>
            <w:top w:val="none" w:sz="0" w:space="0" w:color="auto"/>
            <w:left w:val="none" w:sz="0" w:space="0" w:color="auto"/>
            <w:bottom w:val="none" w:sz="0" w:space="0" w:color="auto"/>
            <w:right w:val="none" w:sz="0" w:space="0" w:color="auto"/>
          </w:divBdr>
        </w:div>
        <w:div w:id="436097871">
          <w:marLeft w:val="0"/>
          <w:marRight w:val="0"/>
          <w:marTop w:val="0"/>
          <w:marBottom w:val="0"/>
          <w:divBdr>
            <w:top w:val="none" w:sz="0" w:space="0" w:color="auto"/>
            <w:left w:val="none" w:sz="0" w:space="0" w:color="auto"/>
            <w:bottom w:val="none" w:sz="0" w:space="0" w:color="auto"/>
            <w:right w:val="none" w:sz="0" w:space="0" w:color="auto"/>
          </w:divBdr>
          <w:divsChild>
            <w:div w:id="1315648960">
              <w:marLeft w:val="-75"/>
              <w:marRight w:val="0"/>
              <w:marTop w:val="30"/>
              <w:marBottom w:val="30"/>
              <w:divBdr>
                <w:top w:val="none" w:sz="0" w:space="0" w:color="auto"/>
                <w:left w:val="none" w:sz="0" w:space="0" w:color="auto"/>
                <w:bottom w:val="none" w:sz="0" w:space="0" w:color="auto"/>
                <w:right w:val="none" w:sz="0" w:space="0" w:color="auto"/>
              </w:divBdr>
              <w:divsChild>
                <w:div w:id="6758064">
                  <w:marLeft w:val="0"/>
                  <w:marRight w:val="0"/>
                  <w:marTop w:val="0"/>
                  <w:marBottom w:val="0"/>
                  <w:divBdr>
                    <w:top w:val="none" w:sz="0" w:space="0" w:color="auto"/>
                    <w:left w:val="none" w:sz="0" w:space="0" w:color="auto"/>
                    <w:bottom w:val="none" w:sz="0" w:space="0" w:color="auto"/>
                    <w:right w:val="none" w:sz="0" w:space="0" w:color="auto"/>
                  </w:divBdr>
                  <w:divsChild>
                    <w:div w:id="664162016">
                      <w:marLeft w:val="0"/>
                      <w:marRight w:val="0"/>
                      <w:marTop w:val="0"/>
                      <w:marBottom w:val="0"/>
                      <w:divBdr>
                        <w:top w:val="none" w:sz="0" w:space="0" w:color="auto"/>
                        <w:left w:val="none" w:sz="0" w:space="0" w:color="auto"/>
                        <w:bottom w:val="none" w:sz="0" w:space="0" w:color="auto"/>
                        <w:right w:val="none" w:sz="0" w:space="0" w:color="auto"/>
                      </w:divBdr>
                    </w:div>
                  </w:divsChild>
                </w:div>
                <w:div w:id="426538950">
                  <w:marLeft w:val="0"/>
                  <w:marRight w:val="0"/>
                  <w:marTop w:val="0"/>
                  <w:marBottom w:val="0"/>
                  <w:divBdr>
                    <w:top w:val="none" w:sz="0" w:space="0" w:color="auto"/>
                    <w:left w:val="none" w:sz="0" w:space="0" w:color="auto"/>
                    <w:bottom w:val="none" w:sz="0" w:space="0" w:color="auto"/>
                    <w:right w:val="none" w:sz="0" w:space="0" w:color="auto"/>
                  </w:divBdr>
                  <w:divsChild>
                    <w:div w:id="812522639">
                      <w:marLeft w:val="0"/>
                      <w:marRight w:val="0"/>
                      <w:marTop w:val="0"/>
                      <w:marBottom w:val="0"/>
                      <w:divBdr>
                        <w:top w:val="none" w:sz="0" w:space="0" w:color="auto"/>
                        <w:left w:val="none" w:sz="0" w:space="0" w:color="auto"/>
                        <w:bottom w:val="none" w:sz="0" w:space="0" w:color="auto"/>
                        <w:right w:val="none" w:sz="0" w:space="0" w:color="auto"/>
                      </w:divBdr>
                    </w:div>
                  </w:divsChild>
                </w:div>
                <w:div w:id="577373684">
                  <w:marLeft w:val="0"/>
                  <w:marRight w:val="0"/>
                  <w:marTop w:val="0"/>
                  <w:marBottom w:val="0"/>
                  <w:divBdr>
                    <w:top w:val="none" w:sz="0" w:space="0" w:color="auto"/>
                    <w:left w:val="none" w:sz="0" w:space="0" w:color="auto"/>
                    <w:bottom w:val="none" w:sz="0" w:space="0" w:color="auto"/>
                    <w:right w:val="none" w:sz="0" w:space="0" w:color="auto"/>
                  </w:divBdr>
                  <w:divsChild>
                    <w:div w:id="1735665824">
                      <w:marLeft w:val="0"/>
                      <w:marRight w:val="0"/>
                      <w:marTop w:val="0"/>
                      <w:marBottom w:val="0"/>
                      <w:divBdr>
                        <w:top w:val="none" w:sz="0" w:space="0" w:color="auto"/>
                        <w:left w:val="none" w:sz="0" w:space="0" w:color="auto"/>
                        <w:bottom w:val="none" w:sz="0" w:space="0" w:color="auto"/>
                        <w:right w:val="none" w:sz="0" w:space="0" w:color="auto"/>
                      </w:divBdr>
                    </w:div>
                  </w:divsChild>
                </w:div>
                <w:div w:id="644774089">
                  <w:marLeft w:val="0"/>
                  <w:marRight w:val="0"/>
                  <w:marTop w:val="0"/>
                  <w:marBottom w:val="0"/>
                  <w:divBdr>
                    <w:top w:val="none" w:sz="0" w:space="0" w:color="auto"/>
                    <w:left w:val="none" w:sz="0" w:space="0" w:color="auto"/>
                    <w:bottom w:val="none" w:sz="0" w:space="0" w:color="auto"/>
                    <w:right w:val="none" w:sz="0" w:space="0" w:color="auto"/>
                  </w:divBdr>
                  <w:divsChild>
                    <w:div w:id="447621451">
                      <w:marLeft w:val="0"/>
                      <w:marRight w:val="0"/>
                      <w:marTop w:val="0"/>
                      <w:marBottom w:val="0"/>
                      <w:divBdr>
                        <w:top w:val="none" w:sz="0" w:space="0" w:color="auto"/>
                        <w:left w:val="none" w:sz="0" w:space="0" w:color="auto"/>
                        <w:bottom w:val="none" w:sz="0" w:space="0" w:color="auto"/>
                        <w:right w:val="none" w:sz="0" w:space="0" w:color="auto"/>
                      </w:divBdr>
                    </w:div>
                  </w:divsChild>
                </w:div>
                <w:div w:id="646663143">
                  <w:marLeft w:val="0"/>
                  <w:marRight w:val="0"/>
                  <w:marTop w:val="0"/>
                  <w:marBottom w:val="0"/>
                  <w:divBdr>
                    <w:top w:val="none" w:sz="0" w:space="0" w:color="auto"/>
                    <w:left w:val="none" w:sz="0" w:space="0" w:color="auto"/>
                    <w:bottom w:val="none" w:sz="0" w:space="0" w:color="auto"/>
                    <w:right w:val="none" w:sz="0" w:space="0" w:color="auto"/>
                  </w:divBdr>
                  <w:divsChild>
                    <w:div w:id="1587302286">
                      <w:marLeft w:val="0"/>
                      <w:marRight w:val="0"/>
                      <w:marTop w:val="0"/>
                      <w:marBottom w:val="0"/>
                      <w:divBdr>
                        <w:top w:val="none" w:sz="0" w:space="0" w:color="auto"/>
                        <w:left w:val="none" w:sz="0" w:space="0" w:color="auto"/>
                        <w:bottom w:val="none" w:sz="0" w:space="0" w:color="auto"/>
                        <w:right w:val="none" w:sz="0" w:space="0" w:color="auto"/>
                      </w:divBdr>
                    </w:div>
                  </w:divsChild>
                </w:div>
                <w:div w:id="660084720">
                  <w:marLeft w:val="0"/>
                  <w:marRight w:val="0"/>
                  <w:marTop w:val="0"/>
                  <w:marBottom w:val="0"/>
                  <w:divBdr>
                    <w:top w:val="none" w:sz="0" w:space="0" w:color="auto"/>
                    <w:left w:val="none" w:sz="0" w:space="0" w:color="auto"/>
                    <w:bottom w:val="none" w:sz="0" w:space="0" w:color="auto"/>
                    <w:right w:val="none" w:sz="0" w:space="0" w:color="auto"/>
                  </w:divBdr>
                  <w:divsChild>
                    <w:div w:id="1133987082">
                      <w:marLeft w:val="0"/>
                      <w:marRight w:val="0"/>
                      <w:marTop w:val="0"/>
                      <w:marBottom w:val="0"/>
                      <w:divBdr>
                        <w:top w:val="none" w:sz="0" w:space="0" w:color="auto"/>
                        <w:left w:val="none" w:sz="0" w:space="0" w:color="auto"/>
                        <w:bottom w:val="none" w:sz="0" w:space="0" w:color="auto"/>
                        <w:right w:val="none" w:sz="0" w:space="0" w:color="auto"/>
                      </w:divBdr>
                    </w:div>
                  </w:divsChild>
                </w:div>
                <w:div w:id="833254749">
                  <w:marLeft w:val="0"/>
                  <w:marRight w:val="0"/>
                  <w:marTop w:val="0"/>
                  <w:marBottom w:val="0"/>
                  <w:divBdr>
                    <w:top w:val="none" w:sz="0" w:space="0" w:color="auto"/>
                    <w:left w:val="none" w:sz="0" w:space="0" w:color="auto"/>
                    <w:bottom w:val="none" w:sz="0" w:space="0" w:color="auto"/>
                    <w:right w:val="none" w:sz="0" w:space="0" w:color="auto"/>
                  </w:divBdr>
                  <w:divsChild>
                    <w:div w:id="72121824">
                      <w:marLeft w:val="0"/>
                      <w:marRight w:val="0"/>
                      <w:marTop w:val="0"/>
                      <w:marBottom w:val="0"/>
                      <w:divBdr>
                        <w:top w:val="none" w:sz="0" w:space="0" w:color="auto"/>
                        <w:left w:val="none" w:sz="0" w:space="0" w:color="auto"/>
                        <w:bottom w:val="none" w:sz="0" w:space="0" w:color="auto"/>
                        <w:right w:val="none" w:sz="0" w:space="0" w:color="auto"/>
                      </w:divBdr>
                    </w:div>
                  </w:divsChild>
                </w:div>
                <w:div w:id="837767971">
                  <w:marLeft w:val="0"/>
                  <w:marRight w:val="0"/>
                  <w:marTop w:val="0"/>
                  <w:marBottom w:val="0"/>
                  <w:divBdr>
                    <w:top w:val="none" w:sz="0" w:space="0" w:color="auto"/>
                    <w:left w:val="none" w:sz="0" w:space="0" w:color="auto"/>
                    <w:bottom w:val="none" w:sz="0" w:space="0" w:color="auto"/>
                    <w:right w:val="none" w:sz="0" w:space="0" w:color="auto"/>
                  </w:divBdr>
                  <w:divsChild>
                    <w:div w:id="1626159139">
                      <w:marLeft w:val="0"/>
                      <w:marRight w:val="0"/>
                      <w:marTop w:val="0"/>
                      <w:marBottom w:val="0"/>
                      <w:divBdr>
                        <w:top w:val="none" w:sz="0" w:space="0" w:color="auto"/>
                        <w:left w:val="none" w:sz="0" w:space="0" w:color="auto"/>
                        <w:bottom w:val="none" w:sz="0" w:space="0" w:color="auto"/>
                        <w:right w:val="none" w:sz="0" w:space="0" w:color="auto"/>
                      </w:divBdr>
                    </w:div>
                  </w:divsChild>
                </w:div>
                <w:div w:id="926108620">
                  <w:marLeft w:val="0"/>
                  <w:marRight w:val="0"/>
                  <w:marTop w:val="0"/>
                  <w:marBottom w:val="0"/>
                  <w:divBdr>
                    <w:top w:val="none" w:sz="0" w:space="0" w:color="auto"/>
                    <w:left w:val="none" w:sz="0" w:space="0" w:color="auto"/>
                    <w:bottom w:val="none" w:sz="0" w:space="0" w:color="auto"/>
                    <w:right w:val="none" w:sz="0" w:space="0" w:color="auto"/>
                  </w:divBdr>
                  <w:divsChild>
                    <w:div w:id="562789149">
                      <w:marLeft w:val="0"/>
                      <w:marRight w:val="0"/>
                      <w:marTop w:val="0"/>
                      <w:marBottom w:val="0"/>
                      <w:divBdr>
                        <w:top w:val="none" w:sz="0" w:space="0" w:color="auto"/>
                        <w:left w:val="none" w:sz="0" w:space="0" w:color="auto"/>
                        <w:bottom w:val="none" w:sz="0" w:space="0" w:color="auto"/>
                        <w:right w:val="none" w:sz="0" w:space="0" w:color="auto"/>
                      </w:divBdr>
                    </w:div>
                  </w:divsChild>
                </w:div>
                <w:div w:id="999309278">
                  <w:marLeft w:val="0"/>
                  <w:marRight w:val="0"/>
                  <w:marTop w:val="0"/>
                  <w:marBottom w:val="0"/>
                  <w:divBdr>
                    <w:top w:val="none" w:sz="0" w:space="0" w:color="auto"/>
                    <w:left w:val="none" w:sz="0" w:space="0" w:color="auto"/>
                    <w:bottom w:val="none" w:sz="0" w:space="0" w:color="auto"/>
                    <w:right w:val="none" w:sz="0" w:space="0" w:color="auto"/>
                  </w:divBdr>
                  <w:divsChild>
                    <w:div w:id="1558738887">
                      <w:marLeft w:val="0"/>
                      <w:marRight w:val="0"/>
                      <w:marTop w:val="0"/>
                      <w:marBottom w:val="0"/>
                      <w:divBdr>
                        <w:top w:val="none" w:sz="0" w:space="0" w:color="auto"/>
                        <w:left w:val="none" w:sz="0" w:space="0" w:color="auto"/>
                        <w:bottom w:val="none" w:sz="0" w:space="0" w:color="auto"/>
                        <w:right w:val="none" w:sz="0" w:space="0" w:color="auto"/>
                      </w:divBdr>
                    </w:div>
                  </w:divsChild>
                </w:div>
                <w:div w:id="1078793501">
                  <w:marLeft w:val="0"/>
                  <w:marRight w:val="0"/>
                  <w:marTop w:val="0"/>
                  <w:marBottom w:val="0"/>
                  <w:divBdr>
                    <w:top w:val="none" w:sz="0" w:space="0" w:color="auto"/>
                    <w:left w:val="none" w:sz="0" w:space="0" w:color="auto"/>
                    <w:bottom w:val="none" w:sz="0" w:space="0" w:color="auto"/>
                    <w:right w:val="none" w:sz="0" w:space="0" w:color="auto"/>
                  </w:divBdr>
                  <w:divsChild>
                    <w:div w:id="360864609">
                      <w:marLeft w:val="0"/>
                      <w:marRight w:val="0"/>
                      <w:marTop w:val="0"/>
                      <w:marBottom w:val="0"/>
                      <w:divBdr>
                        <w:top w:val="none" w:sz="0" w:space="0" w:color="auto"/>
                        <w:left w:val="none" w:sz="0" w:space="0" w:color="auto"/>
                        <w:bottom w:val="none" w:sz="0" w:space="0" w:color="auto"/>
                        <w:right w:val="none" w:sz="0" w:space="0" w:color="auto"/>
                      </w:divBdr>
                    </w:div>
                  </w:divsChild>
                </w:div>
                <w:div w:id="1085414803">
                  <w:marLeft w:val="0"/>
                  <w:marRight w:val="0"/>
                  <w:marTop w:val="0"/>
                  <w:marBottom w:val="0"/>
                  <w:divBdr>
                    <w:top w:val="none" w:sz="0" w:space="0" w:color="auto"/>
                    <w:left w:val="none" w:sz="0" w:space="0" w:color="auto"/>
                    <w:bottom w:val="none" w:sz="0" w:space="0" w:color="auto"/>
                    <w:right w:val="none" w:sz="0" w:space="0" w:color="auto"/>
                  </w:divBdr>
                  <w:divsChild>
                    <w:div w:id="125633655">
                      <w:marLeft w:val="0"/>
                      <w:marRight w:val="0"/>
                      <w:marTop w:val="0"/>
                      <w:marBottom w:val="0"/>
                      <w:divBdr>
                        <w:top w:val="none" w:sz="0" w:space="0" w:color="auto"/>
                        <w:left w:val="none" w:sz="0" w:space="0" w:color="auto"/>
                        <w:bottom w:val="none" w:sz="0" w:space="0" w:color="auto"/>
                        <w:right w:val="none" w:sz="0" w:space="0" w:color="auto"/>
                      </w:divBdr>
                    </w:div>
                  </w:divsChild>
                </w:div>
                <w:div w:id="1112091067">
                  <w:marLeft w:val="0"/>
                  <w:marRight w:val="0"/>
                  <w:marTop w:val="0"/>
                  <w:marBottom w:val="0"/>
                  <w:divBdr>
                    <w:top w:val="none" w:sz="0" w:space="0" w:color="auto"/>
                    <w:left w:val="none" w:sz="0" w:space="0" w:color="auto"/>
                    <w:bottom w:val="none" w:sz="0" w:space="0" w:color="auto"/>
                    <w:right w:val="none" w:sz="0" w:space="0" w:color="auto"/>
                  </w:divBdr>
                  <w:divsChild>
                    <w:div w:id="1505438688">
                      <w:marLeft w:val="0"/>
                      <w:marRight w:val="0"/>
                      <w:marTop w:val="0"/>
                      <w:marBottom w:val="0"/>
                      <w:divBdr>
                        <w:top w:val="none" w:sz="0" w:space="0" w:color="auto"/>
                        <w:left w:val="none" w:sz="0" w:space="0" w:color="auto"/>
                        <w:bottom w:val="none" w:sz="0" w:space="0" w:color="auto"/>
                        <w:right w:val="none" w:sz="0" w:space="0" w:color="auto"/>
                      </w:divBdr>
                    </w:div>
                  </w:divsChild>
                </w:div>
                <w:div w:id="1194269672">
                  <w:marLeft w:val="0"/>
                  <w:marRight w:val="0"/>
                  <w:marTop w:val="0"/>
                  <w:marBottom w:val="0"/>
                  <w:divBdr>
                    <w:top w:val="none" w:sz="0" w:space="0" w:color="auto"/>
                    <w:left w:val="none" w:sz="0" w:space="0" w:color="auto"/>
                    <w:bottom w:val="none" w:sz="0" w:space="0" w:color="auto"/>
                    <w:right w:val="none" w:sz="0" w:space="0" w:color="auto"/>
                  </w:divBdr>
                  <w:divsChild>
                    <w:div w:id="2032609591">
                      <w:marLeft w:val="0"/>
                      <w:marRight w:val="0"/>
                      <w:marTop w:val="0"/>
                      <w:marBottom w:val="0"/>
                      <w:divBdr>
                        <w:top w:val="none" w:sz="0" w:space="0" w:color="auto"/>
                        <w:left w:val="none" w:sz="0" w:space="0" w:color="auto"/>
                        <w:bottom w:val="none" w:sz="0" w:space="0" w:color="auto"/>
                        <w:right w:val="none" w:sz="0" w:space="0" w:color="auto"/>
                      </w:divBdr>
                    </w:div>
                  </w:divsChild>
                </w:div>
                <w:div w:id="1227835626">
                  <w:marLeft w:val="0"/>
                  <w:marRight w:val="0"/>
                  <w:marTop w:val="0"/>
                  <w:marBottom w:val="0"/>
                  <w:divBdr>
                    <w:top w:val="none" w:sz="0" w:space="0" w:color="auto"/>
                    <w:left w:val="none" w:sz="0" w:space="0" w:color="auto"/>
                    <w:bottom w:val="none" w:sz="0" w:space="0" w:color="auto"/>
                    <w:right w:val="none" w:sz="0" w:space="0" w:color="auto"/>
                  </w:divBdr>
                  <w:divsChild>
                    <w:div w:id="1102412934">
                      <w:marLeft w:val="0"/>
                      <w:marRight w:val="0"/>
                      <w:marTop w:val="0"/>
                      <w:marBottom w:val="0"/>
                      <w:divBdr>
                        <w:top w:val="none" w:sz="0" w:space="0" w:color="auto"/>
                        <w:left w:val="none" w:sz="0" w:space="0" w:color="auto"/>
                        <w:bottom w:val="none" w:sz="0" w:space="0" w:color="auto"/>
                        <w:right w:val="none" w:sz="0" w:space="0" w:color="auto"/>
                      </w:divBdr>
                    </w:div>
                  </w:divsChild>
                </w:div>
                <w:div w:id="1336375389">
                  <w:marLeft w:val="0"/>
                  <w:marRight w:val="0"/>
                  <w:marTop w:val="0"/>
                  <w:marBottom w:val="0"/>
                  <w:divBdr>
                    <w:top w:val="none" w:sz="0" w:space="0" w:color="auto"/>
                    <w:left w:val="none" w:sz="0" w:space="0" w:color="auto"/>
                    <w:bottom w:val="none" w:sz="0" w:space="0" w:color="auto"/>
                    <w:right w:val="none" w:sz="0" w:space="0" w:color="auto"/>
                  </w:divBdr>
                  <w:divsChild>
                    <w:div w:id="1761220705">
                      <w:marLeft w:val="0"/>
                      <w:marRight w:val="0"/>
                      <w:marTop w:val="0"/>
                      <w:marBottom w:val="0"/>
                      <w:divBdr>
                        <w:top w:val="none" w:sz="0" w:space="0" w:color="auto"/>
                        <w:left w:val="none" w:sz="0" w:space="0" w:color="auto"/>
                        <w:bottom w:val="none" w:sz="0" w:space="0" w:color="auto"/>
                        <w:right w:val="none" w:sz="0" w:space="0" w:color="auto"/>
                      </w:divBdr>
                    </w:div>
                  </w:divsChild>
                </w:div>
                <w:div w:id="1481386420">
                  <w:marLeft w:val="0"/>
                  <w:marRight w:val="0"/>
                  <w:marTop w:val="0"/>
                  <w:marBottom w:val="0"/>
                  <w:divBdr>
                    <w:top w:val="none" w:sz="0" w:space="0" w:color="auto"/>
                    <w:left w:val="none" w:sz="0" w:space="0" w:color="auto"/>
                    <w:bottom w:val="none" w:sz="0" w:space="0" w:color="auto"/>
                    <w:right w:val="none" w:sz="0" w:space="0" w:color="auto"/>
                  </w:divBdr>
                  <w:divsChild>
                    <w:div w:id="1558782810">
                      <w:marLeft w:val="0"/>
                      <w:marRight w:val="0"/>
                      <w:marTop w:val="0"/>
                      <w:marBottom w:val="0"/>
                      <w:divBdr>
                        <w:top w:val="none" w:sz="0" w:space="0" w:color="auto"/>
                        <w:left w:val="none" w:sz="0" w:space="0" w:color="auto"/>
                        <w:bottom w:val="none" w:sz="0" w:space="0" w:color="auto"/>
                        <w:right w:val="none" w:sz="0" w:space="0" w:color="auto"/>
                      </w:divBdr>
                    </w:div>
                  </w:divsChild>
                </w:div>
                <w:div w:id="1489706347">
                  <w:marLeft w:val="0"/>
                  <w:marRight w:val="0"/>
                  <w:marTop w:val="0"/>
                  <w:marBottom w:val="0"/>
                  <w:divBdr>
                    <w:top w:val="none" w:sz="0" w:space="0" w:color="auto"/>
                    <w:left w:val="none" w:sz="0" w:space="0" w:color="auto"/>
                    <w:bottom w:val="none" w:sz="0" w:space="0" w:color="auto"/>
                    <w:right w:val="none" w:sz="0" w:space="0" w:color="auto"/>
                  </w:divBdr>
                  <w:divsChild>
                    <w:div w:id="1962027193">
                      <w:marLeft w:val="0"/>
                      <w:marRight w:val="0"/>
                      <w:marTop w:val="0"/>
                      <w:marBottom w:val="0"/>
                      <w:divBdr>
                        <w:top w:val="none" w:sz="0" w:space="0" w:color="auto"/>
                        <w:left w:val="none" w:sz="0" w:space="0" w:color="auto"/>
                        <w:bottom w:val="none" w:sz="0" w:space="0" w:color="auto"/>
                        <w:right w:val="none" w:sz="0" w:space="0" w:color="auto"/>
                      </w:divBdr>
                    </w:div>
                  </w:divsChild>
                </w:div>
                <w:div w:id="1502621095">
                  <w:marLeft w:val="0"/>
                  <w:marRight w:val="0"/>
                  <w:marTop w:val="0"/>
                  <w:marBottom w:val="0"/>
                  <w:divBdr>
                    <w:top w:val="none" w:sz="0" w:space="0" w:color="auto"/>
                    <w:left w:val="none" w:sz="0" w:space="0" w:color="auto"/>
                    <w:bottom w:val="none" w:sz="0" w:space="0" w:color="auto"/>
                    <w:right w:val="none" w:sz="0" w:space="0" w:color="auto"/>
                  </w:divBdr>
                  <w:divsChild>
                    <w:div w:id="1584100559">
                      <w:marLeft w:val="0"/>
                      <w:marRight w:val="0"/>
                      <w:marTop w:val="0"/>
                      <w:marBottom w:val="0"/>
                      <w:divBdr>
                        <w:top w:val="none" w:sz="0" w:space="0" w:color="auto"/>
                        <w:left w:val="none" w:sz="0" w:space="0" w:color="auto"/>
                        <w:bottom w:val="none" w:sz="0" w:space="0" w:color="auto"/>
                        <w:right w:val="none" w:sz="0" w:space="0" w:color="auto"/>
                      </w:divBdr>
                    </w:div>
                  </w:divsChild>
                </w:div>
                <w:div w:id="1508400644">
                  <w:marLeft w:val="0"/>
                  <w:marRight w:val="0"/>
                  <w:marTop w:val="0"/>
                  <w:marBottom w:val="0"/>
                  <w:divBdr>
                    <w:top w:val="none" w:sz="0" w:space="0" w:color="auto"/>
                    <w:left w:val="none" w:sz="0" w:space="0" w:color="auto"/>
                    <w:bottom w:val="none" w:sz="0" w:space="0" w:color="auto"/>
                    <w:right w:val="none" w:sz="0" w:space="0" w:color="auto"/>
                  </w:divBdr>
                  <w:divsChild>
                    <w:div w:id="1699236875">
                      <w:marLeft w:val="0"/>
                      <w:marRight w:val="0"/>
                      <w:marTop w:val="0"/>
                      <w:marBottom w:val="0"/>
                      <w:divBdr>
                        <w:top w:val="none" w:sz="0" w:space="0" w:color="auto"/>
                        <w:left w:val="none" w:sz="0" w:space="0" w:color="auto"/>
                        <w:bottom w:val="none" w:sz="0" w:space="0" w:color="auto"/>
                        <w:right w:val="none" w:sz="0" w:space="0" w:color="auto"/>
                      </w:divBdr>
                    </w:div>
                  </w:divsChild>
                </w:div>
                <w:div w:id="1521965706">
                  <w:marLeft w:val="0"/>
                  <w:marRight w:val="0"/>
                  <w:marTop w:val="0"/>
                  <w:marBottom w:val="0"/>
                  <w:divBdr>
                    <w:top w:val="none" w:sz="0" w:space="0" w:color="auto"/>
                    <w:left w:val="none" w:sz="0" w:space="0" w:color="auto"/>
                    <w:bottom w:val="none" w:sz="0" w:space="0" w:color="auto"/>
                    <w:right w:val="none" w:sz="0" w:space="0" w:color="auto"/>
                  </w:divBdr>
                  <w:divsChild>
                    <w:div w:id="1238587671">
                      <w:marLeft w:val="0"/>
                      <w:marRight w:val="0"/>
                      <w:marTop w:val="0"/>
                      <w:marBottom w:val="0"/>
                      <w:divBdr>
                        <w:top w:val="none" w:sz="0" w:space="0" w:color="auto"/>
                        <w:left w:val="none" w:sz="0" w:space="0" w:color="auto"/>
                        <w:bottom w:val="none" w:sz="0" w:space="0" w:color="auto"/>
                        <w:right w:val="none" w:sz="0" w:space="0" w:color="auto"/>
                      </w:divBdr>
                    </w:div>
                  </w:divsChild>
                </w:div>
                <w:div w:id="1526552787">
                  <w:marLeft w:val="0"/>
                  <w:marRight w:val="0"/>
                  <w:marTop w:val="0"/>
                  <w:marBottom w:val="0"/>
                  <w:divBdr>
                    <w:top w:val="none" w:sz="0" w:space="0" w:color="auto"/>
                    <w:left w:val="none" w:sz="0" w:space="0" w:color="auto"/>
                    <w:bottom w:val="none" w:sz="0" w:space="0" w:color="auto"/>
                    <w:right w:val="none" w:sz="0" w:space="0" w:color="auto"/>
                  </w:divBdr>
                  <w:divsChild>
                    <w:div w:id="1003968857">
                      <w:marLeft w:val="0"/>
                      <w:marRight w:val="0"/>
                      <w:marTop w:val="0"/>
                      <w:marBottom w:val="0"/>
                      <w:divBdr>
                        <w:top w:val="none" w:sz="0" w:space="0" w:color="auto"/>
                        <w:left w:val="none" w:sz="0" w:space="0" w:color="auto"/>
                        <w:bottom w:val="none" w:sz="0" w:space="0" w:color="auto"/>
                        <w:right w:val="none" w:sz="0" w:space="0" w:color="auto"/>
                      </w:divBdr>
                    </w:div>
                  </w:divsChild>
                </w:div>
                <w:div w:id="1561016712">
                  <w:marLeft w:val="0"/>
                  <w:marRight w:val="0"/>
                  <w:marTop w:val="0"/>
                  <w:marBottom w:val="0"/>
                  <w:divBdr>
                    <w:top w:val="none" w:sz="0" w:space="0" w:color="auto"/>
                    <w:left w:val="none" w:sz="0" w:space="0" w:color="auto"/>
                    <w:bottom w:val="none" w:sz="0" w:space="0" w:color="auto"/>
                    <w:right w:val="none" w:sz="0" w:space="0" w:color="auto"/>
                  </w:divBdr>
                  <w:divsChild>
                    <w:div w:id="775172552">
                      <w:marLeft w:val="0"/>
                      <w:marRight w:val="0"/>
                      <w:marTop w:val="0"/>
                      <w:marBottom w:val="0"/>
                      <w:divBdr>
                        <w:top w:val="none" w:sz="0" w:space="0" w:color="auto"/>
                        <w:left w:val="none" w:sz="0" w:space="0" w:color="auto"/>
                        <w:bottom w:val="none" w:sz="0" w:space="0" w:color="auto"/>
                        <w:right w:val="none" w:sz="0" w:space="0" w:color="auto"/>
                      </w:divBdr>
                    </w:div>
                  </w:divsChild>
                </w:div>
                <w:div w:id="1599481468">
                  <w:marLeft w:val="0"/>
                  <w:marRight w:val="0"/>
                  <w:marTop w:val="0"/>
                  <w:marBottom w:val="0"/>
                  <w:divBdr>
                    <w:top w:val="none" w:sz="0" w:space="0" w:color="auto"/>
                    <w:left w:val="none" w:sz="0" w:space="0" w:color="auto"/>
                    <w:bottom w:val="none" w:sz="0" w:space="0" w:color="auto"/>
                    <w:right w:val="none" w:sz="0" w:space="0" w:color="auto"/>
                  </w:divBdr>
                  <w:divsChild>
                    <w:div w:id="986907504">
                      <w:marLeft w:val="0"/>
                      <w:marRight w:val="0"/>
                      <w:marTop w:val="0"/>
                      <w:marBottom w:val="0"/>
                      <w:divBdr>
                        <w:top w:val="none" w:sz="0" w:space="0" w:color="auto"/>
                        <w:left w:val="none" w:sz="0" w:space="0" w:color="auto"/>
                        <w:bottom w:val="none" w:sz="0" w:space="0" w:color="auto"/>
                        <w:right w:val="none" w:sz="0" w:space="0" w:color="auto"/>
                      </w:divBdr>
                    </w:div>
                  </w:divsChild>
                </w:div>
                <w:div w:id="1617827001">
                  <w:marLeft w:val="0"/>
                  <w:marRight w:val="0"/>
                  <w:marTop w:val="0"/>
                  <w:marBottom w:val="0"/>
                  <w:divBdr>
                    <w:top w:val="none" w:sz="0" w:space="0" w:color="auto"/>
                    <w:left w:val="none" w:sz="0" w:space="0" w:color="auto"/>
                    <w:bottom w:val="none" w:sz="0" w:space="0" w:color="auto"/>
                    <w:right w:val="none" w:sz="0" w:space="0" w:color="auto"/>
                  </w:divBdr>
                  <w:divsChild>
                    <w:div w:id="1837375673">
                      <w:marLeft w:val="0"/>
                      <w:marRight w:val="0"/>
                      <w:marTop w:val="0"/>
                      <w:marBottom w:val="0"/>
                      <w:divBdr>
                        <w:top w:val="none" w:sz="0" w:space="0" w:color="auto"/>
                        <w:left w:val="none" w:sz="0" w:space="0" w:color="auto"/>
                        <w:bottom w:val="none" w:sz="0" w:space="0" w:color="auto"/>
                        <w:right w:val="none" w:sz="0" w:space="0" w:color="auto"/>
                      </w:divBdr>
                    </w:div>
                  </w:divsChild>
                </w:div>
                <w:div w:id="1751153187">
                  <w:marLeft w:val="0"/>
                  <w:marRight w:val="0"/>
                  <w:marTop w:val="0"/>
                  <w:marBottom w:val="0"/>
                  <w:divBdr>
                    <w:top w:val="none" w:sz="0" w:space="0" w:color="auto"/>
                    <w:left w:val="none" w:sz="0" w:space="0" w:color="auto"/>
                    <w:bottom w:val="none" w:sz="0" w:space="0" w:color="auto"/>
                    <w:right w:val="none" w:sz="0" w:space="0" w:color="auto"/>
                  </w:divBdr>
                  <w:divsChild>
                    <w:div w:id="222714605">
                      <w:marLeft w:val="0"/>
                      <w:marRight w:val="0"/>
                      <w:marTop w:val="0"/>
                      <w:marBottom w:val="0"/>
                      <w:divBdr>
                        <w:top w:val="none" w:sz="0" w:space="0" w:color="auto"/>
                        <w:left w:val="none" w:sz="0" w:space="0" w:color="auto"/>
                        <w:bottom w:val="none" w:sz="0" w:space="0" w:color="auto"/>
                        <w:right w:val="none" w:sz="0" w:space="0" w:color="auto"/>
                      </w:divBdr>
                    </w:div>
                  </w:divsChild>
                </w:div>
                <w:div w:id="1822042503">
                  <w:marLeft w:val="0"/>
                  <w:marRight w:val="0"/>
                  <w:marTop w:val="0"/>
                  <w:marBottom w:val="0"/>
                  <w:divBdr>
                    <w:top w:val="none" w:sz="0" w:space="0" w:color="auto"/>
                    <w:left w:val="none" w:sz="0" w:space="0" w:color="auto"/>
                    <w:bottom w:val="none" w:sz="0" w:space="0" w:color="auto"/>
                    <w:right w:val="none" w:sz="0" w:space="0" w:color="auto"/>
                  </w:divBdr>
                  <w:divsChild>
                    <w:div w:id="732966247">
                      <w:marLeft w:val="0"/>
                      <w:marRight w:val="0"/>
                      <w:marTop w:val="0"/>
                      <w:marBottom w:val="0"/>
                      <w:divBdr>
                        <w:top w:val="none" w:sz="0" w:space="0" w:color="auto"/>
                        <w:left w:val="none" w:sz="0" w:space="0" w:color="auto"/>
                        <w:bottom w:val="none" w:sz="0" w:space="0" w:color="auto"/>
                        <w:right w:val="none" w:sz="0" w:space="0" w:color="auto"/>
                      </w:divBdr>
                    </w:div>
                  </w:divsChild>
                </w:div>
                <w:div w:id="1825465015">
                  <w:marLeft w:val="0"/>
                  <w:marRight w:val="0"/>
                  <w:marTop w:val="0"/>
                  <w:marBottom w:val="0"/>
                  <w:divBdr>
                    <w:top w:val="none" w:sz="0" w:space="0" w:color="auto"/>
                    <w:left w:val="none" w:sz="0" w:space="0" w:color="auto"/>
                    <w:bottom w:val="none" w:sz="0" w:space="0" w:color="auto"/>
                    <w:right w:val="none" w:sz="0" w:space="0" w:color="auto"/>
                  </w:divBdr>
                  <w:divsChild>
                    <w:div w:id="379476824">
                      <w:marLeft w:val="0"/>
                      <w:marRight w:val="0"/>
                      <w:marTop w:val="0"/>
                      <w:marBottom w:val="0"/>
                      <w:divBdr>
                        <w:top w:val="none" w:sz="0" w:space="0" w:color="auto"/>
                        <w:left w:val="none" w:sz="0" w:space="0" w:color="auto"/>
                        <w:bottom w:val="none" w:sz="0" w:space="0" w:color="auto"/>
                        <w:right w:val="none" w:sz="0" w:space="0" w:color="auto"/>
                      </w:divBdr>
                    </w:div>
                  </w:divsChild>
                </w:div>
                <w:div w:id="1838642836">
                  <w:marLeft w:val="0"/>
                  <w:marRight w:val="0"/>
                  <w:marTop w:val="0"/>
                  <w:marBottom w:val="0"/>
                  <w:divBdr>
                    <w:top w:val="none" w:sz="0" w:space="0" w:color="auto"/>
                    <w:left w:val="none" w:sz="0" w:space="0" w:color="auto"/>
                    <w:bottom w:val="none" w:sz="0" w:space="0" w:color="auto"/>
                    <w:right w:val="none" w:sz="0" w:space="0" w:color="auto"/>
                  </w:divBdr>
                  <w:divsChild>
                    <w:div w:id="1228878417">
                      <w:marLeft w:val="0"/>
                      <w:marRight w:val="0"/>
                      <w:marTop w:val="0"/>
                      <w:marBottom w:val="0"/>
                      <w:divBdr>
                        <w:top w:val="none" w:sz="0" w:space="0" w:color="auto"/>
                        <w:left w:val="none" w:sz="0" w:space="0" w:color="auto"/>
                        <w:bottom w:val="none" w:sz="0" w:space="0" w:color="auto"/>
                        <w:right w:val="none" w:sz="0" w:space="0" w:color="auto"/>
                      </w:divBdr>
                    </w:div>
                  </w:divsChild>
                </w:div>
                <w:div w:id="1893924952">
                  <w:marLeft w:val="0"/>
                  <w:marRight w:val="0"/>
                  <w:marTop w:val="0"/>
                  <w:marBottom w:val="0"/>
                  <w:divBdr>
                    <w:top w:val="none" w:sz="0" w:space="0" w:color="auto"/>
                    <w:left w:val="none" w:sz="0" w:space="0" w:color="auto"/>
                    <w:bottom w:val="none" w:sz="0" w:space="0" w:color="auto"/>
                    <w:right w:val="none" w:sz="0" w:space="0" w:color="auto"/>
                  </w:divBdr>
                  <w:divsChild>
                    <w:div w:id="609438825">
                      <w:marLeft w:val="0"/>
                      <w:marRight w:val="0"/>
                      <w:marTop w:val="0"/>
                      <w:marBottom w:val="0"/>
                      <w:divBdr>
                        <w:top w:val="none" w:sz="0" w:space="0" w:color="auto"/>
                        <w:left w:val="none" w:sz="0" w:space="0" w:color="auto"/>
                        <w:bottom w:val="none" w:sz="0" w:space="0" w:color="auto"/>
                        <w:right w:val="none" w:sz="0" w:space="0" w:color="auto"/>
                      </w:divBdr>
                    </w:div>
                  </w:divsChild>
                </w:div>
                <w:div w:id="1906649097">
                  <w:marLeft w:val="0"/>
                  <w:marRight w:val="0"/>
                  <w:marTop w:val="0"/>
                  <w:marBottom w:val="0"/>
                  <w:divBdr>
                    <w:top w:val="none" w:sz="0" w:space="0" w:color="auto"/>
                    <w:left w:val="none" w:sz="0" w:space="0" w:color="auto"/>
                    <w:bottom w:val="none" w:sz="0" w:space="0" w:color="auto"/>
                    <w:right w:val="none" w:sz="0" w:space="0" w:color="auto"/>
                  </w:divBdr>
                  <w:divsChild>
                    <w:div w:id="1333992626">
                      <w:marLeft w:val="0"/>
                      <w:marRight w:val="0"/>
                      <w:marTop w:val="0"/>
                      <w:marBottom w:val="0"/>
                      <w:divBdr>
                        <w:top w:val="none" w:sz="0" w:space="0" w:color="auto"/>
                        <w:left w:val="none" w:sz="0" w:space="0" w:color="auto"/>
                        <w:bottom w:val="none" w:sz="0" w:space="0" w:color="auto"/>
                        <w:right w:val="none" w:sz="0" w:space="0" w:color="auto"/>
                      </w:divBdr>
                    </w:div>
                  </w:divsChild>
                </w:div>
                <w:div w:id="1938252412">
                  <w:marLeft w:val="0"/>
                  <w:marRight w:val="0"/>
                  <w:marTop w:val="0"/>
                  <w:marBottom w:val="0"/>
                  <w:divBdr>
                    <w:top w:val="none" w:sz="0" w:space="0" w:color="auto"/>
                    <w:left w:val="none" w:sz="0" w:space="0" w:color="auto"/>
                    <w:bottom w:val="none" w:sz="0" w:space="0" w:color="auto"/>
                    <w:right w:val="none" w:sz="0" w:space="0" w:color="auto"/>
                  </w:divBdr>
                  <w:divsChild>
                    <w:div w:id="1974632190">
                      <w:marLeft w:val="0"/>
                      <w:marRight w:val="0"/>
                      <w:marTop w:val="0"/>
                      <w:marBottom w:val="0"/>
                      <w:divBdr>
                        <w:top w:val="none" w:sz="0" w:space="0" w:color="auto"/>
                        <w:left w:val="none" w:sz="0" w:space="0" w:color="auto"/>
                        <w:bottom w:val="none" w:sz="0" w:space="0" w:color="auto"/>
                        <w:right w:val="none" w:sz="0" w:space="0" w:color="auto"/>
                      </w:divBdr>
                    </w:div>
                  </w:divsChild>
                </w:div>
                <w:div w:id="1973824127">
                  <w:marLeft w:val="0"/>
                  <w:marRight w:val="0"/>
                  <w:marTop w:val="0"/>
                  <w:marBottom w:val="0"/>
                  <w:divBdr>
                    <w:top w:val="none" w:sz="0" w:space="0" w:color="auto"/>
                    <w:left w:val="none" w:sz="0" w:space="0" w:color="auto"/>
                    <w:bottom w:val="none" w:sz="0" w:space="0" w:color="auto"/>
                    <w:right w:val="none" w:sz="0" w:space="0" w:color="auto"/>
                  </w:divBdr>
                  <w:divsChild>
                    <w:div w:id="2136824644">
                      <w:marLeft w:val="0"/>
                      <w:marRight w:val="0"/>
                      <w:marTop w:val="0"/>
                      <w:marBottom w:val="0"/>
                      <w:divBdr>
                        <w:top w:val="none" w:sz="0" w:space="0" w:color="auto"/>
                        <w:left w:val="none" w:sz="0" w:space="0" w:color="auto"/>
                        <w:bottom w:val="none" w:sz="0" w:space="0" w:color="auto"/>
                        <w:right w:val="none" w:sz="0" w:space="0" w:color="auto"/>
                      </w:divBdr>
                    </w:div>
                  </w:divsChild>
                </w:div>
                <w:div w:id="1993370562">
                  <w:marLeft w:val="0"/>
                  <w:marRight w:val="0"/>
                  <w:marTop w:val="0"/>
                  <w:marBottom w:val="0"/>
                  <w:divBdr>
                    <w:top w:val="none" w:sz="0" w:space="0" w:color="auto"/>
                    <w:left w:val="none" w:sz="0" w:space="0" w:color="auto"/>
                    <w:bottom w:val="none" w:sz="0" w:space="0" w:color="auto"/>
                    <w:right w:val="none" w:sz="0" w:space="0" w:color="auto"/>
                  </w:divBdr>
                  <w:divsChild>
                    <w:div w:id="1823814396">
                      <w:marLeft w:val="0"/>
                      <w:marRight w:val="0"/>
                      <w:marTop w:val="0"/>
                      <w:marBottom w:val="0"/>
                      <w:divBdr>
                        <w:top w:val="none" w:sz="0" w:space="0" w:color="auto"/>
                        <w:left w:val="none" w:sz="0" w:space="0" w:color="auto"/>
                        <w:bottom w:val="none" w:sz="0" w:space="0" w:color="auto"/>
                        <w:right w:val="none" w:sz="0" w:space="0" w:color="auto"/>
                      </w:divBdr>
                    </w:div>
                  </w:divsChild>
                </w:div>
                <w:div w:id="2052683274">
                  <w:marLeft w:val="0"/>
                  <w:marRight w:val="0"/>
                  <w:marTop w:val="0"/>
                  <w:marBottom w:val="0"/>
                  <w:divBdr>
                    <w:top w:val="none" w:sz="0" w:space="0" w:color="auto"/>
                    <w:left w:val="none" w:sz="0" w:space="0" w:color="auto"/>
                    <w:bottom w:val="none" w:sz="0" w:space="0" w:color="auto"/>
                    <w:right w:val="none" w:sz="0" w:space="0" w:color="auto"/>
                  </w:divBdr>
                  <w:divsChild>
                    <w:div w:id="2063284868">
                      <w:marLeft w:val="0"/>
                      <w:marRight w:val="0"/>
                      <w:marTop w:val="0"/>
                      <w:marBottom w:val="0"/>
                      <w:divBdr>
                        <w:top w:val="none" w:sz="0" w:space="0" w:color="auto"/>
                        <w:left w:val="none" w:sz="0" w:space="0" w:color="auto"/>
                        <w:bottom w:val="none" w:sz="0" w:space="0" w:color="auto"/>
                        <w:right w:val="none" w:sz="0" w:space="0" w:color="auto"/>
                      </w:divBdr>
                    </w:div>
                  </w:divsChild>
                </w:div>
                <w:div w:id="2074037703">
                  <w:marLeft w:val="0"/>
                  <w:marRight w:val="0"/>
                  <w:marTop w:val="0"/>
                  <w:marBottom w:val="0"/>
                  <w:divBdr>
                    <w:top w:val="none" w:sz="0" w:space="0" w:color="auto"/>
                    <w:left w:val="none" w:sz="0" w:space="0" w:color="auto"/>
                    <w:bottom w:val="none" w:sz="0" w:space="0" w:color="auto"/>
                    <w:right w:val="none" w:sz="0" w:space="0" w:color="auto"/>
                  </w:divBdr>
                  <w:divsChild>
                    <w:div w:id="877858547">
                      <w:marLeft w:val="0"/>
                      <w:marRight w:val="0"/>
                      <w:marTop w:val="0"/>
                      <w:marBottom w:val="0"/>
                      <w:divBdr>
                        <w:top w:val="none" w:sz="0" w:space="0" w:color="auto"/>
                        <w:left w:val="none" w:sz="0" w:space="0" w:color="auto"/>
                        <w:bottom w:val="none" w:sz="0" w:space="0" w:color="auto"/>
                        <w:right w:val="none" w:sz="0" w:space="0" w:color="auto"/>
                      </w:divBdr>
                    </w:div>
                  </w:divsChild>
                </w:div>
                <w:div w:id="2126922197">
                  <w:marLeft w:val="0"/>
                  <w:marRight w:val="0"/>
                  <w:marTop w:val="0"/>
                  <w:marBottom w:val="0"/>
                  <w:divBdr>
                    <w:top w:val="none" w:sz="0" w:space="0" w:color="auto"/>
                    <w:left w:val="none" w:sz="0" w:space="0" w:color="auto"/>
                    <w:bottom w:val="none" w:sz="0" w:space="0" w:color="auto"/>
                    <w:right w:val="none" w:sz="0" w:space="0" w:color="auto"/>
                  </w:divBdr>
                  <w:divsChild>
                    <w:div w:id="972759005">
                      <w:marLeft w:val="0"/>
                      <w:marRight w:val="0"/>
                      <w:marTop w:val="0"/>
                      <w:marBottom w:val="0"/>
                      <w:divBdr>
                        <w:top w:val="none" w:sz="0" w:space="0" w:color="auto"/>
                        <w:left w:val="none" w:sz="0" w:space="0" w:color="auto"/>
                        <w:bottom w:val="none" w:sz="0" w:space="0" w:color="auto"/>
                        <w:right w:val="none" w:sz="0" w:space="0" w:color="auto"/>
                      </w:divBdr>
                    </w:div>
                  </w:divsChild>
                </w:div>
                <w:div w:id="2132745784">
                  <w:marLeft w:val="0"/>
                  <w:marRight w:val="0"/>
                  <w:marTop w:val="0"/>
                  <w:marBottom w:val="0"/>
                  <w:divBdr>
                    <w:top w:val="none" w:sz="0" w:space="0" w:color="auto"/>
                    <w:left w:val="none" w:sz="0" w:space="0" w:color="auto"/>
                    <w:bottom w:val="none" w:sz="0" w:space="0" w:color="auto"/>
                    <w:right w:val="none" w:sz="0" w:space="0" w:color="auto"/>
                  </w:divBdr>
                  <w:divsChild>
                    <w:div w:id="1535733417">
                      <w:marLeft w:val="0"/>
                      <w:marRight w:val="0"/>
                      <w:marTop w:val="0"/>
                      <w:marBottom w:val="0"/>
                      <w:divBdr>
                        <w:top w:val="none" w:sz="0" w:space="0" w:color="auto"/>
                        <w:left w:val="none" w:sz="0" w:space="0" w:color="auto"/>
                        <w:bottom w:val="none" w:sz="0" w:space="0" w:color="auto"/>
                        <w:right w:val="none" w:sz="0" w:space="0" w:color="auto"/>
                      </w:divBdr>
                    </w:div>
                  </w:divsChild>
                </w:div>
                <w:div w:id="2139908969">
                  <w:marLeft w:val="0"/>
                  <w:marRight w:val="0"/>
                  <w:marTop w:val="0"/>
                  <w:marBottom w:val="0"/>
                  <w:divBdr>
                    <w:top w:val="none" w:sz="0" w:space="0" w:color="auto"/>
                    <w:left w:val="none" w:sz="0" w:space="0" w:color="auto"/>
                    <w:bottom w:val="none" w:sz="0" w:space="0" w:color="auto"/>
                    <w:right w:val="none" w:sz="0" w:space="0" w:color="auto"/>
                  </w:divBdr>
                  <w:divsChild>
                    <w:div w:id="204278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441790">
          <w:marLeft w:val="0"/>
          <w:marRight w:val="0"/>
          <w:marTop w:val="0"/>
          <w:marBottom w:val="0"/>
          <w:divBdr>
            <w:top w:val="none" w:sz="0" w:space="0" w:color="auto"/>
            <w:left w:val="none" w:sz="0" w:space="0" w:color="auto"/>
            <w:bottom w:val="none" w:sz="0" w:space="0" w:color="auto"/>
            <w:right w:val="none" w:sz="0" w:space="0" w:color="auto"/>
          </w:divBdr>
        </w:div>
        <w:div w:id="700781663">
          <w:marLeft w:val="0"/>
          <w:marRight w:val="0"/>
          <w:marTop w:val="0"/>
          <w:marBottom w:val="0"/>
          <w:divBdr>
            <w:top w:val="none" w:sz="0" w:space="0" w:color="auto"/>
            <w:left w:val="none" w:sz="0" w:space="0" w:color="auto"/>
            <w:bottom w:val="none" w:sz="0" w:space="0" w:color="auto"/>
            <w:right w:val="none" w:sz="0" w:space="0" w:color="auto"/>
          </w:divBdr>
        </w:div>
        <w:div w:id="823208073">
          <w:marLeft w:val="0"/>
          <w:marRight w:val="0"/>
          <w:marTop w:val="0"/>
          <w:marBottom w:val="0"/>
          <w:divBdr>
            <w:top w:val="none" w:sz="0" w:space="0" w:color="auto"/>
            <w:left w:val="none" w:sz="0" w:space="0" w:color="auto"/>
            <w:bottom w:val="none" w:sz="0" w:space="0" w:color="auto"/>
            <w:right w:val="none" w:sz="0" w:space="0" w:color="auto"/>
          </w:divBdr>
        </w:div>
        <w:div w:id="873037518">
          <w:marLeft w:val="0"/>
          <w:marRight w:val="0"/>
          <w:marTop w:val="0"/>
          <w:marBottom w:val="0"/>
          <w:divBdr>
            <w:top w:val="none" w:sz="0" w:space="0" w:color="auto"/>
            <w:left w:val="none" w:sz="0" w:space="0" w:color="auto"/>
            <w:bottom w:val="none" w:sz="0" w:space="0" w:color="auto"/>
            <w:right w:val="none" w:sz="0" w:space="0" w:color="auto"/>
          </w:divBdr>
        </w:div>
        <w:div w:id="1155099698">
          <w:marLeft w:val="0"/>
          <w:marRight w:val="0"/>
          <w:marTop w:val="0"/>
          <w:marBottom w:val="0"/>
          <w:divBdr>
            <w:top w:val="none" w:sz="0" w:space="0" w:color="auto"/>
            <w:left w:val="none" w:sz="0" w:space="0" w:color="auto"/>
            <w:bottom w:val="none" w:sz="0" w:space="0" w:color="auto"/>
            <w:right w:val="none" w:sz="0" w:space="0" w:color="auto"/>
          </w:divBdr>
        </w:div>
        <w:div w:id="1224825986">
          <w:marLeft w:val="0"/>
          <w:marRight w:val="0"/>
          <w:marTop w:val="0"/>
          <w:marBottom w:val="0"/>
          <w:divBdr>
            <w:top w:val="none" w:sz="0" w:space="0" w:color="auto"/>
            <w:left w:val="none" w:sz="0" w:space="0" w:color="auto"/>
            <w:bottom w:val="none" w:sz="0" w:space="0" w:color="auto"/>
            <w:right w:val="none" w:sz="0" w:space="0" w:color="auto"/>
          </w:divBdr>
        </w:div>
        <w:div w:id="1225338876">
          <w:marLeft w:val="0"/>
          <w:marRight w:val="0"/>
          <w:marTop w:val="0"/>
          <w:marBottom w:val="0"/>
          <w:divBdr>
            <w:top w:val="none" w:sz="0" w:space="0" w:color="auto"/>
            <w:left w:val="none" w:sz="0" w:space="0" w:color="auto"/>
            <w:bottom w:val="none" w:sz="0" w:space="0" w:color="auto"/>
            <w:right w:val="none" w:sz="0" w:space="0" w:color="auto"/>
          </w:divBdr>
        </w:div>
        <w:div w:id="1352411019">
          <w:marLeft w:val="0"/>
          <w:marRight w:val="0"/>
          <w:marTop w:val="0"/>
          <w:marBottom w:val="0"/>
          <w:divBdr>
            <w:top w:val="none" w:sz="0" w:space="0" w:color="auto"/>
            <w:left w:val="none" w:sz="0" w:space="0" w:color="auto"/>
            <w:bottom w:val="none" w:sz="0" w:space="0" w:color="auto"/>
            <w:right w:val="none" w:sz="0" w:space="0" w:color="auto"/>
          </w:divBdr>
        </w:div>
        <w:div w:id="1522359417">
          <w:marLeft w:val="0"/>
          <w:marRight w:val="0"/>
          <w:marTop w:val="0"/>
          <w:marBottom w:val="0"/>
          <w:divBdr>
            <w:top w:val="none" w:sz="0" w:space="0" w:color="auto"/>
            <w:left w:val="none" w:sz="0" w:space="0" w:color="auto"/>
            <w:bottom w:val="none" w:sz="0" w:space="0" w:color="auto"/>
            <w:right w:val="none" w:sz="0" w:space="0" w:color="auto"/>
          </w:divBdr>
        </w:div>
        <w:div w:id="1699551042">
          <w:marLeft w:val="0"/>
          <w:marRight w:val="0"/>
          <w:marTop w:val="0"/>
          <w:marBottom w:val="0"/>
          <w:divBdr>
            <w:top w:val="none" w:sz="0" w:space="0" w:color="auto"/>
            <w:left w:val="none" w:sz="0" w:space="0" w:color="auto"/>
            <w:bottom w:val="none" w:sz="0" w:space="0" w:color="auto"/>
            <w:right w:val="none" w:sz="0" w:space="0" w:color="auto"/>
          </w:divBdr>
        </w:div>
        <w:div w:id="1820145431">
          <w:marLeft w:val="0"/>
          <w:marRight w:val="0"/>
          <w:marTop w:val="0"/>
          <w:marBottom w:val="0"/>
          <w:divBdr>
            <w:top w:val="none" w:sz="0" w:space="0" w:color="auto"/>
            <w:left w:val="none" w:sz="0" w:space="0" w:color="auto"/>
            <w:bottom w:val="none" w:sz="0" w:space="0" w:color="auto"/>
            <w:right w:val="none" w:sz="0" w:space="0" w:color="auto"/>
          </w:divBdr>
        </w:div>
        <w:div w:id="2010282158">
          <w:marLeft w:val="0"/>
          <w:marRight w:val="0"/>
          <w:marTop w:val="0"/>
          <w:marBottom w:val="0"/>
          <w:divBdr>
            <w:top w:val="none" w:sz="0" w:space="0" w:color="auto"/>
            <w:left w:val="none" w:sz="0" w:space="0" w:color="auto"/>
            <w:bottom w:val="none" w:sz="0" w:space="0" w:color="auto"/>
            <w:right w:val="none" w:sz="0" w:space="0" w:color="auto"/>
          </w:divBdr>
        </w:div>
        <w:div w:id="2114398906">
          <w:marLeft w:val="0"/>
          <w:marRight w:val="0"/>
          <w:marTop w:val="0"/>
          <w:marBottom w:val="0"/>
          <w:divBdr>
            <w:top w:val="none" w:sz="0" w:space="0" w:color="auto"/>
            <w:left w:val="none" w:sz="0" w:space="0" w:color="auto"/>
            <w:bottom w:val="none" w:sz="0" w:space="0" w:color="auto"/>
            <w:right w:val="none" w:sz="0" w:space="0" w:color="auto"/>
          </w:divBdr>
        </w:div>
        <w:div w:id="2146463075">
          <w:marLeft w:val="0"/>
          <w:marRight w:val="0"/>
          <w:marTop w:val="0"/>
          <w:marBottom w:val="0"/>
          <w:divBdr>
            <w:top w:val="none" w:sz="0" w:space="0" w:color="auto"/>
            <w:left w:val="none" w:sz="0" w:space="0" w:color="auto"/>
            <w:bottom w:val="none" w:sz="0" w:space="0" w:color="auto"/>
            <w:right w:val="none" w:sz="0" w:space="0" w:color="auto"/>
          </w:divBdr>
          <w:divsChild>
            <w:div w:id="1550457908">
              <w:marLeft w:val="-75"/>
              <w:marRight w:val="0"/>
              <w:marTop w:val="30"/>
              <w:marBottom w:val="30"/>
              <w:divBdr>
                <w:top w:val="none" w:sz="0" w:space="0" w:color="auto"/>
                <w:left w:val="none" w:sz="0" w:space="0" w:color="auto"/>
                <w:bottom w:val="none" w:sz="0" w:space="0" w:color="auto"/>
                <w:right w:val="none" w:sz="0" w:space="0" w:color="auto"/>
              </w:divBdr>
              <w:divsChild>
                <w:div w:id="94329250">
                  <w:marLeft w:val="0"/>
                  <w:marRight w:val="0"/>
                  <w:marTop w:val="0"/>
                  <w:marBottom w:val="0"/>
                  <w:divBdr>
                    <w:top w:val="none" w:sz="0" w:space="0" w:color="auto"/>
                    <w:left w:val="none" w:sz="0" w:space="0" w:color="auto"/>
                    <w:bottom w:val="none" w:sz="0" w:space="0" w:color="auto"/>
                    <w:right w:val="none" w:sz="0" w:space="0" w:color="auto"/>
                  </w:divBdr>
                  <w:divsChild>
                    <w:div w:id="686712279">
                      <w:marLeft w:val="0"/>
                      <w:marRight w:val="0"/>
                      <w:marTop w:val="0"/>
                      <w:marBottom w:val="0"/>
                      <w:divBdr>
                        <w:top w:val="none" w:sz="0" w:space="0" w:color="auto"/>
                        <w:left w:val="none" w:sz="0" w:space="0" w:color="auto"/>
                        <w:bottom w:val="none" w:sz="0" w:space="0" w:color="auto"/>
                        <w:right w:val="none" w:sz="0" w:space="0" w:color="auto"/>
                      </w:divBdr>
                    </w:div>
                  </w:divsChild>
                </w:div>
                <w:div w:id="540367733">
                  <w:marLeft w:val="0"/>
                  <w:marRight w:val="0"/>
                  <w:marTop w:val="0"/>
                  <w:marBottom w:val="0"/>
                  <w:divBdr>
                    <w:top w:val="none" w:sz="0" w:space="0" w:color="auto"/>
                    <w:left w:val="none" w:sz="0" w:space="0" w:color="auto"/>
                    <w:bottom w:val="none" w:sz="0" w:space="0" w:color="auto"/>
                    <w:right w:val="none" w:sz="0" w:space="0" w:color="auto"/>
                  </w:divBdr>
                  <w:divsChild>
                    <w:div w:id="411396868">
                      <w:marLeft w:val="0"/>
                      <w:marRight w:val="0"/>
                      <w:marTop w:val="0"/>
                      <w:marBottom w:val="0"/>
                      <w:divBdr>
                        <w:top w:val="none" w:sz="0" w:space="0" w:color="auto"/>
                        <w:left w:val="none" w:sz="0" w:space="0" w:color="auto"/>
                        <w:bottom w:val="none" w:sz="0" w:space="0" w:color="auto"/>
                        <w:right w:val="none" w:sz="0" w:space="0" w:color="auto"/>
                      </w:divBdr>
                    </w:div>
                  </w:divsChild>
                </w:div>
                <w:div w:id="720904000">
                  <w:marLeft w:val="0"/>
                  <w:marRight w:val="0"/>
                  <w:marTop w:val="0"/>
                  <w:marBottom w:val="0"/>
                  <w:divBdr>
                    <w:top w:val="none" w:sz="0" w:space="0" w:color="auto"/>
                    <w:left w:val="none" w:sz="0" w:space="0" w:color="auto"/>
                    <w:bottom w:val="none" w:sz="0" w:space="0" w:color="auto"/>
                    <w:right w:val="none" w:sz="0" w:space="0" w:color="auto"/>
                  </w:divBdr>
                  <w:divsChild>
                    <w:div w:id="499588342">
                      <w:marLeft w:val="0"/>
                      <w:marRight w:val="0"/>
                      <w:marTop w:val="0"/>
                      <w:marBottom w:val="0"/>
                      <w:divBdr>
                        <w:top w:val="none" w:sz="0" w:space="0" w:color="auto"/>
                        <w:left w:val="none" w:sz="0" w:space="0" w:color="auto"/>
                        <w:bottom w:val="none" w:sz="0" w:space="0" w:color="auto"/>
                        <w:right w:val="none" w:sz="0" w:space="0" w:color="auto"/>
                      </w:divBdr>
                    </w:div>
                  </w:divsChild>
                </w:div>
                <w:div w:id="808324079">
                  <w:marLeft w:val="0"/>
                  <w:marRight w:val="0"/>
                  <w:marTop w:val="0"/>
                  <w:marBottom w:val="0"/>
                  <w:divBdr>
                    <w:top w:val="none" w:sz="0" w:space="0" w:color="auto"/>
                    <w:left w:val="none" w:sz="0" w:space="0" w:color="auto"/>
                    <w:bottom w:val="none" w:sz="0" w:space="0" w:color="auto"/>
                    <w:right w:val="none" w:sz="0" w:space="0" w:color="auto"/>
                  </w:divBdr>
                  <w:divsChild>
                    <w:div w:id="802888750">
                      <w:marLeft w:val="0"/>
                      <w:marRight w:val="0"/>
                      <w:marTop w:val="0"/>
                      <w:marBottom w:val="0"/>
                      <w:divBdr>
                        <w:top w:val="none" w:sz="0" w:space="0" w:color="auto"/>
                        <w:left w:val="none" w:sz="0" w:space="0" w:color="auto"/>
                        <w:bottom w:val="none" w:sz="0" w:space="0" w:color="auto"/>
                        <w:right w:val="none" w:sz="0" w:space="0" w:color="auto"/>
                      </w:divBdr>
                    </w:div>
                  </w:divsChild>
                </w:div>
                <w:div w:id="1020282763">
                  <w:marLeft w:val="0"/>
                  <w:marRight w:val="0"/>
                  <w:marTop w:val="0"/>
                  <w:marBottom w:val="0"/>
                  <w:divBdr>
                    <w:top w:val="none" w:sz="0" w:space="0" w:color="auto"/>
                    <w:left w:val="none" w:sz="0" w:space="0" w:color="auto"/>
                    <w:bottom w:val="none" w:sz="0" w:space="0" w:color="auto"/>
                    <w:right w:val="none" w:sz="0" w:space="0" w:color="auto"/>
                  </w:divBdr>
                  <w:divsChild>
                    <w:div w:id="890774615">
                      <w:marLeft w:val="0"/>
                      <w:marRight w:val="0"/>
                      <w:marTop w:val="0"/>
                      <w:marBottom w:val="0"/>
                      <w:divBdr>
                        <w:top w:val="none" w:sz="0" w:space="0" w:color="auto"/>
                        <w:left w:val="none" w:sz="0" w:space="0" w:color="auto"/>
                        <w:bottom w:val="none" w:sz="0" w:space="0" w:color="auto"/>
                        <w:right w:val="none" w:sz="0" w:space="0" w:color="auto"/>
                      </w:divBdr>
                    </w:div>
                  </w:divsChild>
                </w:div>
                <w:div w:id="1069578909">
                  <w:marLeft w:val="0"/>
                  <w:marRight w:val="0"/>
                  <w:marTop w:val="0"/>
                  <w:marBottom w:val="0"/>
                  <w:divBdr>
                    <w:top w:val="none" w:sz="0" w:space="0" w:color="auto"/>
                    <w:left w:val="none" w:sz="0" w:space="0" w:color="auto"/>
                    <w:bottom w:val="none" w:sz="0" w:space="0" w:color="auto"/>
                    <w:right w:val="none" w:sz="0" w:space="0" w:color="auto"/>
                  </w:divBdr>
                  <w:divsChild>
                    <w:div w:id="996691545">
                      <w:marLeft w:val="0"/>
                      <w:marRight w:val="0"/>
                      <w:marTop w:val="0"/>
                      <w:marBottom w:val="0"/>
                      <w:divBdr>
                        <w:top w:val="none" w:sz="0" w:space="0" w:color="auto"/>
                        <w:left w:val="none" w:sz="0" w:space="0" w:color="auto"/>
                        <w:bottom w:val="none" w:sz="0" w:space="0" w:color="auto"/>
                        <w:right w:val="none" w:sz="0" w:space="0" w:color="auto"/>
                      </w:divBdr>
                    </w:div>
                  </w:divsChild>
                </w:div>
                <w:div w:id="1137918171">
                  <w:marLeft w:val="0"/>
                  <w:marRight w:val="0"/>
                  <w:marTop w:val="0"/>
                  <w:marBottom w:val="0"/>
                  <w:divBdr>
                    <w:top w:val="none" w:sz="0" w:space="0" w:color="auto"/>
                    <w:left w:val="none" w:sz="0" w:space="0" w:color="auto"/>
                    <w:bottom w:val="none" w:sz="0" w:space="0" w:color="auto"/>
                    <w:right w:val="none" w:sz="0" w:space="0" w:color="auto"/>
                  </w:divBdr>
                  <w:divsChild>
                    <w:div w:id="2070376935">
                      <w:marLeft w:val="0"/>
                      <w:marRight w:val="0"/>
                      <w:marTop w:val="0"/>
                      <w:marBottom w:val="0"/>
                      <w:divBdr>
                        <w:top w:val="none" w:sz="0" w:space="0" w:color="auto"/>
                        <w:left w:val="none" w:sz="0" w:space="0" w:color="auto"/>
                        <w:bottom w:val="none" w:sz="0" w:space="0" w:color="auto"/>
                        <w:right w:val="none" w:sz="0" w:space="0" w:color="auto"/>
                      </w:divBdr>
                    </w:div>
                  </w:divsChild>
                </w:div>
                <w:div w:id="1823504033">
                  <w:marLeft w:val="0"/>
                  <w:marRight w:val="0"/>
                  <w:marTop w:val="0"/>
                  <w:marBottom w:val="0"/>
                  <w:divBdr>
                    <w:top w:val="none" w:sz="0" w:space="0" w:color="auto"/>
                    <w:left w:val="none" w:sz="0" w:space="0" w:color="auto"/>
                    <w:bottom w:val="none" w:sz="0" w:space="0" w:color="auto"/>
                    <w:right w:val="none" w:sz="0" w:space="0" w:color="auto"/>
                  </w:divBdr>
                  <w:divsChild>
                    <w:div w:id="1226529781">
                      <w:marLeft w:val="0"/>
                      <w:marRight w:val="0"/>
                      <w:marTop w:val="0"/>
                      <w:marBottom w:val="0"/>
                      <w:divBdr>
                        <w:top w:val="none" w:sz="0" w:space="0" w:color="auto"/>
                        <w:left w:val="none" w:sz="0" w:space="0" w:color="auto"/>
                        <w:bottom w:val="none" w:sz="0" w:space="0" w:color="auto"/>
                        <w:right w:val="none" w:sz="0" w:space="0" w:color="auto"/>
                      </w:divBdr>
                    </w:div>
                  </w:divsChild>
                </w:div>
                <w:div w:id="1827892909">
                  <w:marLeft w:val="0"/>
                  <w:marRight w:val="0"/>
                  <w:marTop w:val="0"/>
                  <w:marBottom w:val="0"/>
                  <w:divBdr>
                    <w:top w:val="none" w:sz="0" w:space="0" w:color="auto"/>
                    <w:left w:val="none" w:sz="0" w:space="0" w:color="auto"/>
                    <w:bottom w:val="none" w:sz="0" w:space="0" w:color="auto"/>
                    <w:right w:val="none" w:sz="0" w:space="0" w:color="auto"/>
                  </w:divBdr>
                  <w:divsChild>
                    <w:div w:id="11646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5171">
      <w:bodyDiv w:val="1"/>
      <w:marLeft w:val="0"/>
      <w:marRight w:val="0"/>
      <w:marTop w:val="0"/>
      <w:marBottom w:val="0"/>
      <w:divBdr>
        <w:top w:val="none" w:sz="0" w:space="0" w:color="auto"/>
        <w:left w:val="none" w:sz="0" w:space="0" w:color="auto"/>
        <w:bottom w:val="none" w:sz="0" w:space="0" w:color="auto"/>
        <w:right w:val="none" w:sz="0" w:space="0" w:color="auto"/>
      </w:divBdr>
      <w:divsChild>
        <w:div w:id="97992028">
          <w:marLeft w:val="0"/>
          <w:marRight w:val="0"/>
          <w:marTop w:val="0"/>
          <w:marBottom w:val="0"/>
          <w:divBdr>
            <w:top w:val="none" w:sz="0" w:space="0" w:color="auto"/>
            <w:left w:val="none" w:sz="0" w:space="0" w:color="auto"/>
            <w:bottom w:val="none" w:sz="0" w:space="0" w:color="auto"/>
            <w:right w:val="none" w:sz="0" w:space="0" w:color="auto"/>
          </w:divBdr>
        </w:div>
        <w:div w:id="162746681">
          <w:marLeft w:val="0"/>
          <w:marRight w:val="0"/>
          <w:marTop w:val="0"/>
          <w:marBottom w:val="0"/>
          <w:divBdr>
            <w:top w:val="none" w:sz="0" w:space="0" w:color="auto"/>
            <w:left w:val="none" w:sz="0" w:space="0" w:color="auto"/>
            <w:bottom w:val="none" w:sz="0" w:space="0" w:color="auto"/>
            <w:right w:val="none" w:sz="0" w:space="0" w:color="auto"/>
          </w:divBdr>
        </w:div>
        <w:div w:id="197664271">
          <w:marLeft w:val="0"/>
          <w:marRight w:val="0"/>
          <w:marTop w:val="0"/>
          <w:marBottom w:val="0"/>
          <w:divBdr>
            <w:top w:val="none" w:sz="0" w:space="0" w:color="auto"/>
            <w:left w:val="none" w:sz="0" w:space="0" w:color="auto"/>
            <w:bottom w:val="none" w:sz="0" w:space="0" w:color="auto"/>
            <w:right w:val="none" w:sz="0" w:space="0" w:color="auto"/>
          </w:divBdr>
        </w:div>
        <w:div w:id="438068983">
          <w:marLeft w:val="0"/>
          <w:marRight w:val="0"/>
          <w:marTop w:val="0"/>
          <w:marBottom w:val="0"/>
          <w:divBdr>
            <w:top w:val="none" w:sz="0" w:space="0" w:color="auto"/>
            <w:left w:val="none" w:sz="0" w:space="0" w:color="auto"/>
            <w:bottom w:val="none" w:sz="0" w:space="0" w:color="auto"/>
            <w:right w:val="none" w:sz="0" w:space="0" w:color="auto"/>
          </w:divBdr>
        </w:div>
        <w:div w:id="695736148">
          <w:marLeft w:val="0"/>
          <w:marRight w:val="0"/>
          <w:marTop w:val="0"/>
          <w:marBottom w:val="0"/>
          <w:divBdr>
            <w:top w:val="none" w:sz="0" w:space="0" w:color="auto"/>
            <w:left w:val="none" w:sz="0" w:space="0" w:color="auto"/>
            <w:bottom w:val="none" w:sz="0" w:space="0" w:color="auto"/>
            <w:right w:val="none" w:sz="0" w:space="0" w:color="auto"/>
          </w:divBdr>
        </w:div>
        <w:div w:id="908228172">
          <w:marLeft w:val="0"/>
          <w:marRight w:val="0"/>
          <w:marTop w:val="0"/>
          <w:marBottom w:val="0"/>
          <w:divBdr>
            <w:top w:val="none" w:sz="0" w:space="0" w:color="auto"/>
            <w:left w:val="none" w:sz="0" w:space="0" w:color="auto"/>
            <w:bottom w:val="none" w:sz="0" w:space="0" w:color="auto"/>
            <w:right w:val="none" w:sz="0" w:space="0" w:color="auto"/>
          </w:divBdr>
        </w:div>
        <w:div w:id="1056050982">
          <w:marLeft w:val="0"/>
          <w:marRight w:val="0"/>
          <w:marTop w:val="0"/>
          <w:marBottom w:val="0"/>
          <w:divBdr>
            <w:top w:val="none" w:sz="0" w:space="0" w:color="auto"/>
            <w:left w:val="none" w:sz="0" w:space="0" w:color="auto"/>
            <w:bottom w:val="none" w:sz="0" w:space="0" w:color="auto"/>
            <w:right w:val="none" w:sz="0" w:space="0" w:color="auto"/>
          </w:divBdr>
          <w:divsChild>
            <w:div w:id="1794522615">
              <w:marLeft w:val="-75"/>
              <w:marRight w:val="0"/>
              <w:marTop w:val="30"/>
              <w:marBottom w:val="30"/>
              <w:divBdr>
                <w:top w:val="none" w:sz="0" w:space="0" w:color="auto"/>
                <w:left w:val="none" w:sz="0" w:space="0" w:color="auto"/>
                <w:bottom w:val="none" w:sz="0" w:space="0" w:color="auto"/>
                <w:right w:val="none" w:sz="0" w:space="0" w:color="auto"/>
              </w:divBdr>
              <w:divsChild>
                <w:div w:id="15887348">
                  <w:marLeft w:val="0"/>
                  <w:marRight w:val="0"/>
                  <w:marTop w:val="0"/>
                  <w:marBottom w:val="0"/>
                  <w:divBdr>
                    <w:top w:val="none" w:sz="0" w:space="0" w:color="auto"/>
                    <w:left w:val="none" w:sz="0" w:space="0" w:color="auto"/>
                    <w:bottom w:val="none" w:sz="0" w:space="0" w:color="auto"/>
                    <w:right w:val="none" w:sz="0" w:space="0" w:color="auto"/>
                  </w:divBdr>
                  <w:divsChild>
                    <w:div w:id="362171557">
                      <w:marLeft w:val="0"/>
                      <w:marRight w:val="0"/>
                      <w:marTop w:val="0"/>
                      <w:marBottom w:val="0"/>
                      <w:divBdr>
                        <w:top w:val="none" w:sz="0" w:space="0" w:color="auto"/>
                        <w:left w:val="none" w:sz="0" w:space="0" w:color="auto"/>
                        <w:bottom w:val="none" w:sz="0" w:space="0" w:color="auto"/>
                        <w:right w:val="none" w:sz="0" w:space="0" w:color="auto"/>
                      </w:divBdr>
                    </w:div>
                  </w:divsChild>
                </w:div>
                <w:div w:id="16082653">
                  <w:marLeft w:val="0"/>
                  <w:marRight w:val="0"/>
                  <w:marTop w:val="0"/>
                  <w:marBottom w:val="0"/>
                  <w:divBdr>
                    <w:top w:val="none" w:sz="0" w:space="0" w:color="auto"/>
                    <w:left w:val="none" w:sz="0" w:space="0" w:color="auto"/>
                    <w:bottom w:val="none" w:sz="0" w:space="0" w:color="auto"/>
                    <w:right w:val="none" w:sz="0" w:space="0" w:color="auto"/>
                  </w:divBdr>
                  <w:divsChild>
                    <w:div w:id="1510439261">
                      <w:marLeft w:val="0"/>
                      <w:marRight w:val="0"/>
                      <w:marTop w:val="0"/>
                      <w:marBottom w:val="0"/>
                      <w:divBdr>
                        <w:top w:val="none" w:sz="0" w:space="0" w:color="auto"/>
                        <w:left w:val="none" w:sz="0" w:space="0" w:color="auto"/>
                        <w:bottom w:val="none" w:sz="0" w:space="0" w:color="auto"/>
                        <w:right w:val="none" w:sz="0" w:space="0" w:color="auto"/>
                      </w:divBdr>
                    </w:div>
                  </w:divsChild>
                </w:div>
                <w:div w:id="19937356">
                  <w:marLeft w:val="0"/>
                  <w:marRight w:val="0"/>
                  <w:marTop w:val="0"/>
                  <w:marBottom w:val="0"/>
                  <w:divBdr>
                    <w:top w:val="none" w:sz="0" w:space="0" w:color="auto"/>
                    <w:left w:val="none" w:sz="0" w:space="0" w:color="auto"/>
                    <w:bottom w:val="none" w:sz="0" w:space="0" w:color="auto"/>
                    <w:right w:val="none" w:sz="0" w:space="0" w:color="auto"/>
                  </w:divBdr>
                  <w:divsChild>
                    <w:div w:id="1856528954">
                      <w:marLeft w:val="0"/>
                      <w:marRight w:val="0"/>
                      <w:marTop w:val="0"/>
                      <w:marBottom w:val="0"/>
                      <w:divBdr>
                        <w:top w:val="none" w:sz="0" w:space="0" w:color="auto"/>
                        <w:left w:val="none" w:sz="0" w:space="0" w:color="auto"/>
                        <w:bottom w:val="none" w:sz="0" w:space="0" w:color="auto"/>
                        <w:right w:val="none" w:sz="0" w:space="0" w:color="auto"/>
                      </w:divBdr>
                    </w:div>
                  </w:divsChild>
                </w:div>
                <w:div w:id="49577002">
                  <w:marLeft w:val="0"/>
                  <w:marRight w:val="0"/>
                  <w:marTop w:val="0"/>
                  <w:marBottom w:val="0"/>
                  <w:divBdr>
                    <w:top w:val="none" w:sz="0" w:space="0" w:color="auto"/>
                    <w:left w:val="none" w:sz="0" w:space="0" w:color="auto"/>
                    <w:bottom w:val="none" w:sz="0" w:space="0" w:color="auto"/>
                    <w:right w:val="none" w:sz="0" w:space="0" w:color="auto"/>
                  </w:divBdr>
                  <w:divsChild>
                    <w:div w:id="2053648888">
                      <w:marLeft w:val="0"/>
                      <w:marRight w:val="0"/>
                      <w:marTop w:val="0"/>
                      <w:marBottom w:val="0"/>
                      <w:divBdr>
                        <w:top w:val="none" w:sz="0" w:space="0" w:color="auto"/>
                        <w:left w:val="none" w:sz="0" w:space="0" w:color="auto"/>
                        <w:bottom w:val="none" w:sz="0" w:space="0" w:color="auto"/>
                        <w:right w:val="none" w:sz="0" w:space="0" w:color="auto"/>
                      </w:divBdr>
                    </w:div>
                  </w:divsChild>
                </w:div>
                <w:div w:id="59907174">
                  <w:marLeft w:val="0"/>
                  <w:marRight w:val="0"/>
                  <w:marTop w:val="0"/>
                  <w:marBottom w:val="0"/>
                  <w:divBdr>
                    <w:top w:val="none" w:sz="0" w:space="0" w:color="auto"/>
                    <w:left w:val="none" w:sz="0" w:space="0" w:color="auto"/>
                    <w:bottom w:val="none" w:sz="0" w:space="0" w:color="auto"/>
                    <w:right w:val="none" w:sz="0" w:space="0" w:color="auto"/>
                  </w:divBdr>
                  <w:divsChild>
                    <w:div w:id="1493329313">
                      <w:marLeft w:val="0"/>
                      <w:marRight w:val="0"/>
                      <w:marTop w:val="0"/>
                      <w:marBottom w:val="0"/>
                      <w:divBdr>
                        <w:top w:val="none" w:sz="0" w:space="0" w:color="auto"/>
                        <w:left w:val="none" w:sz="0" w:space="0" w:color="auto"/>
                        <w:bottom w:val="none" w:sz="0" w:space="0" w:color="auto"/>
                        <w:right w:val="none" w:sz="0" w:space="0" w:color="auto"/>
                      </w:divBdr>
                    </w:div>
                  </w:divsChild>
                </w:div>
                <w:div w:id="88159234">
                  <w:marLeft w:val="0"/>
                  <w:marRight w:val="0"/>
                  <w:marTop w:val="0"/>
                  <w:marBottom w:val="0"/>
                  <w:divBdr>
                    <w:top w:val="none" w:sz="0" w:space="0" w:color="auto"/>
                    <w:left w:val="none" w:sz="0" w:space="0" w:color="auto"/>
                    <w:bottom w:val="none" w:sz="0" w:space="0" w:color="auto"/>
                    <w:right w:val="none" w:sz="0" w:space="0" w:color="auto"/>
                  </w:divBdr>
                  <w:divsChild>
                    <w:div w:id="936979959">
                      <w:marLeft w:val="0"/>
                      <w:marRight w:val="0"/>
                      <w:marTop w:val="0"/>
                      <w:marBottom w:val="0"/>
                      <w:divBdr>
                        <w:top w:val="none" w:sz="0" w:space="0" w:color="auto"/>
                        <w:left w:val="none" w:sz="0" w:space="0" w:color="auto"/>
                        <w:bottom w:val="none" w:sz="0" w:space="0" w:color="auto"/>
                        <w:right w:val="none" w:sz="0" w:space="0" w:color="auto"/>
                      </w:divBdr>
                    </w:div>
                  </w:divsChild>
                </w:div>
                <w:div w:id="103233219">
                  <w:marLeft w:val="0"/>
                  <w:marRight w:val="0"/>
                  <w:marTop w:val="0"/>
                  <w:marBottom w:val="0"/>
                  <w:divBdr>
                    <w:top w:val="none" w:sz="0" w:space="0" w:color="auto"/>
                    <w:left w:val="none" w:sz="0" w:space="0" w:color="auto"/>
                    <w:bottom w:val="none" w:sz="0" w:space="0" w:color="auto"/>
                    <w:right w:val="none" w:sz="0" w:space="0" w:color="auto"/>
                  </w:divBdr>
                  <w:divsChild>
                    <w:div w:id="309796379">
                      <w:marLeft w:val="0"/>
                      <w:marRight w:val="0"/>
                      <w:marTop w:val="0"/>
                      <w:marBottom w:val="0"/>
                      <w:divBdr>
                        <w:top w:val="none" w:sz="0" w:space="0" w:color="auto"/>
                        <w:left w:val="none" w:sz="0" w:space="0" w:color="auto"/>
                        <w:bottom w:val="none" w:sz="0" w:space="0" w:color="auto"/>
                        <w:right w:val="none" w:sz="0" w:space="0" w:color="auto"/>
                      </w:divBdr>
                    </w:div>
                  </w:divsChild>
                </w:div>
                <w:div w:id="135150308">
                  <w:marLeft w:val="0"/>
                  <w:marRight w:val="0"/>
                  <w:marTop w:val="0"/>
                  <w:marBottom w:val="0"/>
                  <w:divBdr>
                    <w:top w:val="none" w:sz="0" w:space="0" w:color="auto"/>
                    <w:left w:val="none" w:sz="0" w:space="0" w:color="auto"/>
                    <w:bottom w:val="none" w:sz="0" w:space="0" w:color="auto"/>
                    <w:right w:val="none" w:sz="0" w:space="0" w:color="auto"/>
                  </w:divBdr>
                  <w:divsChild>
                    <w:div w:id="1919901629">
                      <w:marLeft w:val="0"/>
                      <w:marRight w:val="0"/>
                      <w:marTop w:val="0"/>
                      <w:marBottom w:val="0"/>
                      <w:divBdr>
                        <w:top w:val="none" w:sz="0" w:space="0" w:color="auto"/>
                        <w:left w:val="none" w:sz="0" w:space="0" w:color="auto"/>
                        <w:bottom w:val="none" w:sz="0" w:space="0" w:color="auto"/>
                        <w:right w:val="none" w:sz="0" w:space="0" w:color="auto"/>
                      </w:divBdr>
                    </w:div>
                  </w:divsChild>
                </w:div>
                <w:div w:id="169296578">
                  <w:marLeft w:val="0"/>
                  <w:marRight w:val="0"/>
                  <w:marTop w:val="0"/>
                  <w:marBottom w:val="0"/>
                  <w:divBdr>
                    <w:top w:val="none" w:sz="0" w:space="0" w:color="auto"/>
                    <w:left w:val="none" w:sz="0" w:space="0" w:color="auto"/>
                    <w:bottom w:val="none" w:sz="0" w:space="0" w:color="auto"/>
                    <w:right w:val="none" w:sz="0" w:space="0" w:color="auto"/>
                  </w:divBdr>
                  <w:divsChild>
                    <w:div w:id="1201934361">
                      <w:marLeft w:val="0"/>
                      <w:marRight w:val="0"/>
                      <w:marTop w:val="0"/>
                      <w:marBottom w:val="0"/>
                      <w:divBdr>
                        <w:top w:val="none" w:sz="0" w:space="0" w:color="auto"/>
                        <w:left w:val="none" w:sz="0" w:space="0" w:color="auto"/>
                        <w:bottom w:val="none" w:sz="0" w:space="0" w:color="auto"/>
                        <w:right w:val="none" w:sz="0" w:space="0" w:color="auto"/>
                      </w:divBdr>
                    </w:div>
                  </w:divsChild>
                </w:div>
                <w:div w:id="172233195">
                  <w:marLeft w:val="0"/>
                  <w:marRight w:val="0"/>
                  <w:marTop w:val="0"/>
                  <w:marBottom w:val="0"/>
                  <w:divBdr>
                    <w:top w:val="none" w:sz="0" w:space="0" w:color="auto"/>
                    <w:left w:val="none" w:sz="0" w:space="0" w:color="auto"/>
                    <w:bottom w:val="none" w:sz="0" w:space="0" w:color="auto"/>
                    <w:right w:val="none" w:sz="0" w:space="0" w:color="auto"/>
                  </w:divBdr>
                  <w:divsChild>
                    <w:div w:id="71393113">
                      <w:marLeft w:val="0"/>
                      <w:marRight w:val="0"/>
                      <w:marTop w:val="0"/>
                      <w:marBottom w:val="0"/>
                      <w:divBdr>
                        <w:top w:val="none" w:sz="0" w:space="0" w:color="auto"/>
                        <w:left w:val="none" w:sz="0" w:space="0" w:color="auto"/>
                        <w:bottom w:val="none" w:sz="0" w:space="0" w:color="auto"/>
                        <w:right w:val="none" w:sz="0" w:space="0" w:color="auto"/>
                      </w:divBdr>
                    </w:div>
                  </w:divsChild>
                </w:div>
                <w:div w:id="194078873">
                  <w:marLeft w:val="0"/>
                  <w:marRight w:val="0"/>
                  <w:marTop w:val="0"/>
                  <w:marBottom w:val="0"/>
                  <w:divBdr>
                    <w:top w:val="none" w:sz="0" w:space="0" w:color="auto"/>
                    <w:left w:val="none" w:sz="0" w:space="0" w:color="auto"/>
                    <w:bottom w:val="none" w:sz="0" w:space="0" w:color="auto"/>
                    <w:right w:val="none" w:sz="0" w:space="0" w:color="auto"/>
                  </w:divBdr>
                  <w:divsChild>
                    <w:div w:id="1577782937">
                      <w:marLeft w:val="0"/>
                      <w:marRight w:val="0"/>
                      <w:marTop w:val="0"/>
                      <w:marBottom w:val="0"/>
                      <w:divBdr>
                        <w:top w:val="none" w:sz="0" w:space="0" w:color="auto"/>
                        <w:left w:val="none" w:sz="0" w:space="0" w:color="auto"/>
                        <w:bottom w:val="none" w:sz="0" w:space="0" w:color="auto"/>
                        <w:right w:val="none" w:sz="0" w:space="0" w:color="auto"/>
                      </w:divBdr>
                    </w:div>
                  </w:divsChild>
                </w:div>
                <w:div w:id="200672298">
                  <w:marLeft w:val="0"/>
                  <w:marRight w:val="0"/>
                  <w:marTop w:val="0"/>
                  <w:marBottom w:val="0"/>
                  <w:divBdr>
                    <w:top w:val="none" w:sz="0" w:space="0" w:color="auto"/>
                    <w:left w:val="none" w:sz="0" w:space="0" w:color="auto"/>
                    <w:bottom w:val="none" w:sz="0" w:space="0" w:color="auto"/>
                    <w:right w:val="none" w:sz="0" w:space="0" w:color="auto"/>
                  </w:divBdr>
                  <w:divsChild>
                    <w:div w:id="356541384">
                      <w:marLeft w:val="0"/>
                      <w:marRight w:val="0"/>
                      <w:marTop w:val="0"/>
                      <w:marBottom w:val="0"/>
                      <w:divBdr>
                        <w:top w:val="none" w:sz="0" w:space="0" w:color="auto"/>
                        <w:left w:val="none" w:sz="0" w:space="0" w:color="auto"/>
                        <w:bottom w:val="none" w:sz="0" w:space="0" w:color="auto"/>
                        <w:right w:val="none" w:sz="0" w:space="0" w:color="auto"/>
                      </w:divBdr>
                    </w:div>
                  </w:divsChild>
                </w:div>
                <w:div w:id="220678436">
                  <w:marLeft w:val="0"/>
                  <w:marRight w:val="0"/>
                  <w:marTop w:val="0"/>
                  <w:marBottom w:val="0"/>
                  <w:divBdr>
                    <w:top w:val="none" w:sz="0" w:space="0" w:color="auto"/>
                    <w:left w:val="none" w:sz="0" w:space="0" w:color="auto"/>
                    <w:bottom w:val="none" w:sz="0" w:space="0" w:color="auto"/>
                    <w:right w:val="none" w:sz="0" w:space="0" w:color="auto"/>
                  </w:divBdr>
                  <w:divsChild>
                    <w:div w:id="1709835074">
                      <w:marLeft w:val="0"/>
                      <w:marRight w:val="0"/>
                      <w:marTop w:val="0"/>
                      <w:marBottom w:val="0"/>
                      <w:divBdr>
                        <w:top w:val="none" w:sz="0" w:space="0" w:color="auto"/>
                        <w:left w:val="none" w:sz="0" w:space="0" w:color="auto"/>
                        <w:bottom w:val="none" w:sz="0" w:space="0" w:color="auto"/>
                        <w:right w:val="none" w:sz="0" w:space="0" w:color="auto"/>
                      </w:divBdr>
                    </w:div>
                  </w:divsChild>
                </w:div>
                <w:div w:id="239338832">
                  <w:marLeft w:val="0"/>
                  <w:marRight w:val="0"/>
                  <w:marTop w:val="0"/>
                  <w:marBottom w:val="0"/>
                  <w:divBdr>
                    <w:top w:val="none" w:sz="0" w:space="0" w:color="auto"/>
                    <w:left w:val="none" w:sz="0" w:space="0" w:color="auto"/>
                    <w:bottom w:val="none" w:sz="0" w:space="0" w:color="auto"/>
                    <w:right w:val="none" w:sz="0" w:space="0" w:color="auto"/>
                  </w:divBdr>
                  <w:divsChild>
                    <w:div w:id="1563715775">
                      <w:marLeft w:val="0"/>
                      <w:marRight w:val="0"/>
                      <w:marTop w:val="0"/>
                      <w:marBottom w:val="0"/>
                      <w:divBdr>
                        <w:top w:val="none" w:sz="0" w:space="0" w:color="auto"/>
                        <w:left w:val="none" w:sz="0" w:space="0" w:color="auto"/>
                        <w:bottom w:val="none" w:sz="0" w:space="0" w:color="auto"/>
                        <w:right w:val="none" w:sz="0" w:space="0" w:color="auto"/>
                      </w:divBdr>
                    </w:div>
                  </w:divsChild>
                </w:div>
                <w:div w:id="281695551">
                  <w:marLeft w:val="0"/>
                  <w:marRight w:val="0"/>
                  <w:marTop w:val="0"/>
                  <w:marBottom w:val="0"/>
                  <w:divBdr>
                    <w:top w:val="none" w:sz="0" w:space="0" w:color="auto"/>
                    <w:left w:val="none" w:sz="0" w:space="0" w:color="auto"/>
                    <w:bottom w:val="none" w:sz="0" w:space="0" w:color="auto"/>
                    <w:right w:val="none" w:sz="0" w:space="0" w:color="auto"/>
                  </w:divBdr>
                  <w:divsChild>
                    <w:div w:id="1480925864">
                      <w:marLeft w:val="0"/>
                      <w:marRight w:val="0"/>
                      <w:marTop w:val="0"/>
                      <w:marBottom w:val="0"/>
                      <w:divBdr>
                        <w:top w:val="none" w:sz="0" w:space="0" w:color="auto"/>
                        <w:left w:val="none" w:sz="0" w:space="0" w:color="auto"/>
                        <w:bottom w:val="none" w:sz="0" w:space="0" w:color="auto"/>
                        <w:right w:val="none" w:sz="0" w:space="0" w:color="auto"/>
                      </w:divBdr>
                    </w:div>
                  </w:divsChild>
                </w:div>
                <w:div w:id="286352256">
                  <w:marLeft w:val="0"/>
                  <w:marRight w:val="0"/>
                  <w:marTop w:val="0"/>
                  <w:marBottom w:val="0"/>
                  <w:divBdr>
                    <w:top w:val="none" w:sz="0" w:space="0" w:color="auto"/>
                    <w:left w:val="none" w:sz="0" w:space="0" w:color="auto"/>
                    <w:bottom w:val="none" w:sz="0" w:space="0" w:color="auto"/>
                    <w:right w:val="none" w:sz="0" w:space="0" w:color="auto"/>
                  </w:divBdr>
                  <w:divsChild>
                    <w:div w:id="19824199">
                      <w:marLeft w:val="0"/>
                      <w:marRight w:val="0"/>
                      <w:marTop w:val="0"/>
                      <w:marBottom w:val="0"/>
                      <w:divBdr>
                        <w:top w:val="none" w:sz="0" w:space="0" w:color="auto"/>
                        <w:left w:val="none" w:sz="0" w:space="0" w:color="auto"/>
                        <w:bottom w:val="none" w:sz="0" w:space="0" w:color="auto"/>
                        <w:right w:val="none" w:sz="0" w:space="0" w:color="auto"/>
                      </w:divBdr>
                    </w:div>
                  </w:divsChild>
                </w:div>
                <w:div w:id="311563021">
                  <w:marLeft w:val="0"/>
                  <w:marRight w:val="0"/>
                  <w:marTop w:val="0"/>
                  <w:marBottom w:val="0"/>
                  <w:divBdr>
                    <w:top w:val="none" w:sz="0" w:space="0" w:color="auto"/>
                    <w:left w:val="none" w:sz="0" w:space="0" w:color="auto"/>
                    <w:bottom w:val="none" w:sz="0" w:space="0" w:color="auto"/>
                    <w:right w:val="none" w:sz="0" w:space="0" w:color="auto"/>
                  </w:divBdr>
                  <w:divsChild>
                    <w:div w:id="254556304">
                      <w:marLeft w:val="0"/>
                      <w:marRight w:val="0"/>
                      <w:marTop w:val="0"/>
                      <w:marBottom w:val="0"/>
                      <w:divBdr>
                        <w:top w:val="none" w:sz="0" w:space="0" w:color="auto"/>
                        <w:left w:val="none" w:sz="0" w:space="0" w:color="auto"/>
                        <w:bottom w:val="none" w:sz="0" w:space="0" w:color="auto"/>
                        <w:right w:val="none" w:sz="0" w:space="0" w:color="auto"/>
                      </w:divBdr>
                    </w:div>
                  </w:divsChild>
                </w:div>
                <w:div w:id="314534379">
                  <w:marLeft w:val="0"/>
                  <w:marRight w:val="0"/>
                  <w:marTop w:val="0"/>
                  <w:marBottom w:val="0"/>
                  <w:divBdr>
                    <w:top w:val="none" w:sz="0" w:space="0" w:color="auto"/>
                    <w:left w:val="none" w:sz="0" w:space="0" w:color="auto"/>
                    <w:bottom w:val="none" w:sz="0" w:space="0" w:color="auto"/>
                    <w:right w:val="none" w:sz="0" w:space="0" w:color="auto"/>
                  </w:divBdr>
                  <w:divsChild>
                    <w:div w:id="1590894474">
                      <w:marLeft w:val="0"/>
                      <w:marRight w:val="0"/>
                      <w:marTop w:val="0"/>
                      <w:marBottom w:val="0"/>
                      <w:divBdr>
                        <w:top w:val="none" w:sz="0" w:space="0" w:color="auto"/>
                        <w:left w:val="none" w:sz="0" w:space="0" w:color="auto"/>
                        <w:bottom w:val="none" w:sz="0" w:space="0" w:color="auto"/>
                        <w:right w:val="none" w:sz="0" w:space="0" w:color="auto"/>
                      </w:divBdr>
                    </w:div>
                  </w:divsChild>
                </w:div>
                <w:div w:id="327877033">
                  <w:marLeft w:val="0"/>
                  <w:marRight w:val="0"/>
                  <w:marTop w:val="0"/>
                  <w:marBottom w:val="0"/>
                  <w:divBdr>
                    <w:top w:val="none" w:sz="0" w:space="0" w:color="auto"/>
                    <w:left w:val="none" w:sz="0" w:space="0" w:color="auto"/>
                    <w:bottom w:val="none" w:sz="0" w:space="0" w:color="auto"/>
                    <w:right w:val="none" w:sz="0" w:space="0" w:color="auto"/>
                  </w:divBdr>
                  <w:divsChild>
                    <w:div w:id="1986666061">
                      <w:marLeft w:val="0"/>
                      <w:marRight w:val="0"/>
                      <w:marTop w:val="0"/>
                      <w:marBottom w:val="0"/>
                      <w:divBdr>
                        <w:top w:val="none" w:sz="0" w:space="0" w:color="auto"/>
                        <w:left w:val="none" w:sz="0" w:space="0" w:color="auto"/>
                        <w:bottom w:val="none" w:sz="0" w:space="0" w:color="auto"/>
                        <w:right w:val="none" w:sz="0" w:space="0" w:color="auto"/>
                      </w:divBdr>
                    </w:div>
                  </w:divsChild>
                </w:div>
                <w:div w:id="344333601">
                  <w:marLeft w:val="0"/>
                  <w:marRight w:val="0"/>
                  <w:marTop w:val="0"/>
                  <w:marBottom w:val="0"/>
                  <w:divBdr>
                    <w:top w:val="none" w:sz="0" w:space="0" w:color="auto"/>
                    <w:left w:val="none" w:sz="0" w:space="0" w:color="auto"/>
                    <w:bottom w:val="none" w:sz="0" w:space="0" w:color="auto"/>
                    <w:right w:val="none" w:sz="0" w:space="0" w:color="auto"/>
                  </w:divBdr>
                  <w:divsChild>
                    <w:div w:id="1946768053">
                      <w:marLeft w:val="0"/>
                      <w:marRight w:val="0"/>
                      <w:marTop w:val="0"/>
                      <w:marBottom w:val="0"/>
                      <w:divBdr>
                        <w:top w:val="none" w:sz="0" w:space="0" w:color="auto"/>
                        <w:left w:val="none" w:sz="0" w:space="0" w:color="auto"/>
                        <w:bottom w:val="none" w:sz="0" w:space="0" w:color="auto"/>
                        <w:right w:val="none" w:sz="0" w:space="0" w:color="auto"/>
                      </w:divBdr>
                    </w:div>
                  </w:divsChild>
                </w:div>
                <w:div w:id="394856126">
                  <w:marLeft w:val="0"/>
                  <w:marRight w:val="0"/>
                  <w:marTop w:val="0"/>
                  <w:marBottom w:val="0"/>
                  <w:divBdr>
                    <w:top w:val="none" w:sz="0" w:space="0" w:color="auto"/>
                    <w:left w:val="none" w:sz="0" w:space="0" w:color="auto"/>
                    <w:bottom w:val="none" w:sz="0" w:space="0" w:color="auto"/>
                    <w:right w:val="none" w:sz="0" w:space="0" w:color="auto"/>
                  </w:divBdr>
                  <w:divsChild>
                    <w:div w:id="2016612203">
                      <w:marLeft w:val="0"/>
                      <w:marRight w:val="0"/>
                      <w:marTop w:val="0"/>
                      <w:marBottom w:val="0"/>
                      <w:divBdr>
                        <w:top w:val="none" w:sz="0" w:space="0" w:color="auto"/>
                        <w:left w:val="none" w:sz="0" w:space="0" w:color="auto"/>
                        <w:bottom w:val="none" w:sz="0" w:space="0" w:color="auto"/>
                        <w:right w:val="none" w:sz="0" w:space="0" w:color="auto"/>
                      </w:divBdr>
                    </w:div>
                  </w:divsChild>
                </w:div>
                <w:div w:id="395014434">
                  <w:marLeft w:val="0"/>
                  <w:marRight w:val="0"/>
                  <w:marTop w:val="0"/>
                  <w:marBottom w:val="0"/>
                  <w:divBdr>
                    <w:top w:val="none" w:sz="0" w:space="0" w:color="auto"/>
                    <w:left w:val="none" w:sz="0" w:space="0" w:color="auto"/>
                    <w:bottom w:val="none" w:sz="0" w:space="0" w:color="auto"/>
                    <w:right w:val="none" w:sz="0" w:space="0" w:color="auto"/>
                  </w:divBdr>
                  <w:divsChild>
                    <w:div w:id="18972234">
                      <w:marLeft w:val="0"/>
                      <w:marRight w:val="0"/>
                      <w:marTop w:val="0"/>
                      <w:marBottom w:val="0"/>
                      <w:divBdr>
                        <w:top w:val="none" w:sz="0" w:space="0" w:color="auto"/>
                        <w:left w:val="none" w:sz="0" w:space="0" w:color="auto"/>
                        <w:bottom w:val="none" w:sz="0" w:space="0" w:color="auto"/>
                        <w:right w:val="none" w:sz="0" w:space="0" w:color="auto"/>
                      </w:divBdr>
                    </w:div>
                  </w:divsChild>
                </w:div>
                <w:div w:id="409542430">
                  <w:marLeft w:val="0"/>
                  <w:marRight w:val="0"/>
                  <w:marTop w:val="0"/>
                  <w:marBottom w:val="0"/>
                  <w:divBdr>
                    <w:top w:val="none" w:sz="0" w:space="0" w:color="auto"/>
                    <w:left w:val="none" w:sz="0" w:space="0" w:color="auto"/>
                    <w:bottom w:val="none" w:sz="0" w:space="0" w:color="auto"/>
                    <w:right w:val="none" w:sz="0" w:space="0" w:color="auto"/>
                  </w:divBdr>
                  <w:divsChild>
                    <w:div w:id="1676306133">
                      <w:marLeft w:val="0"/>
                      <w:marRight w:val="0"/>
                      <w:marTop w:val="0"/>
                      <w:marBottom w:val="0"/>
                      <w:divBdr>
                        <w:top w:val="none" w:sz="0" w:space="0" w:color="auto"/>
                        <w:left w:val="none" w:sz="0" w:space="0" w:color="auto"/>
                        <w:bottom w:val="none" w:sz="0" w:space="0" w:color="auto"/>
                        <w:right w:val="none" w:sz="0" w:space="0" w:color="auto"/>
                      </w:divBdr>
                    </w:div>
                  </w:divsChild>
                </w:div>
                <w:div w:id="424154780">
                  <w:marLeft w:val="0"/>
                  <w:marRight w:val="0"/>
                  <w:marTop w:val="0"/>
                  <w:marBottom w:val="0"/>
                  <w:divBdr>
                    <w:top w:val="none" w:sz="0" w:space="0" w:color="auto"/>
                    <w:left w:val="none" w:sz="0" w:space="0" w:color="auto"/>
                    <w:bottom w:val="none" w:sz="0" w:space="0" w:color="auto"/>
                    <w:right w:val="none" w:sz="0" w:space="0" w:color="auto"/>
                  </w:divBdr>
                  <w:divsChild>
                    <w:div w:id="1626741612">
                      <w:marLeft w:val="0"/>
                      <w:marRight w:val="0"/>
                      <w:marTop w:val="0"/>
                      <w:marBottom w:val="0"/>
                      <w:divBdr>
                        <w:top w:val="none" w:sz="0" w:space="0" w:color="auto"/>
                        <w:left w:val="none" w:sz="0" w:space="0" w:color="auto"/>
                        <w:bottom w:val="none" w:sz="0" w:space="0" w:color="auto"/>
                        <w:right w:val="none" w:sz="0" w:space="0" w:color="auto"/>
                      </w:divBdr>
                    </w:div>
                  </w:divsChild>
                </w:div>
                <w:div w:id="425002475">
                  <w:marLeft w:val="0"/>
                  <w:marRight w:val="0"/>
                  <w:marTop w:val="0"/>
                  <w:marBottom w:val="0"/>
                  <w:divBdr>
                    <w:top w:val="none" w:sz="0" w:space="0" w:color="auto"/>
                    <w:left w:val="none" w:sz="0" w:space="0" w:color="auto"/>
                    <w:bottom w:val="none" w:sz="0" w:space="0" w:color="auto"/>
                    <w:right w:val="none" w:sz="0" w:space="0" w:color="auto"/>
                  </w:divBdr>
                  <w:divsChild>
                    <w:div w:id="1598750801">
                      <w:marLeft w:val="0"/>
                      <w:marRight w:val="0"/>
                      <w:marTop w:val="0"/>
                      <w:marBottom w:val="0"/>
                      <w:divBdr>
                        <w:top w:val="none" w:sz="0" w:space="0" w:color="auto"/>
                        <w:left w:val="none" w:sz="0" w:space="0" w:color="auto"/>
                        <w:bottom w:val="none" w:sz="0" w:space="0" w:color="auto"/>
                        <w:right w:val="none" w:sz="0" w:space="0" w:color="auto"/>
                      </w:divBdr>
                    </w:div>
                  </w:divsChild>
                </w:div>
                <w:div w:id="446852038">
                  <w:marLeft w:val="0"/>
                  <w:marRight w:val="0"/>
                  <w:marTop w:val="0"/>
                  <w:marBottom w:val="0"/>
                  <w:divBdr>
                    <w:top w:val="none" w:sz="0" w:space="0" w:color="auto"/>
                    <w:left w:val="none" w:sz="0" w:space="0" w:color="auto"/>
                    <w:bottom w:val="none" w:sz="0" w:space="0" w:color="auto"/>
                    <w:right w:val="none" w:sz="0" w:space="0" w:color="auto"/>
                  </w:divBdr>
                  <w:divsChild>
                    <w:div w:id="1894193972">
                      <w:marLeft w:val="0"/>
                      <w:marRight w:val="0"/>
                      <w:marTop w:val="0"/>
                      <w:marBottom w:val="0"/>
                      <w:divBdr>
                        <w:top w:val="none" w:sz="0" w:space="0" w:color="auto"/>
                        <w:left w:val="none" w:sz="0" w:space="0" w:color="auto"/>
                        <w:bottom w:val="none" w:sz="0" w:space="0" w:color="auto"/>
                        <w:right w:val="none" w:sz="0" w:space="0" w:color="auto"/>
                      </w:divBdr>
                    </w:div>
                  </w:divsChild>
                </w:div>
                <w:div w:id="479662942">
                  <w:marLeft w:val="0"/>
                  <w:marRight w:val="0"/>
                  <w:marTop w:val="0"/>
                  <w:marBottom w:val="0"/>
                  <w:divBdr>
                    <w:top w:val="none" w:sz="0" w:space="0" w:color="auto"/>
                    <w:left w:val="none" w:sz="0" w:space="0" w:color="auto"/>
                    <w:bottom w:val="none" w:sz="0" w:space="0" w:color="auto"/>
                    <w:right w:val="none" w:sz="0" w:space="0" w:color="auto"/>
                  </w:divBdr>
                  <w:divsChild>
                    <w:div w:id="394013903">
                      <w:marLeft w:val="0"/>
                      <w:marRight w:val="0"/>
                      <w:marTop w:val="0"/>
                      <w:marBottom w:val="0"/>
                      <w:divBdr>
                        <w:top w:val="none" w:sz="0" w:space="0" w:color="auto"/>
                        <w:left w:val="none" w:sz="0" w:space="0" w:color="auto"/>
                        <w:bottom w:val="none" w:sz="0" w:space="0" w:color="auto"/>
                        <w:right w:val="none" w:sz="0" w:space="0" w:color="auto"/>
                      </w:divBdr>
                    </w:div>
                  </w:divsChild>
                </w:div>
                <w:div w:id="510802556">
                  <w:marLeft w:val="0"/>
                  <w:marRight w:val="0"/>
                  <w:marTop w:val="0"/>
                  <w:marBottom w:val="0"/>
                  <w:divBdr>
                    <w:top w:val="none" w:sz="0" w:space="0" w:color="auto"/>
                    <w:left w:val="none" w:sz="0" w:space="0" w:color="auto"/>
                    <w:bottom w:val="none" w:sz="0" w:space="0" w:color="auto"/>
                    <w:right w:val="none" w:sz="0" w:space="0" w:color="auto"/>
                  </w:divBdr>
                  <w:divsChild>
                    <w:div w:id="162865315">
                      <w:marLeft w:val="0"/>
                      <w:marRight w:val="0"/>
                      <w:marTop w:val="0"/>
                      <w:marBottom w:val="0"/>
                      <w:divBdr>
                        <w:top w:val="none" w:sz="0" w:space="0" w:color="auto"/>
                        <w:left w:val="none" w:sz="0" w:space="0" w:color="auto"/>
                        <w:bottom w:val="none" w:sz="0" w:space="0" w:color="auto"/>
                        <w:right w:val="none" w:sz="0" w:space="0" w:color="auto"/>
                      </w:divBdr>
                    </w:div>
                  </w:divsChild>
                </w:div>
                <w:div w:id="537931476">
                  <w:marLeft w:val="0"/>
                  <w:marRight w:val="0"/>
                  <w:marTop w:val="0"/>
                  <w:marBottom w:val="0"/>
                  <w:divBdr>
                    <w:top w:val="none" w:sz="0" w:space="0" w:color="auto"/>
                    <w:left w:val="none" w:sz="0" w:space="0" w:color="auto"/>
                    <w:bottom w:val="none" w:sz="0" w:space="0" w:color="auto"/>
                    <w:right w:val="none" w:sz="0" w:space="0" w:color="auto"/>
                  </w:divBdr>
                  <w:divsChild>
                    <w:div w:id="1628924279">
                      <w:marLeft w:val="0"/>
                      <w:marRight w:val="0"/>
                      <w:marTop w:val="0"/>
                      <w:marBottom w:val="0"/>
                      <w:divBdr>
                        <w:top w:val="none" w:sz="0" w:space="0" w:color="auto"/>
                        <w:left w:val="none" w:sz="0" w:space="0" w:color="auto"/>
                        <w:bottom w:val="none" w:sz="0" w:space="0" w:color="auto"/>
                        <w:right w:val="none" w:sz="0" w:space="0" w:color="auto"/>
                      </w:divBdr>
                    </w:div>
                  </w:divsChild>
                </w:div>
                <w:div w:id="568686308">
                  <w:marLeft w:val="0"/>
                  <w:marRight w:val="0"/>
                  <w:marTop w:val="0"/>
                  <w:marBottom w:val="0"/>
                  <w:divBdr>
                    <w:top w:val="none" w:sz="0" w:space="0" w:color="auto"/>
                    <w:left w:val="none" w:sz="0" w:space="0" w:color="auto"/>
                    <w:bottom w:val="none" w:sz="0" w:space="0" w:color="auto"/>
                    <w:right w:val="none" w:sz="0" w:space="0" w:color="auto"/>
                  </w:divBdr>
                  <w:divsChild>
                    <w:div w:id="633025857">
                      <w:marLeft w:val="0"/>
                      <w:marRight w:val="0"/>
                      <w:marTop w:val="0"/>
                      <w:marBottom w:val="0"/>
                      <w:divBdr>
                        <w:top w:val="none" w:sz="0" w:space="0" w:color="auto"/>
                        <w:left w:val="none" w:sz="0" w:space="0" w:color="auto"/>
                        <w:bottom w:val="none" w:sz="0" w:space="0" w:color="auto"/>
                        <w:right w:val="none" w:sz="0" w:space="0" w:color="auto"/>
                      </w:divBdr>
                    </w:div>
                  </w:divsChild>
                </w:div>
                <w:div w:id="612446308">
                  <w:marLeft w:val="0"/>
                  <w:marRight w:val="0"/>
                  <w:marTop w:val="0"/>
                  <w:marBottom w:val="0"/>
                  <w:divBdr>
                    <w:top w:val="none" w:sz="0" w:space="0" w:color="auto"/>
                    <w:left w:val="none" w:sz="0" w:space="0" w:color="auto"/>
                    <w:bottom w:val="none" w:sz="0" w:space="0" w:color="auto"/>
                    <w:right w:val="none" w:sz="0" w:space="0" w:color="auto"/>
                  </w:divBdr>
                  <w:divsChild>
                    <w:div w:id="947930892">
                      <w:marLeft w:val="0"/>
                      <w:marRight w:val="0"/>
                      <w:marTop w:val="0"/>
                      <w:marBottom w:val="0"/>
                      <w:divBdr>
                        <w:top w:val="none" w:sz="0" w:space="0" w:color="auto"/>
                        <w:left w:val="none" w:sz="0" w:space="0" w:color="auto"/>
                        <w:bottom w:val="none" w:sz="0" w:space="0" w:color="auto"/>
                        <w:right w:val="none" w:sz="0" w:space="0" w:color="auto"/>
                      </w:divBdr>
                    </w:div>
                  </w:divsChild>
                </w:div>
                <w:div w:id="633292438">
                  <w:marLeft w:val="0"/>
                  <w:marRight w:val="0"/>
                  <w:marTop w:val="0"/>
                  <w:marBottom w:val="0"/>
                  <w:divBdr>
                    <w:top w:val="none" w:sz="0" w:space="0" w:color="auto"/>
                    <w:left w:val="none" w:sz="0" w:space="0" w:color="auto"/>
                    <w:bottom w:val="none" w:sz="0" w:space="0" w:color="auto"/>
                    <w:right w:val="none" w:sz="0" w:space="0" w:color="auto"/>
                  </w:divBdr>
                  <w:divsChild>
                    <w:div w:id="1934586462">
                      <w:marLeft w:val="0"/>
                      <w:marRight w:val="0"/>
                      <w:marTop w:val="0"/>
                      <w:marBottom w:val="0"/>
                      <w:divBdr>
                        <w:top w:val="none" w:sz="0" w:space="0" w:color="auto"/>
                        <w:left w:val="none" w:sz="0" w:space="0" w:color="auto"/>
                        <w:bottom w:val="none" w:sz="0" w:space="0" w:color="auto"/>
                        <w:right w:val="none" w:sz="0" w:space="0" w:color="auto"/>
                      </w:divBdr>
                    </w:div>
                  </w:divsChild>
                </w:div>
                <w:div w:id="643698587">
                  <w:marLeft w:val="0"/>
                  <w:marRight w:val="0"/>
                  <w:marTop w:val="0"/>
                  <w:marBottom w:val="0"/>
                  <w:divBdr>
                    <w:top w:val="none" w:sz="0" w:space="0" w:color="auto"/>
                    <w:left w:val="none" w:sz="0" w:space="0" w:color="auto"/>
                    <w:bottom w:val="none" w:sz="0" w:space="0" w:color="auto"/>
                    <w:right w:val="none" w:sz="0" w:space="0" w:color="auto"/>
                  </w:divBdr>
                  <w:divsChild>
                    <w:div w:id="2040080154">
                      <w:marLeft w:val="0"/>
                      <w:marRight w:val="0"/>
                      <w:marTop w:val="0"/>
                      <w:marBottom w:val="0"/>
                      <w:divBdr>
                        <w:top w:val="none" w:sz="0" w:space="0" w:color="auto"/>
                        <w:left w:val="none" w:sz="0" w:space="0" w:color="auto"/>
                        <w:bottom w:val="none" w:sz="0" w:space="0" w:color="auto"/>
                        <w:right w:val="none" w:sz="0" w:space="0" w:color="auto"/>
                      </w:divBdr>
                    </w:div>
                  </w:divsChild>
                </w:div>
                <w:div w:id="646741527">
                  <w:marLeft w:val="0"/>
                  <w:marRight w:val="0"/>
                  <w:marTop w:val="0"/>
                  <w:marBottom w:val="0"/>
                  <w:divBdr>
                    <w:top w:val="none" w:sz="0" w:space="0" w:color="auto"/>
                    <w:left w:val="none" w:sz="0" w:space="0" w:color="auto"/>
                    <w:bottom w:val="none" w:sz="0" w:space="0" w:color="auto"/>
                    <w:right w:val="none" w:sz="0" w:space="0" w:color="auto"/>
                  </w:divBdr>
                  <w:divsChild>
                    <w:div w:id="2103599152">
                      <w:marLeft w:val="0"/>
                      <w:marRight w:val="0"/>
                      <w:marTop w:val="0"/>
                      <w:marBottom w:val="0"/>
                      <w:divBdr>
                        <w:top w:val="none" w:sz="0" w:space="0" w:color="auto"/>
                        <w:left w:val="none" w:sz="0" w:space="0" w:color="auto"/>
                        <w:bottom w:val="none" w:sz="0" w:space="0" w:color="auto"/>
                        <w:right w:val="none" w:sz="0" w:space="0" w:color="auto"/>
                      </w:divBdr>
                    </w:div>
                  </w:divsChild>
                </w:div>
                <w:div w:id="701983058">
                  <w:marLeft w:val="0"/>
                  <w:marRight w:val="0"/>
                  <w:marTop w:val="0"/>
                  <w:marBottom w:val="0"/>
                  <w:divBdr>
                    <w:top w:val="none" w:sz="0" w:space="0" w:color="auto"/>
                    <w:left w:val="none" w:sz="0" w:space="0" w:color="auto"/>
                    <w:bottom w:val="none" w:sz="0" w:space="0" w:color="auto"/>
                    <w:right w:val="none" w:sz="0" w:space="0" w:color="auto"/>
                  </w:divBdr>
                  <w:divsChild>
                    <w:div w:id="2053534536">
                      <w:marLeft w:val="0"/>
                      <w:marRight w:val="0"/>
                      <w:marTop w:val="0"/>
                      <w:marBottom w:val="0"/>
                      <w:divBdr>
                        <w:top w:val="none" w:sz="0" w:space="0" w:color="auto"/>
                        <w:left w:val="none" w:sz="0" w:space="0" w:color="auto"/>
                        <w:bottom w:val="none" w:sz="0" w:space="0" w:color="auto"/>
                        <w:right w:val="none" w:sz="0" w:space="0" w:color="auto"/>
                      </w:divBdr>
                    </w:div>
                  </w:divsChild>
                </w:div>
                <w:div w:id="715276693">
                  <w:marLeft w:val="0"/>
                  <w:marRight w:val="0"/>
                  <w:marTop w:val="0"/>
                  <w:marBottom w:val="0"/>
                  <w:divBdr>
                    <w:top w:val="none" w:sz="0" w:space="0" w:color="auto"/>
                    <w:left w:val="none" w:sz="0" w:space="0" w:color="auto"/>
                    <w:bottom w:val="none" w:sz="0" w:space="0" w:color="auto"/>
                    <w:right w:val="none" w:sz="0" w:space="0" w:color="auto"/>
                  </w:divBdr>
                  <w:divsChild>
                    <w:div w:id="2007005210">
                      <w:marLeft w:val="0"/>
                      <w:marRight w:val="0"/>
                      <w:marTop w:val="0"/>
                      <w:marBottom w:val="0"/>
                      <w:divBdr>
                        <w:top w:val="none" w:sz="0" w:space="0" w:color="auto"/>
                        <w:left w:val="none" w:sz="0" w:space="0" w:color="auto"/>
                        <w:bottom w:val="none" w:sz="0" w:space="0" w:color="auto"/>
                        <w:right w:val="none" w:sz="0" w:space="0" w:color="auto"/>
                      </w:divBdr>
                    </w:div>
                  </w:divsChild>
                </w:div>
                <w:div w:id="736707950">
                  <w:marLeft w:val="0"/>
                  <w:marRight w:val="0"/>
                  <w:marTop w:val="0"/>
                  <w:marBottom w:val="0"/>
                  <w:divBdr>
                    <w:top w:val="none" w:sz="0" w:space="0" w:color="auto"/>
                    <w:left w:val="none" w:sz="0" w:space="0" w:color="auto"/>
                    <w:bottom w:val="none" w:sz="0" w:space="0" w:color="auto"/>
                    <w:right w:val="none" w:sz="0" w:space="0" w:color="auto"/>
                  </w:divBdr>
                  <w:divsChild>
                    <w:div w:id="832334416">
                      <w:marLeft w:val="0"/>
                      <w:marRight w:val="0"/>
                      <w:marTop w:val="0"/>
                      <w:marBottom w:val="0"/>
                      <w:divBdr>
                        <w:top w:val="none" w:sz="0" w:space="0" w:color="auto"/>
                        <w:left w:val="none" w:sz="0" w:space="0" w:color="auto"/>
                        <w:bottom w:val="none" w:sz="0" w:space="0" w:color="auto"/>
                        <w:right w:val="none" w:sz="0" w:space="0" w:color="auto"/>
                      </w:divBdr>
                    </w:div>
                  </w:divsChild>
                </w:div>
                <w:div w:id="824200093">
                  <w:marLeft w:val="0"/>
                  <w:marRight w:val="0"/>
                  <w:marTop w:val="0"/>
                  <w:marBottom w:val="0"/>
                  <w:divBdr>
                    <w:top w:val="none" w:sz="0" w:space="0" w:color="auto"/>
                    <w:left w:val="none" w:sz="0" w:space="0" w:color="auto"/>
                    <w:bottom w:val="none" w:sz="0" w:space="0" w:color="auto"/>
                    <w:right w:val="none" w:sz="0" w:space="0" w:color="auto"/>
                  </w:divBdr>
                  <w:divsChild>
                    <w:div w:id="548028235">
                      <w:marLeft w:val="0"/>
                      <w:marRight w:val="0"/>
                      <w:marTop w:val="0"/>
                      <w:marBottom w:val="0"/>
                      <w:divBdr>
                        <w:top w:val="none" w:sz="0" w:space="0" w:color="auto"/>
                        <w:left w:val="none" w:sz="0" w:space="0" w:color="auto"/>
                        <w:bottom w:val="none" w:sz="0" w:space="0" w:color="auto"/>
                        <w:right w:val="none" w:sz="0" w:space="0" w:color="auto"/>
                      </w:divBdr>
                    </w:div>
                  </w:divsChild>
                </w:div>
                <w:div w:id="830098018">
                  <w:marLeft w:val="0"/>
                  <w:marRight w:val="0"/>
                  <w:marTop w:val="0"/>
                  <w:marBottom w:val="0"/>
                  <w:divBdr>
                    <w:top w:val="none" w:sz="0" w:space="0" w:color="auto"/>
                    <w:left w:val="none" w:sz="0" w:space="0" w:color="auto"/>
                    <w:bottom w:val="none" w:sz="0" w:space="0" w:color="auto"/>
                    <w:right w:val="none" w:sz="0" w:space="0" w:color="auto"/>
                  </w:divBdr>
                  <w:divsChild>
                    <w:div w:id="419327909">
                      <w:marLeft w:val="0"/>
                      <w:marRight w:val="0"/>
                      <w:marTop w:val="0"/>
                      <w:marBottom w:val="0"/>
                      <w:divBdr>
                        <w:top w:val="none" w:sz="0" w:space="0" w:color="auto"/>
                        <w:left w:val="none" w:sz="0" w:space="0" w:color="auto"/>
                        <w:bottom w:val="none" w:sz="0" w:space="0" w:color="auto"/>
                        <w:right w:val="none" w:sz="0" w:space="0" w:color="auto"/>
                      </w:divBdr>
                    </w:div>
                  </w:divsChild>
                </w:div>
                <w:div w:id="864289839">
                  <w:marLeft w:val="0"/>
                  <w:marRight w:val="0"/>
                  <w:marTop w:val="0"/>
                  <w:marBottom w:val="0"/>
                  <w:divBdr>
                    <w:top w:val="none" w:sz="0" w:space="0" w:color="auto"/>
                    <w:left w:val="none" w:sz="0" w:space="0" w:color="auto"/>
                    <w:bottom w:val="none" w:sz="0" w:space="0" w:color="auto"/>
                    <w:right w:val="none" w:sz="0" w:space="0" w:color="auto"/>
                  </w:divBdr>
                  <w:divsChild>
                    <w:div w:id="652106973">
                      <w:marLeft w:val="0"/>
                      <w:marRight w:val="0"/>
                      <w:marTop w:val="0"/>
                      <w:marBottom w:val="0"/>
                      <w:divBdr>
                        <w:top w:val="none" w:sz="0" w:space="0" w:color="auto"/>
                        <w:left w:val="none" w:sz="0" w:space="0" w:color="auto"/>
                        <w:bottom w:val="none" w:sz="0" w:space="0" w:color="auto"/>
                        <w:right w:val="none" w:sz="0" w:space="0" w:color="auto"/>
                      </w:divBdr>
                    </w:div>
                  </w:divsChild>
                </w:div>
                <w:div w:id="875578114">
                  <w:marLeft w:val="0"/>
                  <w:marRight w:val="0"/>
                  <w:marTop w:val="0"/>
                  <w:marBottom w:val="0"/>
                  <w:divBdr>
                    <w:top w:val="none" w:sz="0" w:space="0" w:color="auto"/>
                    <w:left w:val="none" w:sz="0" w:space="0" w:color="auto"/>
                    <w:bottom w:val="none" w:sz="0" w:space="0" w:color="auto"/>
                    <w:right w:val="none" w:sz="0" w:space="0" w:color="auto"/>
                  </w:divBdr>
                  <w:divsChild>
                    <w:div w:id="381178553">
                      <w:marLeft w:val="0"/>
                      <w:marRight w:val="0"/>
                      <w:marTop w:val="0"/>
                      <w:marBottom w:val="0"/>
                      <w:divBdr>
                        <w:top w:val="none" w:sz="0" w:space="0" w:color="auto"/>
                        <w:left w:val="none" w:sz="0" w:space="0" w:color="auto"/>
                        <w:bottom w:val="none" w:sz="0" w:space="0" w:color="auto"/>
                        <w:right w:val="none" w:sz="0" w:space="0" w:color="auto"/>
                      </w:divBdr>
                    </w:div>
                  </w:divsChild>
                </w:div>
                <w:div w:id="928462678">
                  <w:marLeft w:val="0"/>
                  <w:marRight w:val="0"/>
                  <w:marTop w:val="0"/>
                  <w:marBottom w:val="0"/>
                  <w:divBdr>
                    <w:top w:val="none" w:sz="0" w:space="0" w:color="auto"/>
                    <w:left w:val="none" w:sz="0" w:space="0" w:color="auto"/>
                    <w:bottom w:val="none" w:sz="0" w:space="0" w:color="auto"/>
                    <w:right w:val="none" w:sz="0" w:space="0" w:color="auto"/>
                  </w:divBdr>
                  <w:divsChild>
                    <w:div w:id="996566845">
                      <w:marLeft w:val="0"/>
                      <w:marRight w:val="0"/>
                      <w:marTop w:val="0"/>
                      <w:marBottom w:val="0"/>
                      <w:divBdr>
                        <w:top w:val="none" w:sz="0" w:space="0" w:color="auto"/>
                        <w:left w:val="none" w:sz="0" w:space="0" w:color="auto"/>
                        <w:bottom w:val="none" w:sz="0" w:space="0" w:color="auto"/>
                        <w:right w:val="none" w:sz="0" w:space="0" w:color="auto"/>
                      </w:divBdr>
                    </w:div>
                  </w:divsChild>
                </w:div>
                <w:div w:id="938492004">
                  <w:marLeft w:val="0"/>
                  <w:marRight w:val="0"/>
                  <w:marTop w:val="0"/>
                  <w:marBottom w:val="0"/>
                  <w:divBdr>
                    <w:top w:val="none" w:sz="0" w:space="0" w:color="auto"/>
                    <w:left w:val="none" w:sz="0" w:space="0" w:color="auto"/>
                    <w:bottom w:val="none" w:sz="0" w:space="0" w:color="auto"/>
                    <w:right w:val="none" w:sz="0" w:space="0" w:color="auto"/>
                  </w:divBdr>
                  <w:divsChild>
                    <w:div w:id="570891304">
                      <w:marLeft w:val="0"/>
                      <w:marRight w:val="0"/>
                      <w:marTop w:val="0"/>
                      <w:marBottom w:val="0"/>
                      <w:divBdr>
                        <w:top w:val="none" w:sz="0" w:space="0" w:color="auto"/>
                        <w:left w:val="none" w:sz="0" w:space="0" w:color="auto"/>
                        <w:bottom w:val="none" w:sz="0" w:space="0" w:color="auto"/>
                        <w:right w:val="none" w:sz="0" w:space="0" w:color="auto"/>
                      </w:divBdr>
                    </w:div>
                  </w:divsChild>
                </w:div>
                <w:div w:id="946959557">
                  <w:marLeft w:val="0"/>
                  <w:marRight w:val="0"/>
                  <w:marTop w:val="0"/>
                  <w:marBottom w:val="0"/>
                  <w:divBdr>
                    <w:top w:val="none" w:sz="0" w:space="0" w:color="auto"/>
                    <w:left w:val="none" w:sz="0" w:space="0" w:color="auto"/>
                    <w:bottom w:val="none" w:sz="0" w:space="0" w:color="auto"/>
                    <w:right w:val="none" w:sz="0" w:space="0" w:color="auto"/>
                  </w:divBdr>
                  <w:divsChild>
                    <w:div w:id="1387139555">
                      <w:marLeft w:val="0"/>
                      <w:marRight w:val="0"/>
                      <w:marTop w:val="0"/>
                      <w:marBottom w:val="0"/>
                      <w:divBdr>
                        <w:top w:val="none" w:sz="0" w:space="0" w:color="auto"/>
                        <w:left w:val="none" w:sz="0" w:space="0" w:color="auto"/>
                        <w:bottom w:val="none" w:sz="0" w:space="0" w:color="auto"/>
                        <w:right w:val="none" w:sz="0" w:space="0" w:color="auto"/>
                      </w:divBdr>
                    </w:div>
                  </w:divsChild>
                </w:div>
                <w:div w:id="948438677">
                  <w:marLeft w:val="0"/>
                  <w:marRight w:val="0"/>
                  <w:marTop w:val="0"/>
                  <w:marBottom w:val="0"/>
                  <w:divBdr>
                    <w:top w:val="none" w:sz="0" w:space="0" w:color="auto"/>
                    <w:left w:val="none" w:sz="0" w:space="0" w:color="auto"/>
                    <w:bottom w:val="none" w:sz="0" w:space="0" w:color="auto"/>
                    <w:right w:val="none" w:sz="0" w:space="0" w:color="auto"/>
                  </w:divBdr>
                  <w:divsChild>
                    <w:div w:id="728917681">
                      <w:marLeft w:val="0"/>
                      <w:marRight w:val="0"/>
                      <w:marTop w:val="0"/>
                      <w:marBottom w:val="0"/>
                      <w:divBdr>
                        <w:top w:val="none" w:sz="0" w:space="0" w:color="auto"/>
                        <w:left w:val="none" w:sz="0" w:space="0" w:color="auto"/>
                        <w:bottom w:val="none" w:sz="0" w:space="0" w:color="auto"/>
                        <w:right w:val="none" w:sz="0" w:space="0" w:color="auto"/>
                      </w:divBdr>
                    </w:div>
                  </w:divsChild>
                </w:div>
                <w:div w:id="957102167">
                  <w:marLeft w:val="0"/>
                  <w:marRight w:val="0"/>
                  <w:marTop w:val="0"/>
                  <w:marBottom w:val="0"/>
                  <w:divBdr>
                    <w:top w:val="none" w:sz="0" w:space="0" w:color="auto"/>
                    <w:left w:val="none" w:sz="0" w:space="0" w:color="auto"/>
                    <w:bottom w:val="none" w:sz="0" w:space="0" w:color="auto"/>
                    <w:right w:val="none" w:sz="0" w:space="0" w:color="auto"/>
                  </w:divBdr>
                  <w:divsChild>
                    <w:div w:id="1017733358">
                      <w:marLeft w:val="0"/>
                      <w:marRight w:val="0"/>
                      <w:marTop w:val="0"/>
                      <w:marBottom w:val="0"/>
                      <w:divBdr>
                        <w:top w:val="none" w:sz="0" w:space="0" w:color="auto"/>
                        <w:left w:val="none" w:sz="0" w:space="0" w:color="auto"/>
                        <w:bottom w:val="none" w:sz="0" w:space="0" w:color="auto"/>
                        <w:right w:val="none" w:sz="0" w:space="0" w:color="auto"/>
                      </w:divBdr>
                    </w:div>
                  </w:divsChild>
                </w:div>
                <w:div w:id="957178973">
                  <w:marLeft w:val="0"/>
                  <w:marRight w:val="0"/>
                  <w:marTop w:val="0"/>
                  <w:marBottom w:val="0"/>
                  <w:divBdr>
                    <w:top w:val="none" w:sz="0" w:space="0" w:color="auto"/>
                    <w:left w:val="none" w:sz="0" w:space="0" w:color="auto"/>
                    <w:bottom w:val="none" w:sz="0" w:space="0" w:color="auto"/>
                    <w:right w:val="none" w:sz="0" w:space="0" w:color="auto"/>
                  </w:divBdr>
                  <w:divsChild>
                    <w:div w:id="133374239">
                      <w:marLeft w:val="0"/>
                      <w:marRight w:val="0"/>
                      <w:marTop w:val="0"/>
                      <w:marBottom w:val="0"/>
                      <w:divBdr>
                        <w:top w:val="none" w:sz="0" w:space="0" w:color="auto"/>
                        <w:left w:val="none" w:sz="0" w:space="0" w:color="auto"/>
                        <w:bottom w:val="none" w:sz="0" w:space="0" w:color="auto"/>
                        <w:right w:val="none" w:sz="0" w:space="0" w:color="auto"/>
                      </w:divBdr>
                    </w:div>
                  </w:divsChild>
                </w:div>
                <w:div w:id="957952860">
                  <w:marLeft w:val="0"/>
                  <w:marRight w:val="0"/>
                  <w:marTop w:val="0"/>
                  <w:marBottom w:val="0"/>
                  <w:divBdr>
                    <w:top w:val="none" w:sz="0" w:space="0" w:color="auto"/>
                    <w:left w:val="none" w:sz="0" w:space="0" w:color="auto"/>
                    <w:bottom w:val="none" w:sz="0" w:space="0" w:color="auto"/>
                    <w:right w:val="none" w:sz="0" w:space="0" w:color="auto"/>
                  </w:divBdr>
                  <w:divsChild>
                    <w:div w:id="999770642">
                      <w:marLeft w:val="0"/>
                      <w:marRight w:val="0"/>
                      <w:marTop w:val="0"/>
                      <w:marBottom w:val="0"/>
                      <w:divBdr>
                        <w:top w:val="none" w:sz="0" w:space="0" w:color="auto"/>
                        <w:left w:val="none" w:sz="0" w:space="0" w:color="auto"/>
                        <w:bottom w:val="none" w:sz="0" w:space="0" w:color="auto"/>
                        <w:right w:val="none" w:sz="0" w:space="0" w:color="auto"/>
                      </w:divBdr>
                    </w:div>
                  </w:divsChild>
                </w:div>
                <w:div w:id="965359033">
                  <w:marLeft w:val="0"/>
                  <w:marRight w:val="0"/>
                  <w:marTop w:val="0"/>
                  <w:marBottom w:val="0"/>
                  <w:divBdr>
                    <w:top w:val="none" w:sz="0" w:space="0" w:color="auto"/>
                    <w:left w:val="none" w:sz="0" w:space="0" w:color="auto"/>
                    <w:bottom w:val="none" w:sz="0" w:space="0" w:color="auto"/>
                    <w:right w:val="none" w:sz="0" w:space="0" w:color="auto"/>
                  </w:divBdr>
                  <w:divsChild>
                    <w:div w:id="1968855945">
                      <w:marLeft w:val="0"/>
                      <w:marRight w:val="0"/>
                      <w:marTop w:val="0"/>
                      <w:marBottom w:val="0"/>
                      <w:divBdr>
                        <w:top w:val="none" w:sz="0" w:space="0" w:color="auto"/>
                        <w:left w:val="none" w:sz="0" w:space="0" w:color="auto"/>
                        <w:bottom w:val="none" w:sz="0" w:space="0" w:color="auto"/>
                        <w:right w:val="none" w:sz="0" w:space="0" w:color="auto"/>
                      </w:divBdr>
                    </w:div>
                  </w:divsChild>
                </w:div>
                <w:div w:id="984352827">
                  <w:marLeft w:val="0"/>
                  <w:marRight w:val="0"/>
                  <w:marTop w:val="0"/>
                  <w:marBottom w:val="0"/>
                  <w:divBdr>
                    <w:top w:val="none" w:sz="0" w:space="0" w:color="auto"/>
                    <w:left w:val="none" w:sz="0" w:space="0" w:color="auto"/>
                    <w:bottom w:val="none" w:sz="0" w:space="0" w:color="auto"/>
                    <w:right w:val="none" w:sz="0" w:space="0" w:color="auto"/>
                  </w:divBdr>
                  <w:divsChild>
                    <w:div w:id="1109591238">
                      <w:marLeft w:val="0"/>
                      <w:marRight w:val="0"/>
                      <w:marTop w:val="0"/>
                      <w:marBottom w:val="0"/>
                      <w:divBdr>
                        <w:top w:val="none" w:sz="0" w:space="0" w:color="auto"/>
                        <w:left w:val="none" w:sz="0" w:space="0" w:color="auto"/>
                        <w:bottom w:val="none" w:sz="0" w:space="0" w:color="auto"/>
                        <w:right w:val="none" w:sz="0" w:space="0" w:color="auto"/>
                      </w:divBdr>
                    </w:div>
                  </w:divsChild>
                </w:div>
                <w:div w:id="988828416">
                  <w:marLeft w:val="0"/>
                  <w:marRight w:val="0"/>
                  <w:marTop w:val="0"/>
                  <w:marBottom w:val="0"/>
                  <w:divBdr>
                    <w:top w:val="none" w:sz="0" w:space="0" w:color="auto"/>
                    <w:left w:val="none" w:sz="0" w:space="0" w:color="auto"/>
                    <w:bottom w:val="none" w:sz="0" w:space="0" w:color="auto"/>
                    <w:right w:val="none" w:sz="0" w:space="0" w:color="auto"/>
                  </w:divBdr>
                  <w:divsChild>
                    <w:div w:id="799953227">
                      <w:marLeft w:val="0"/>
                      <w:marRight w:val="0"/>
                      <w:marTop w:val="0"/>
                      <w:marBottom w:val="0"/>
                      <w:divBdr>
                        <w:top w:val="none" w:sz="0" w:space="0" w:color="auto"/>
                        <w:left w:val="none" w:sz="0" w:space="0" w:color="auto"/>
                        <w:bottom w:val="none" w:sz="0" w:space="0" w:color="auto"/>
                        <w:right w:val="none" w:sz="0" w:space="0" w:color="auto"/>
                      </w:divBdr>
                    </w:div>
                  </w:divsChild>
                </w:div>
                <w:div w:id="1004937512">
                  <w:marLeft w:val="0"/>
                  <w:marRight w:val="0"/>
                  <w:marTop w:val="0"/>
                  <w:marBottom w:val="0"/>
                  <w:divBdr>
                    <w:top w:val="none" w:sz="0" w:space="0" w:color="auto"/>
                    <w:left w:val="none" w:sz="0" w:space="0" w:color="auto"/>
                    <w:bottom w:val="none" w:sz="0" w:space="0" w:color="auto"/>
                    <w:right w:val="none" w:sz="0" w:space="0" w:color="auto"/>
                  </w:divBdr>
                  <w:divsChild>
                    <w:div w:id="68189641">
                      <w:marLeft w:val="0"/>
                      <w:marRight w:val="0"/>
                      <w:marTop w:val="0"/>
                      <w:marBottom w:val="0"/>
                      <w:divBdr>
                        <w:top w:val="none" w:sz="0" w:space="0" w:color="auto"/>
                        <w:left w:val="none" w:sz="0" w:space="0" w:color="auto"/>
                        <w:bottom w:val="none" w:sz="0" w:space="0" w:color="auto"/>
                        <w:right w:val="none" w:sz="0" w:space="0" w:color="auto"/>
                      </w:divBdr>
                    </w:div>
                  </w:divsChild>
                </w:div>
                <w:div w:id="1021317192">
                  <w:marLeft w:val="0"/>
                  <w:marRight w:val="0"/>
                  <w:marTop w:val="0"/>
                  <w:marBottom w:val="0"/>
                  <w:divBdr>
                    <w:top w:val="none" w:sz="0" w:space="0" w:color="auto"/>
                    <w:left w:val="none" w:sz="0" w:space="0" w:color="auto"/>
                    <w:bottom w:val="none" w:sz="0" w:space="0" w:color="auto"/>
                    <w:right w:val="none" w:sz="0" w:space="0" w:color="auto"/>
                  </w:divBdr>
                  <w:divsChild>
                    <w:div w:id="1067074736">
                      <w:marLeft w:val="0"/>
                      <w:marRight w:val="0"/>
                      <w:marTop w:val="0"/>
                      <w:marBottom w:val="0"/>
                      <w:divBdr>
                        <w:top w:val="none" w:sz="0" w:space="0" w:color="auto"/>
                        <w:left w:val="none" w:sz="0" w:space="0" w:color="auto"/>
                        <w:bottom w:val="none" w:sz="0" w:space="0" w:color="auto"/>
                        <w:right w:val="none" w:sz="0" w:space="0" w:color="auto"/>
                      </w:divBdr>
                    </w:div>
                  </w:divsChild>
                </w:div>
                <w:div w:id="1040743436">
                  <w:marLeft w:val="0"/>
                  <w:marRight w:val="0"/>
                  <w:marTop w:val="0"/>
                  <w:marBottom w:val="0"/>
                  <w:divBdr>
                    <w:top w:val="none" w:sz="0" w:space="0" w:color="auto"/>
                    <w:left w:val="none" w:sz="0" w:space="0" w:color="auto"/>
                    <w:bottom w:val="none" w:sz="0" w:space="0" w:color="auto"/>
                    <w:right w:val="none" w:sz="0" w:space="0" w:color="auto"/>
                  </w:divBdr>
                  <w:divsChild>
                    <w:div w:id="1832911640">
                      <w:marLeft w:val="0"/>
                      <w:marRight w:val="0"/>
                      <w:marTop w:val="0"/>
                      <w:marBottom w:val="0"/>
                      <w:divBdr>
                        <w:top w:val="none" w:sz="0" w:space="0" w:color="auto"/>
                        <w:left w:val="none" w:sz="0" w:space="0" w:color="auto"/>
                        <w:bottom w:val="none" w:sz="0" w:space="0" w:color="auto"/>
                        <w:right w:val="none" w:sz="0" w:space="0" w:color="auto"/>
                      </w:divBdr>
                    </w:div>
                  </w:divsChild>
                </w:div>
                <w:div w:id="1062291281">
                  <w:marLeft w:val="0"/>
                  <w:marRight w:val="0"/>
                  <w:marTop w:val="0"/>
                  <w:marBottom w:val="0"/>
                  <w:divBdr>
                    <w:top w:val="none" w:sz="0" w:space="0" w:color="auto"/>
                    <w:left w:val="none" w:sz="0" w:space="0" w:color="auto"/>
                    <w:bottom w:val="none" w:sz="0" w:space="0" w:color="auto"/>
                    <w:right w:val="none" w:sz="0" w:space="0" w:color="auto"/>
                  </w:divBdr>
                  <w:divsChild>
                    <w:div w:id="1204754909">
                      <w:marLeft w:val="0"/>
                      <w:marRight w:val="0"/>
                      <w:marTop w:val="0"/>
                      <w:marBottom w:val="0"/>
                      <w:divBdr>
                        <w:top w:val="none" w:sz="0" w:space="0" w:color="auto"/>
                        <w:left w:val="none" w:sz="0" w:space="0" w:color="auto"/>
                        <w:bottom w:val="none" w:sz="0" w:space="0" w:color="auto"/>
                        <w:right w:val="none" w:sz="0" w:space="0" w:color="auto"/>
                      </w:divBdr>
                    </w:div>
                  </w:divsChild>
                </w:div>
                <w:div w:id="1081949655">
                  <w:marLeft w:val="0"/>
                  <w:marRight w:val="0"/>
                  <w:marTop w:val="0"/>
                  <w:marBottom w:val="0"/>
                  <w:divBdr>
                    <w:top w:val="none" w:sz="0" w:space="0" w:color="auto"/>
                    <w:left w:val="none" w:sz="0" w:space="0" w:color="auto"/>
                    <w:bottom w:val="none" w:sz="0" w:space="0" w:color="auto"/>
                    <w:right w:val="none" w:sz="0" w:space="0" w:color="auto"/>
                  </w:divBdr>
                  <w:divsChild>
                    <w:div w:id="1730834825">
                      <w:marLeft w:val="0"/>
                      <w:marRight w:val="0"/>
                      <w:marTop w:val="0"/>
                      <w:marBottom w:val="0"/>
                      <w:divBdr>
                        <w:top w:val="none" w:sz="0" w:space="0" w:color="auto"/>
                        <w:left w:val="none" w:sz="0" w:space="0" w:color="auto"/>
                        <w:bottom w:val="none" w:sz="0" w:space="0" w:color="auto"/>
                        <w:right w:val="none" w:sz="0" w:space="0" w:color="auto"/>
                      </w:divBdr>
                    </w:div>
                  </w:divsChild>
                </w:div>
                <w:div w:id="1095437450">
                  <w:marLeft w:val="0"/>
                  <w:marRight w:val="0"/>
                  <w:marTop w:val="0"/>
                  <w:marBottom w:val="0"/>
                  <w:divBdr>
                    <w:top w:val="none" w:sz="0" w:space="0" w:color="auto"/>
                    <w:left w:val="none" w:sz="0" w:space="0" w:color="auto"/>
                    <w:bottom w:val="none" w:sz="0" w:space="0" w:color="auto"/>
                    <w:right w:val="none" w:sz="0" w:space="0" w:color="auto"/>
                  </w:divBdr>
                  <w:divsChild>
                    <w:div w:id="2020235869">
                      <w:marLeft w:val="0"/>
                      <w:marRight w:val="0"/>
                      <w:marTop w:val="0"/>
                      <w:marBottom w:val="0"/>
                      <w:divBdr>
                        <w:top w:val="none" w:sz="0" w:space="0" w:color="auto"/>
                        <w:left w:val="none" w:sz="0" w:space="0" w:color="auto"/>
                        <w:bottom w:val="none" w:sz="0" w:space="0" w:color="auto"/>
                        <w:right w:val="none" w:sz="0" w:space="0" w:color="auto"/>
                      </w:divBdr>
                    </w:div>
                  </w:divsChild>
                </w:div>
                <w:div w:id="1102149075">
                  <w:marLeft w:val="0"/>
                  <w:marRight w:val="0"/>
                  <w:marTop w:val="0"/>
                  <w:marBottom w:val="0"/>
                  <w:divBdr>
                    <w:top w:val="none" w:sz="0" w:space="0" w:color="auto"/>
                    <w:left w:val="none" w:sz="0" w:space="0" w:color="auto"/>
                    <w:bottom w:val="none" w:sz="0" w:space="0" w:color="auto"/>
                    <w:right w:val="none" w:sz="0" w:space="0" w:color="auto"/>
                  </w:divBdr>
                  <w:divsChild>
                    <w:div w:id="81610642">
                      <w:marLeft w:val="0"/>
                      <w:marRight w:val="0"/>
                      <w:marTop w:val="0"/>
                      <w:marBottom w:val="0"/>
                      <w:divBdr>
                        <w:top w:val="none" w:sz="0" w:space="0" w:color="auto"/>
                        <w:left w:val="none" w:sz="0" w:space="0" w:color="auto"/>
                        <w:bottom w:val="none" w:sz="0" w:space="0" w:color="auto"/>
                        <w:right w:val="none" w:sz="0" w:space="0" w:color="auto"/>
                      </w:divBdr>
                    </w:div>
                  </w:divsChild>
                </w:div>
                <w:div w:id="1114247617">
                  <w:marLeft w:val="0"/>
                  <w:marRight w:val="0"/>
                  <w:marTop w:val="0"/>
                  <w:marBottom w:val="0"/>
                  <w:divBdr>
                    <w:top w:val="none" w:sz="0" w:space="0" w:color="auto"/>
                    <w:left w:val="none" w:sz="0" w:space="0" w:color="auto"/>
                    <w:bottom w:val="none" w:sz="0" w:space="0" w:color="auto"/>
                    <w:right w:val="none" w:sz="0" w:space="0" w:color="auto"/>
                  </w:divBdr>
                  <w:divsChild>
                    <w:div w:id="113183823">
                      <w:marLeft w:val="0"/>
                      <w:marRight w:val="0"/>
                      <w:marTop w:val="0"/>
                      <w:marBottom w:val="0"/>
                      <w:divBdr>
                        <w:top w:val="none" w:sz="0" w:space="0" w:color="auto"/>
                        <w:left w:val="none" w:sz="0" w:space="0" w:color="auto"/>
                        <w:bottom w:val="none" w:sz="0" w:space="0" w:color="auto"/>
                        <w:right w:val="none" w:sz="0" w:space="0" w:color="auto"/>
                      </w:divBdr>
                    </w:div>
                  </w:divsChild>
                </w:div>
                <w:div w:id="1130905227">
                  <w:marLeft w:val="0"/>
                  <w:marRight w:val="0"/>
                  <w:marTop w:val="0"/>
                  <w:marBottom w:val="0"/>
                  <w:divBdr>
                    <w:top w:val="none" w:sz="0" w:space="0" w:color="auto"/>
                    <w:left w:val="none" w:sz="0" w:space="0" w:color="auto"/>
                    <w:bottom w:val="none" w:sz="0" w:space="0" w:color="auto"/>
                    <w:right w:val="none" w:sz="0" w:space="0" w:color="auto"/>
                  </w:divBdr>
                  <w:divsChild>
                    <w:div w:id="814175850">
                      <w:marLeft w:val="0"/>
                      <w:marRight w:val="0"/>
                      <w:marTop w:val="0"/>
                      <w:marBottom w:val="0"/>
                      <w:divBdr>
                        <w:top w:val="none" w:sz="0" w:space="0" w:color="auto"/>
                        <w:left w:val="none" w:sz="0" w:space="0" w:color="auto"/>
                        <w:bottom w:val="none" w:sz="0" w:space="0" w:color="auto"/>
                        <w:right w:val="none" w:sz="0" w:space="0" w:color="auto"/>
                      </w:divBdr>
                    </w:div>
                  </w:divsChild>
                </w:div>
                <w:div w:id="1150055146">
                  <w:marLeft w:val="0"/>
                  <w:marRight w:val="0"/>
                  <w:marTop w:val="0"/>
                  <w:marBottom w:val="0"/>
                  <w:divBdr>
                    <w:top w:val="none" w:sz="0" w:space="0" w:color="auto"/>
                    <w:left w:val="none" w:sz="0" w:space="0" w:color="auto"/>
                    <w:bottom w:val="none" w:sz="0" w:space="0" w:color="auto"/>
                    <w:right w:val="none" w:sz="0" w:space="0" w:color="auto"/>
                  </w:divBdr>
                  <w:divsChild>
                    <w:div w:id="988172502">
                      <w:marLeft w:val="0"/>
                      <w:marRight w:val="0"/>
                      <w:marTop w:val="0"/>
                      <w:marBottom w:val="0"/>
                      <w:divBdr>
                        <w:top w:val="none" w:sz="0" w:space="0" w:color="auto"/>
                        <w:left w:val="none" w:sz="0" w:space="0" w:color="auto"/>
                        <w:bottom w:val="none" w:sz="0" w:space="0" w:color="auto"/>
                        <w:right w:val="none" w:sz="0" w:space="0" w:color="auto"/>
                      </w:divBdr>
                    </w:div>
                  </w:divsChild>
                </w:div>
                <w:div w:id="1167207956">
                  <w:marLeft w:val="0"/>
                  <w:marRight w:val="0"/>
                  <w:marTop w:val="0"/>
                  <w:marBottom w:val="0"/>
                  <w:divBdr>
                    <w:top w:val="none" w:sz="0" w:space="0" w:color="auto"/>
                    <w:left w:val="none" w:sz="0" w:space="0" w:color="auto"/>
                    <w:bottom w:val="none" w:sz="0" w:space="0" w:color="auto"/>
                    <w:right w:val="none" w:sz="0" w:space="0" w:color="auto"/>
                  </w:divBdr>
                  <w:divsChild>
                    <w:div w:id="973023200">
                      <w:marLeft w:val="0"/>
                      <w:marRight w:val="0"/>
                      <w:marTop w:val="0"/>
                      <w:marBottom w:val="0"/>
                      <w:divBdr>
                        <w:top w:val="none" w:sz="0" w:space="0" w:color="auto"/>
                        <w:left w:val="none" w:sz="0" w:space="0" w:color="auto"/>
                        <w:bottom w:val="none" w:sz="0" w:space="0" w:color="auto"/>
                        <w:right w:val="none" w:sz="0" w:space="0" w:color="auto"/>
                      </w:divBdr>
                    </w:div>
                  </w:divsChild>
                </w:div>
                <w:div w:id="1236625816">
                  <w:marLeft w:val="0"/>
                  <w:marRight w:val="0"/>
                  <w:marTop w:val="0"/>
                  <w:marBottom w:val="0"/>
                  <w:divBdr>
                    <w:top w:val="none" w:sz="0" w:space="0" w:color="auto"/>
                    <w:left w:val="none" w:sz="0" w:space="0" w:color="auto"/>
                    <w:bottom w:val="none" w:sz="0" w:space="0" w:color="auto"/>
                    <w:right w:val="none" w:sz="0" w:space="0" w:color="auto"/>
                  </w:divBdr>
                  <w:divsChild>
                    <w:div w:id="773986274">
                      <w:marLeft w:val="0"/>
                      <w:marRight w:val="0"/>
                      <w:marTop w:val="0"/>
                      <w:marBottom w:val="0"/>
                      <w:divBdr>
                        <w:top w:val="none" w:sz="0" w:space="0" w:color="auto"/>
                        <w:left w:val="none" w:sz="0" w:space="0" w:color="auto"/>
                        <w:bottom w:val="none" w:sz="0" w:space="0" w:color="auto"/>
                        <w:right w:val="none" w:sz="0" w:space="0" w:color="auto"/>
                      </w:divBdr>
                    </w:div>
                  </w:divsChild>
                </w:div>
                <w:div w:id="1248270201">
                  <w:marLeft w:val="0"/>
                  <w:marRight w:val="0"/>
                  <w:marTop w:val="0"/>
                  <w:marBottom w:val="0"/>
                  <w:divBdr>
                    <w:top w:val="none" w:sz="0" w:space="0" w:color="auto"/>
                    <w:left w:val="none" w:sz="0" w:space="0" w:color="auto"/>
                    <w:bottom w:val="none" w:sz="0" w:space="0" w:color="auto"/>
                    <w:right w:val="none" w:sz="0" w:space="0" w:color="auto"/>
                  </w:divBdr>
                  <w:divsChild>
                    <w:div w:id="1197738637">
                      <w:marLeft w:val="0"/>
                      <w:marRight w:val="0"/>
                      <w:marTop w:val="0"/>
                      <w:marBottom w:val="0"/>
                      <w:divBdr>
                        <w:top w:val="none" w:sz="0" w:space="0" w:color="auto"/>
                        <w:left w:val="none" w:sz="0" w:space="0" w:color="auto"/>
                        <w:bottom w:val="none" w:sz="0" w:space="0" w:color="auto"/>
                        <w:right w:val="none" w:sz="0" w:space="0" w:color="auto"/>
                      </w:divBdr>
                    </w:div>
                  </w:divsChild>
                </w:div>
                <w:div w:id="1321345404">
                  <w:marLeft w:val="0"/>
                  <w:marRight w:val="0"/>
                  <w:marTop w:val="0"/>
                  <w:marBottom w:val="0"/>
                  <w:divBdr>
                    <w:top w:val="none" w:sz="0" w:space="0" w:color="auto"/>
                    <w:left w:val="none" w:sz="0" w:space="0" w:color="auto"/>
                    <w:bottom w:val="none" w:sz="0" w:space="0" w:color="auto"/>
                    <w:right w:val="none" w:sz="0" w:space="0" w:color="auto"/>
                  </w:divBdr>
                  <w:divsChild>
                    <w:div w:id="2008363400">
                      <w:marLeft w:val="0"/>
                      <w:marRight w:val="0"/>
                      <w:marTop w:val="0"/>
                      <w:marBottom w:val="0"/>
                      <w:divBdr>
                        <w:top w:val="none" w:sz="0" w:space="0" w:color="auto"/>
                        <w:left w:val="none" w:sz="0" w:space="0" w:color="auto"/>
                        <w:bottom w:val="none" w:sz="0" w:space="0" w:color="auto"/>
                        <w:right w:val="none" w:sz="0" w:space="0" w:color="auto"/>
                      </w:divBdr>
                    </w:div>
                  </w:divsChild>
                </w:div>
                <w:div w:id="1350136761">
                  <w:marLeft w:val="0"/>
                  <w:marRight w:val="0"/>
                  <w:marTop w:val="0"/>
                  <w:marBottom w:val="0"/>
                  <w:divBdr>
                    <w:top w:val="none" w:sz="0" w:space="0" w:color="auto"/>
                    <w:left w:val="none" w:sz="0" w:space="0" w:color="auto"/>
                    <w:bottom w:val="none" w:sz="0" w:space="0" w:color="auto"/>
                    <w:right w:val="none" w:sz="0" w:space="0" w:color="auto"/>
                  </w:divBdr>
                  <w:divsChild>
                    <w:div w:id="1658219536">
                      <w:marLeft w:val="0"/>
                      <w:marRight w:val="0"/>
                      <w:marTop w:val="0"/>
                      <w:marBottom w:val="0"/>
                      <w:divBdr>
                        <w:top w:val="none" w:sz="0" w:space="0" w:color="auto"/>
                        <w:left w:val="none" w:sz="0" w:space="0" w:color="auto"/>
                        <w:bottom w:val="none" w:sz="0" w:space="0" w:color="auto"/>
                        <w:right w:val="none" w:sz="0" w:space="0" w:color="auto"/>
                      </w:divBdr>
                    </w:div>
                  </w:divsChild>
                </w:div>
                <w:div w:id="1350179531">
                  <w:marLeft w:val="0"/>
                  <w:marRight w:val="0"/>
                  <w:marTop w:val="0"/>
                  <w:marBottom w:val="0"/>
                  <w:divBdr>
                    <w:top w:val="none" w:sz="0" w:space="0" w:color="auto"/>
                    <w:left w:val="none" w:sz="0" w:space="0" w:color="auto"/>
                    <w:bottom w:val="none" w:sz="0" w:space="0" w:color="auto"/>
                    <w:right w:val="none" w:sz="0" w:space="0" w:color="auto"/>
                  </w:divBdr>
                  <w:divsChild>
                    <w:div w:id="644892732">
                      <w:marLeft w:val="0"/>
                      <w:marRight w:val="0"/>
                      <w:marTop w:val="0"/>
                      <w:marBottom w:val="0"/>
                      <w:divBdr>
                        <w:top w:val="none" w:sz="0" w:space="0" w:color="auto"/>
                        <w:left w:val="none" w:sz="0" w:space="0" w:color="auto"/>
                        <w:bottom w:val="none" w:sz="0" w:space="0" w:color="auto"/>
                        <w:right w:val="none" w:sz="0" w:space="0" w:color="auto"/>
                      </w:divBdr>
                    </w:div>
                  </w:divsChild>
                </w:div>
                <w:div w:id="1377269787">
                  <w:marLeft w:val="0"/>
                  <w:marRight w:val="0"/>
                  <w:marTop w:val="0"/>
                  <w:marBottom w:val="0"/>
                  <w:divBdr>
                    <w:top w:val="none" w:sz="0" w:space="0" w:color="auto"/>
                    <w:left w:val="none" w:sz="0" w:space="0" w:color="auto"/>
                    <w:bottom w:val="none" w:sz="0" w:space="0" w:color="auto"/>
                    <w:right w:val="none" w:sz="0" w:space="0" w:color="auto"/>
                  </w:divBdr>
                  <w:divsChild>
                    <w:div w:id="1955476025">
                      <w:marLeft w:val="0"/>
                      <w:marRight w:val="0"/>
                      <w:marTop w:val="0"/>
                      <w:marBottom w:val="0"/>
                      <w:divBdr>
                        <w:top w:val="none" w:sz="0" w:space="0" w:color="auto"/>
                        <w:left w:val="none" w:sz="0" w:space="0" w:color="auto"/>
                        <w:bottom w:val="none" w:sz="0" w:space="0" w:color="auto"/>
                        <w:right w:val="none" w:sz="0" w:space="0" w:color="auto"/>
                      </w:divBdr>
                    </w:div>
                  </w:divsChild>
                </w:div>
                <w:div w:id="1395349097">
                  <w:marLeft w:val="0"/>
                  <w:marRight w:val="0"/>
                  <w:marTop w:val="0"/>
                  <w:marBottom w:val="0"/>
                  <w:divBdr>
                    <w:top w:val="none" w:sz="0" w:space="0" w:color="auto"/>
                    <w:left w:val="none" w:sz="0" w:space="0" w:color="auto"/>
                    <w:bottom w:val="none" w:sz="0" w:space="0" w:color="auto"/>
                    <w:right w:val="none" w:sz="0" w:space="0" w:color="auto"/>
                  </w:divBdr>
                  <w:divsChild>
                    <w:div w:id="1484738871">
                      <w:marLeft w:val="0"/>
                      <w:marRight w:val="0"/>
                      <w:marTop w:val="0"/>
                      <w:marBottom w:val="0"/>
                      <w:divBdr>
                        <w:top w:val="none" w:sz="0" w:space="0" w:color="auto"/>
                        <w:left w:val="none" w:sz="0" w:space="0" w:color="auto"/>
                        <w:bottom w:val="none" w:sz="0" w:space="0" w:color="auto"/>
                        <w:right w:val="none" w:sz="0" w:space="0" w:color="auto"/>
                      </w:divBdr>
                    </w:div>
                  </w:divsChild>
                </w:div>
                <w:div w:id="1406881801">
                  <w:marLeft w:val="0"/>
                  <w:marRight w:val="0"/>
                  <w:marTop w:val="0"/>
                  <w:marBottom w:val="0"/>
                  <w:divBdr>
                    <w:top w:val="none" w:sz="0" w:space="0" w:color="auto"/>
                    <w:left w:val="none" w:sz="0" w:space="0" w:color="auto"/>
                    <w:bottom w:val="none" w:sz="0" w:space="0" w:color="auto"/>
                    <w:right w:val="none" w:sz="0" w:space="0" w:color="auto"/>
                  </w:divBdr>
                  <w:divsChild>
                    <w:div w:id="1788357010">
                      <w:marLeft w:val="0"/>
                      <w:marRight w:val="0"/>
                      <w:marTop w:val="0"/>
                      <w:marBottom w:val="0"/>
                      <w:divBdr>
                        <w:top w:val="none" w:sz="0" w:space="0" w:color="auto"/>
                        <w:left w:val="none" w:sz="0" w:space="0" w:color="auto"/>
                        <w:bottom w:val="none" w:sz="0" w:space="0" w:color="auto"/>
                        <w:right w:val="none" w:sz="0" w:space="0" w:color="auto"/>
                      </w:divBdr>
                    </w:div>
                  </w:divsChild>
                </w:div>
                <w:div w:id="1407731003">
                  <w:marLeft w:val="0"/>
                  <w:marRight w:val="0"/>
                  <w:marTop w:val="0"/>
                  <w:marBottom w:val="0"/>
                  <w:divBdr>
                    <w:top w:val="none" w:sz="0" w:space="0" w:color="auto"/>
                    <w:left w:val="none" w:sz="0" w:space="0" w:color="auto"/>
                    <w:bottom w:val="none" w:sz="0" w:space="0" w:color="auto"/>
                    <w:right w:val="none" w:sz="0" w:space="0" w:color="auto"/>
                  </w:divBdr>
                  <w:divsChild>
                    <w:div w:id="1599632264">
                      <w:marLeft w:val="0"/>
                      <w:marRight w:val="0"/>
                      <w:marTop w:val="0"/>
                      <w:marBottom w:val="0"/>
                      <w:divBdr>
                        <w:top w:val="none" w:sz="0" w:space="0" w:color="auto"/>
                        <w:left w:val="none" w:sz="0" w:space="0" w:color="auto"/>
                        <w:bottom w:val="none" w:sz="0" w:space="0" w:color="auto"/>
                        <w:right w:val="none" w:sz="0" w:space="0" w:color="auto"/>
                      </w:divBdr>
                    </w:div>
                  </w:divsChild>
                </w:div>
                <w:div w:id="1433668936">
                  <w:marLeft w:val="0"/>
                  <w:marRight w:val="0"/>
                  <w:marTop w:val="0"/>
                  <w:marBottom w:val="0"/>
                  <w:divBdr>
                    <w:top w:val="none" w:sz="0" w:space="0" w:color="auto"/>
                    <w:left w:val="none" w:sz="0" w:space="0" w:color="auto"/>
                    <w:bottom w:val="none" w:sz="0" w:space="0" w:color="auto"/>
                    <w:right w:val="none" w:sz="0" w:space="0" w:color="auto"/>
                  </w:divBdr>
                  <w:divsChild>
                    <w:div w:id="920598380">
                      <w:marLeft w:val="0"/>
                      <w:marRight w:val="0"/>
                      <w:marTop w:val="0"/>
                      <w:marBottom w:val="0"/>
                      <w:divBdr>
                        <w:top w:val="none" w:sz="0" w:space="0" w:color="auto"/>
                        <w:left w:val="none" w:sz="0" w:space="0" w:color="auto"/>
                        <w:bottom w:val="none" w:sz="0" w:space="0" w:color="auto"/>
                        <w:right w:val="none" w:sz="0" w:space="0" w:color="auto"/>
                      </w:divBdr>
                    </w:div>
                  </w:divsChild>
                </w:div>
                <w:div w:id="1470629636">
                  <w:marLeft w:val="0"/>
                  <w:marRight w:val="0"/>
                  <w:marTop w:val="0"/>
                  <w:marBottom w:val="0"/>
                  <w:divBdr>
                    <w:top w:val="none" w:sz="0" w:space="0" w:color="auto"/>
                    <w:left w:val="none" w:sz="0" w:space="0" w:color="auto"/>
                    <w:bottom w:val="none" w:sz="0" w:space="0" w:color="auto"/>
                    <w:right w:val="none" w:sz="0" w:space="0" w:color="auto"/>
                  </w:divBdr>
                  <w:divsChild>
                    <w:div w:id="1273512730">
                      <w:marLeft w:val="0"/>
                      <w:marRight w:val="0"/>
                      <w:marTop w:val="0"/>
                      <w:marBottom w:val="0"/>
                      <w:divBdr>
                        <w:top w:val="none" w:sz="0" w:space="0" w:color="auto"/>
                        <w:left w:val="none" w:sz="0" w:space="0" w:color="auto"/>
                        <w:bottom w:val="none" w:sz="0" w:space="0" w:color="auto"/>
                        <w:right w:val="none" w:sz="0" w:space="0" w:color="auto"/>
                      </w:divBdr>
                    </w:div>
                  </w:divsChild>
                </w:div>
                <w:div w:id="1471168820">
                  <w:marLeft w:val="0"/>
                  <w:marRight w:val="0"/>
                  <w:marTop w:val="0"/>
                  <w:marBottom w:val="0"/>
                  <w:divBdr>
                    <w:top w:val="none" w:sz="0" w:space="0" w:color="auto"/>
                    <w:left w:val="none" w:sz="0" w:space="0" w:color="auto"/>
                    <w:bottom w:val="none" w:sz="0" w:space="0" w:color="auto"/>
                    <w:right w:val="none" w:sz="0" w:space="0" w:color="auto"/>
                  </w:divBdr>
                  <w:divsChild>
                    <w:div w:id="1872761526">
                      <w:marLeft w:val="0"/>
                      <w:marRight w:val="0"/>
                      <w:marTop w:val="0"/>
                      <w:marBottom w:val="0"/>
                      <w:divBdr>
                        <w:top w:val="none" w:sz="0" w:space="0" w:color="auto"/>
                        <w:left w:val="none" w:sz="0" w:space="0" w:color="auto"/>
                        <w:bottom w:val="none" w:sz="0" w:space="0" w:color="auto"/>
                        <w:right w:val="none" w:sz="0" w:space="0" w:color="auto"/>
                      </w:divBdr>
                    </w:div>
                  </w:divsChild>
                </w:div>
                <w:div w:id="1554389297">
                  <w:marLeft w:val="0"/>
                  <w:marRight w:val="0"/>
                  <w:marTop w:val="0"/>
                  <w:marBottom w:val="0"/>
                  <w:divBdr>
                    <w:top w:val="none" w:sz="0" w:space="0" w:color="auto"/>
                    <w:left w:val="none" w:sz="0" w:space="0" w:color="auto"/>
                    <w:bottom w:val="none" w:sz="0" w:space="0" w:color="auto"/>
                    <w:right w:val="none" w:sz="0" w:space="0" w:color="auto"/>
                  </w:divBdr>
                  <w:divsChild>
                    <w:div w:id="270093546">
                      <w:marLeft w:val="0"/>
                      <w:marRight w:val="0"/>
                      <w:marTop w:val="0"/>
                      <w:marBottom w:val="0"/>
                      <w:divBdr>
                        <w:top w:val="none" w:sz="0" w:space="0" w:color="auto"/>
                        <w:left w:val="none" w:sz="0" w:space="0" w:color="auto"/>
                        <w:bottom w:val="none" w:sz="0" w:space="0" w:color="auto"/>
                        <w:right w:val="none" w:sz="0" w:space="0" w:color="auto"/>
                      </w:divBdr>
                    </w:div>
                  </w:divsChild>
                </w:div>
                <w:div w:id="1567258001">
                  <w:marLeft w:val="0"/>
                  <w:marRight w:val="0"/>
                  <w:marTop w:val="0"/>
                  <w:marBottom w:val="0"/>
                  <w:divBdr>
                    <w:top w:val="none" w:sz="0" w:space="0" w:color="auto"/>
                    <w:left w:val="none" w:sz="0" w:space="0" w:color="auto"/>
                    <w:bottom w:val="none" w:sz="0" w:space="0" w:color="auto"/>
                    <w:right w:val="none" w:sz="0" w:space="0" w:color="auto"/>
                  </w:divBdr>
                  <w:divsChild>
                    <w:div w:id="1498155988">
                      <w:marLeft w:val="0"/>
                      <w:marRight w:val="0"/>
                      <w:marTop w:val="0"/>
                      <w:marBottom w:val="0"/>
                      <w:divBdr>
                        <w:top w:val="none" w:sz="0" w:space="0" w:color="auto"/>
                        <w:left w:val="none" w:sz="0" w:space="0" w:color="auto"/>
                        <w:bottom w:val="none" w:sz="0" w:space="0" w:color="auto"/>
                        <w:right w:val="none" w:sz="0" w:space="0" w:color="auto"/>
                      </w:divBdr>
                    </w:div>
                  </w:divsChild>
                </w:div>
                <w:div w:id="1590844557">
                  <w:marLeft w:val="0"/>
                  <w:marRight w:val="0"/>
                  <w:marTop w:val="0"/>
                  <w:marBottom w:val="0"/>
                  <w:divBdr>
                    <w:top w:val="none" w:sz="0" w:space="0" w:color="auto"/>
                    <w:left w:val="none" w:sz="0" w:space="0" w:color="auto"/>
                    <w:bottom w:val="none" w:sz="0" w:space="0" w:color="auto"/>
                    <w:right w:val="none" w:sz="0" w:space="0" w:color="auto"/>
                  </w:divBdr>
                  <w:divsChild>
                    <w:div w:id="1075517968">
                      <w:marLeft w:val="0"/>
                      <w:marRight w:val="0"/>
                      <w:marTop w:val="0"/>
                      <w:marBottom w:val="0"/>
                      <w:divBdr>
                        <w:top w:val="none" w:sz="0" w:space="0" w:color="auto"/>
                        <w:left w:val="none" w:sz="0" w:space="0" w:color="auto"/>
                        <w:bottom w:val="none" w:sz="0" w:space="0" w:color="auto"/>
                        <w:right w:val="none" w:sz="0" w:space="0" w:color="auto"/>
                      </w:divBdr>
                    </w:div>
                  </w:divsChild>
                </w:div>
                <w:div w:id="1613855495">
                  <w:marLeft w:val="0"/>
                  <w:marRight w:val="0"/>
                  <w:marTop w:val="0"/>
                  <w:marBottom w:val="0"/>
                  <w:divBdr>
                    <w:top w:val="none" w:sz="0" w:space="0" w:color="auto"/>
                    <w:left w:val="none" w:sz="0" w:space="0" w:color="auto"/>
                    <w:bottom w:val="none" w:sz="0" w:space="0" w:color="auto"/>
                    <w:right w:val="none" w:sz="0" w:space="0" w:color="auto"/>
                  </w:divBdr>
                  <w:divsChild>
                    <w:div w:id="731004845">
                      <w:marLeft w:val="0"/>
                      <w:marRight w:val="0"/>
                      <w:marTop w:val="0"/>
                      <w:marBottom w:val="0"/>
                      <w:divBdr>
                        <w:top w:val="none" w:sz="0" w:space="0" w:color="auto"/>
                        <w:left w:val="none" w:sz="0" w:space="0" w:color="auto"/>
                        <w:bottom w:val="none" w:sz="0" w:space="0" w:color="auto"/>
                        <w:right w:val="none" w:sz="0" w:space="0" w:color="auto"/>
                      </w:divBdr>
                    </w:div>
                  </w:divsChild>
                </w:div>
                <w:div w:id="1632859213">
                  <w:marLeft w:val="0"/>
                  <w:marRight w:val="0"/>
                  <w:marTop w:val="0"/>
                  <w:marBottom w:val="0"/>
                  <w:divBdr>
                    <w:top w:val="none" w:sz="0" w:space="0" w:color="auto"/>
                    <w:left w:val="none" w:sz="0" w:space="0" w:color="auto"/>
                    <w:bottom w:val="none" w:sz="0" w:space="0" w:color="auto"/>
                    <w:right w:val="none" w:sz="0" w:space="0" w:color="auto"/>
                  </w:divBdr>
                  <w:divsChild>
                    <w:div w:id="1807503592">
                      <w:marLeft w:val="0"/>
                      <w:marRight w:val="0"/>
                      <w:marTop w:val="0"/>
                      <w:marBottom w:val="0"/>
                      <w:divBdr>
                        <w:top w:val="none" w:sz="0" w:space="0" w:color="auto"/>
                        <w:left w:val="none" w:sz="0" w:space="0" w:color="auto"/>
                        <w:bottom w:val="none" w:sz="0" w:space="0" w:color="auto"/>
                        <w:right w:val="none" w:sz="0" w:space="0" w:color="auto"/>
                      </w:divBdr>
                    </w:div>
                  </w:divsChild>
                </w:div>
                <w:div w:id="1638795499">
                  <w:marLeft w:val="0"/>
                  <w:marRight w:val="0"/>
                  <w:marTop w:val="0"/>
                  <w:marBottom w:val="0"/>
                  <w:divBdr>
                    <w:top w:val="none" w:sz="0" w:space="0" w:color="auto"/>
                    <w:left w:val="none" w:sz="0" w:space="0" w:color="auto"/>
                    <w:bottom w:val="none" w:sz="0" w:space="0" w:color="auto"/>
                    <w:right w:val="none" w:sz="0" w:space="0" w:color="auto"/>
                  </w:divBdr>
                  <w:divsChild>
                    <w:div w:id="212545025">
                      <w:marLeft w:val="0"/>
                      <w:marRight w:val="0"/>
                      <w:marTop w:val="0"/>
                      <w:marBottom w:val="0"/>
                      <w:divBdr>
                        <w:top w:val="none" w:sz="0" w:space="0" w:color="auto"/>
                        <w:left w:val="none" w:sz="0" w:space="0" w:color="auto"/>
                        <w:bottom w:val="none" w:sz="0" w:space="0" w:color="auto"/>
                        <w:right w:val="none" w:sz="0" w:space="0" w:color="auto"/>
                      </w:divBdr>
                    </w:div>
                  </w:divsChild>
                </w:div>
                <w:div w:id="1676687015">
                  <w:marLeft w:val="0"/>
                  <w:marRight w:val="0"/>
                  <w:marTop w:val="0"/>
                  <w:marBottom w:val="0"/>
                  <w:divBdr>
                    <w:top w:val="none" w:sz="0" w:space="0" w:color="auto"/>
                    <w:left w:val="none" w:sz="0" w:space="0" w:color="auto"/>
                    <w:bottom w:val="none" w:sz="0" w:space="0" w:color="auto"/>
                    <w:right w:val="none" w:sz="0" w:space="0" w:color="auto"/>
                  </w:divBdr>
                  <w:divsChild>
                    <w:div w:id="1916164532">
                      <w:marLeft w:val="0"/>
                      <w:marRight w:val="0"/>
                      <w:marTop w:val="0"/>
                      <w:marBottom w:val="0"/>
                      <w:divBdr>
                        <w:top w:val="none" w:sz="0" w:space="0" w:color="auto"/>
                        <w:left w:val="none" w:sz="0" w:space="0" w:color="auto"/>
                        <w:bottom w:val="none" w:sz="0" w:space="0" w:color="auto"/>
                        <w:right w:val="none" w:sz="0" w:space="0" w:color="auto"/>
                      </w:divBdr>
                    </w:div>
                  </w:divsChild>
                </w:div>
                <w:div w:id="1679379877">
                  <w:marLeft w:val="0"/>
                  <w:marRight w:val="0"/>
                  <w:marTop w:val="0"/>
                  <w:marBottom w:val="0"/>
                  <w:divBdr>
                    <w:top w:val="none" w:sz="0" w:space="0" w:color="auto"/>
                    <w:left w:val="none" w:sz="0" w:space="0" w:color="auto"/>
                    <w:bottom w:val="none" w:sz="0" w:space="0" w:color="auto"/>
                    <w:right w:val="none" w:sz="0" w:space="0" w:color="auto"/>
                  </w:divBdr>
                  <w:divsChild>
                    <w:div w:id="1779983786">
                      <w:marLeft w:val="0"/>
                      <w:marRight w:val="0"/>
                      <w:marTop w:val="0"/>
                      <w:marBottom w:val="0"/>
                      <w:divBdr>
                        <w:top w:val="none" w:sz="0" w:space="0" w:color="auto"/>
                        <w:left w:val="none" w:sz="0" w:space="0" w:color="auto"/>
                        <w:bottom w:val="none" w:sz="0" w:space="0" w:color="auto"/>
                        <w:right w:val="none" w:sz="0" w:space="0" w:color="auto"/>
                      </w:divBdr>
                    </w:div>
                  </w:divsChild>
                </w:div>
                <w:div w:id="1695574021">
                  <w:marLeft w:val="0"/>
                  <w:marRight w:val="0"/>
                  <w:marTop w:val="0"/>
                  <w:marBottom w:val="0"/>
                  <w:divBdr>
                    <w:top w:val="none" w:sz="0" w:space="0" w:color="auto"/>
                    <w:left w:val="none" w:sz="0" w:space="0" w:color="auto"/>
                    <w:bottom w:val="none" w:sz="0" w:space="0" w:color="auto"/>
                    <w:right w:val="none" w:sz="0" w:space="0" w:color="auto"/>
                  </w:divBdr>
                  <w:divsChild>
                    <w:div w:id="457380364">
                      <w:marLeft w:val="0"/>
                      <w:marRight w:val="0"/>
                      <w:marTop w:val="0"/>
                      <w:marBottom w:val="0"/>
                      <w:divBdr>
                        <w:top w:val="none" w:sz="0" w:space="0" w:color="auto"/>
                        <w:left w:val="none" w:sz="0" w:space="0" w:color="auto"/>
                        <w:bottom w:val="none" w:sz="0" w:space="0" w:color="auto"/>
                        <w:right w:val="none" w:sz="0" w:space="0" w:color="auto"/>
                      </w:divBdr>
                    </w:div>
                  </w:divsChild>
                </w:div>
                <w:div w:id="1785539992">
                  <w:marLeft w:val="0"/>
                  <w:marRight w:val="0"/>
                  <w:marTop w:val="0"/>
                  <w:marBottom w:val="0"/>
                  <w:divBdr>
                    <w:top w:val="none" w:sz="0" w:space="0" w:color="auto"/>
                    <w:left w:val="none" w:sz="0" w:space="0" w:color="auto"/>
                    <w:bottom w:val="none" w:sz="0" w:space="0" w:color="auto"/>
                    <w:right w:val="none" w:sz="0" w:space="0" w:color="auto"/>
                  </w:divBdr>
                  <w:divsChild>
                    <w:div w:id="974679187">
                      <w:marLeft w:val="0"/>
                      <w:marRight w:val="0"/>
                      <w:marTop w:val="0"/>
                      <w:marBottom w:val="0"/>
                      <w:divBdr>
                        <w:top w:val="none" w:sz="0" w:space="0" w:color="auto"/>
                        <w:left w:val="none" w:sz="0" w:space="0" w:color="auto"/>
                        <w:bottom w:val="none" w:sz="0" w:space="0" w:color="auto"/>
                        <w:right w:val="none" w:sz="0" w:space="0" w:color="auto"/>
                      </w:divBdr>
                    </w:div>
                  </w:divsChild>
                </w:div>
                <w:div w:id="1787771891">
                  <w:marLeft w:val="0"/>
                  <w:marRight w:val="0"/>
                  <w:marTop w:val="0"/>
                  <w:marBottom w:val="0"/>
                  <w:divBdr>
                    <w:top w:val="none" w:sz="0" w:space="0" w:color="auto"/>
                    <w:left w:val="none" w:sz="0" w:space="0" w:color="auto"/>
                    <w:bottom w:val="none" w:sz="0" w:space="0" w:color="auto"/>
                    <w:right w:val="none" w:sz="0" w:space="0" w:color="auto"/>
                  </w:divBdr>
                  <w:divsChild>
                    <w:div w:id="1603101736">
                      <w:marLeft w:val="0"/>
                      <w:marRight w:val="0"/>
                      <w:marTop w:val="0"/>
                      <w:marBottom w:val="0"/>
                      <w:divBdr>
                        <w:top w:val="none" w:sz="0" w:space="0" w:color="auto"/>
                        <w:left w:val="none" w:sz="0" w:space="0" w:color="auto"/>
                        <w:bottom w:val="none" w:sz="0" w:space="0" w:color="auto"/>
                        <w:right w:val="none" w:sz="0" w:space="0" w:color="auto"/>
                      </w:divBdr>
                    </w:div>
                  </w:divsChild>
                </w:div>
                <w:div w:id="1856454182">
                  <w:marLeft w:val="0"/>
                  <w:marRight w:val="0"/>
                  <w:marTop w:val="0"/>
                  <w:marBottom w:val="0"/>
                  <w:divBdr>
                    <w:top w:val="none" w:sz="0" w:space="0" w:color="auto"/>
                    <w:left w:val="none" w:sz="0" w:space="0" w:color="auto"/>
                    <w:bottom w:val="none" w:sz="0" w:space="0" w:color="auto"/>
                    <w:right w:val="none" w:sz="0" w:space="0" w:color="auto"/>
                  </w:divBdr>
                  <w:divsChild>
                    <w:div w:id="639846555">
                      <w:marLeft w:val="0"/>
                      <w:marRight w:val="0"/>
                      <w:marTop w:val="0"/>
                      <w:marBottom w:val="0"/>
                      <w:divBdr>
                        <w:top w:val="none" w:sz="0" w:space="0" w:color="auto"/>
                        <w:left w:val="none" w:sz="0" w:space="0" w:color="auto"/>
                        <w:bottom w:val="none" w:sz="0" w:space="0" w:color="auto"/>
                        <w:right w:val="none" w:sz="0" w:space="0" w:color="auto"/>
                      </w:divBdr>
                    </w:div>
                  </w:divsChild>
                </w:div>
                <w:div w:id="1890460112">
                  <w:marLeft w:val="0"/>
                  <w:marRight w:val="0"/>
                  <w:marTop w:val="0"/>
                  <w:marBottom w:val="0"/>
                  <w:divBdr>
                    <w:top w:val="none" w:sz="0" w:space="0" w:color="auto"/>
                    <w:left w:val="none" w:sz="0" w:space="0" w:color="auto"/>
                    <w:bottom w:val="none" w:sz="0" w:space="0" w:color="auto"/>
                    <w:right w:val="none" w:sz="0" w:space="0" w:color="auto"/>
                  </w:divBdr>
                  <w:divsChild>
                    <w:div w:id="1622802888">
                      <w:marLeft w:val="0"/>
                      <w:marRight w:val="0"/>
                      <w:marTop w:val="0"/>
                      <w:marBottom w:val="0"/>
                      <w:divBdr>
                        <w:top w:val="none" w:sz="0" w:space="0" w:color="auto"/>
                        <w:left w:val="none" w:sz="0" w:space="0" w:color="auto"/>
                        <w:bottom w:val="none" w:sz="0" w:space="0" w:color="auto"/>
                        <w:right w:val="none" w:sz="0" w:space="0" w:color="auto"/>
                      </w:divBdr>
                    </w:div>
                  </w:divsChild>
                </w:div>
                <w:div w:id="1904173058">
                  <w:marLeft w:val="0"/>
                  <w:marRight w:val="0"/>
                  <w:marTop w:val="0"/>
                  <w:marBottom w:val="0"/>
                  <w:divBdr>
                    <w:top w:val="none" w:sz="0" w:space="0" w:color="auto"/>
                    <w:left w:val="none" w:sz="0" w:space="0" w:color="auto"/>
                    <w:bottom w:val="none" w:sz="0" w:space="0" w:color="auto"/>
                    <w:right w:val="none" w:sz="0" w:space="0" w:color="auto"/>
                  </w:divBdr>
                  <w:divsChild>
                    <w:div w:id="1460343669">
                      <w:marLeft w:val="0"/>
                      <w:marRight w:val="0"/>
                      <w:marTop w:val="0"/>
                      <w:marBottom w:val="0"/>
                      <w:divBdr>
                        <w:top w:val="none" w:sz="0" w:space="0" w:color="auto"/>
                        <w:left w:val="none" w:sz="0" w:space="0" w:color="auto"/>
                        <w:bottom w:val="none" w:sz="0" w:space="0" w:color="auto"/>
                        <w:right w:val="none" w:sz="0" w:space="0" w:color="auto"/>
                      </w:divBdr>
                    </w:div>
                  </w:divsChild>
                </w:div>
                <w:div w:id="1924025742">
                  <w:marLeft w:val="0"/>
                  <w:marRight w:val="0"/>
                  <w:marTop w:val="0"/>
                  <w:marBottom w:val="0"/>
                  <w:divBdr>
                    <w:top w:val="none" w:sz="0" w:space="0" w:color="auto"/>
                    <w:left w:val="none" w:sz="0" w:space="0" w:color="auto"/>
                    <w:bottom w:val="none" w:sz="0" w:space="0" w:color="auto"/>
                    <w:right w:val="none" w:sz="0" w:space="0" w:color="auto"/>
                  </w:divBdr>
                  <w:divsChild>
                    <w:div w:id="1469979376">
                      <w:marLeft w:val="0"/>
                      <w:marRight w:val="0"/>
                      <w:marTop w:val="0"/>
                      <w:marBottom w:val="0"/>
                      <w:divBdr>
                        <w:top w:val="none" w:sz="0" w:space="0" w:color="auto"/>
                        <w:left w:val="none" w:sz="0" w:space="0" w:color="auto"/>
                        <w:bottom w:val="none" w:sz="0" w:space="0" w:color="auto"/>
                        <w:right w:val="none" w:sz="0" w:space="0" w:color="auto"/>
                      </w:divBdr>
                    </w:div>
                  </w:divsChild>
                </w:div>
                <w:div w:id="1929076015">
                  <w:marLeft w:val="0"/>
                  <w:marRight w:val="0"/>
                  <w:marTop w:val="0"/>
                  <w:marBottom w:val="0"/>
                  <w:divBdr>
                    <w:top w:val="none" w:sz="0" w:space="0" w:color="auto"/>
                    <w:left w:val="none" w:sz="0" w:space="0" w:color="auto"/>
                    <w:bottom w:val="none" w:sz="0" w:space="0" w:color="auto"/>
                    <w:right w:val="none" w:sz="0" w:space="0" w:color="auto"/>
                  </w:divBdr>
                  <w:divsChild>
                    <w:div w:id="1948925742">
                      <w:marLeft w:val="0"/>
                      <w:marRight w:val="0"/>
                      <w:marTop w:val="0"/>
                      <w:marBottom w:val="0"/>
                      <w:divBdr>
                        <w:top w:val="none" w:sz="0" w:space="0" w:color="auto"/>
                        <w:left w:val="none" w:sz="0" w:space="0" w:color="auto"/>
                        <w:bottom w:val="none" w:sz="0" w:space="0" w:color="auto"/>
                        <w:right w:val="none" w:sz="0" w:space="0" w:color="auto"/>
                      </w:divBdr>
                    </w:div>
                  </w:divsChild>
                </w:div>
                <w:div w:id="1953323922">
                  <w:marLeft w:val="0"/>
                  <w:marRight w:val="0"/>
                  <w:marTop w:val="0"/>
                  <w:marBottom w:val="0"/>
                  <w:divBdr>
                    <w:top w:val="none" w:sz="0" w:space="0" w:color="auto"/>
                    <w:left w:val="none" w:sz="0" w:space="0" w:color="auto"/>
                    <w:bottom w:val="none" w:sz="0" w:space="0" w:color="auto"/>
                    <w:right w:val="none" w:sz="0" w:space="0" w:color="auto"/>
                  </w:divBdr>
                  <w:divsChild>
                    <w:div w:id="1266157565">
                      <w:marLeft w:val="0"/>
                      <w:marRight w:val="0"/>
                      <w:marTop w:val="0"/>
                      <w:marBottom w:val="0"/>
                      <w:divBdr>
                        <w:top w:val="none" w:sz="0" w:space="0" w:color="auto"/>
                        <w:left w:val="none" w:sz="0" w:space="0" w:color="auto"/>
                        <w:bottom w:val="none" w:sz="0" w:space="0" w:color="auto"/>
                        <w:right w:val="none" w:sz="0" w:space="0" w:color="auto"/>
                      </w:divBdr>
                    </w:div>
                  </w:divsChild>
                </w:div>
                <w:div w:id="1962878167">
                  <w:marLeft w:val="0"/>
                  <w:marRight w:val="0"/>
                  <w:marTop w:val="0"/>
                  <w:marBottom w:val="0"/>
                  <w:divBdr>
                    <w:top w:val="none" w:sz="0" w:space="0" w:color="auto"/>
                    <w:left w:val="none" w:sz="0" w:space="0" w:color="auto"/>
                    <w:bottom w:val="none" w:sz="0" w:space="0" w:color="auto"/>
                    <w:right w:val="none" w:sz="0" w:space="0" w:color="auto"/>
                  </w:divBdr>
                  <w:divsChild>
                    <w:div w:id="1842817243">
                      <w:marLeft w:val="0"/>
                      <w:marRight w:val="0"/>
                      <w:marTop w:val="0"/>
                      <w:marBottom w:val="0"/>
                      <w:divBdr>
                        <w:top w:val="none" w:sz="0" w:space="0" w:color="auto"/>
                        <w:left w:val="none" w:sz="0" w:space="0" w:color="auto"/>
                        <w:bottom w:val="none" w:sz="0" w:space="0" w:color="auto"/>
                        <w:right w:val="none" w:sz="0" w:space="0" w:color="auto"/>
                      </w:divBdr>
                    </w:div>
                  </w:divsChild>
                </w:div>
                <w:div w:id="1980988071">
                  <w:marLeft w:val="0"/>
                  <w:marRight w:val="0"/>
                  <w:marTop w:val="0"/>
                  <w:marBottom w:val="0"/>
                  <w:divBdr>
                    <w:top w:val="none" w:sz="0" w:space="0" w:color="auto"/>
                    <w:left w:val="none" w:sz="0" w:space="0" w:color="auto"/>
                    <w:bottom w:val="none" w:sz="0" w:space="0" w:color="auto"/>
                    <w:right w:val="none" w:sz="0" w:space="0" w:color="auto"/>
                  </w:divBdr>
                  <w:divsChild>
                    <w:div w:id="192499821">
                      <w:marLeft w:val="0"/>
                      <w:marRight w:val="0"/>
                      <w:marTop w:val="0"/>
                      <w:marBottom w:val="0"/>
                      <w:divBdr>
                        <w:top w:val="none" w:sz="0" w:space="0" w:color="auto"/>
                        <w:left w:val="none" w:sz="0" w:space="0" w:color="auto"/>
                        <w:bottom w:val="none" w:sz="0" w:space="0" w:color="auto"/>
                        <w:right w:val="none" w:sz="0" w:space="0" w:color="auto"/>
                      </w:divBdr>
                    </w:div>
                  </w:divsChild>
                </w:div>
                <w:div w:id="1987931581">
                  <w:marLeft w:val="0"/>
                  <w:marRight w:val="0"/>
                  <w:marTop w:val="0"/>
                  <w:marBottom w:val="0"/>
                  <w:divBdr>
                    <w:top w:val="none" w:sz="0" w:space="0" w:color="auto"/>
                    <w:left w:val="none" w:sz="0" w:space="0" w:color="auto"/>
                    <w:bottom w:val="none" w:sz="0" w:space="0" w:color="auto"/>
                    <w:right w:val="none" w:sz="0" w:space="0" w:color="auto"/>
                  </w:divBdr>
                  <w:divsChild>
                    <w:div w:id="636841791">
                      <w:marLeft w:val="0"/>
                      <w:marRight w:val="0"/>
                      <w:marTop w:val="0"/>
                      <w:marBottom w:val="0"/>
                      <w:divBdr>
                        <w:top w:val="none" w:sz="0" w:space="0" w:color="auto"/>
                        <w:left w:val="none" w:sz="0" w:space="0" w:color="auto"/>
                        <w:bottom w:val="none" w:sz="0" w:space="0" w:color="auto"/>
                        <w:right w:val="none" w:sz="0" w:space="0" w:color="auto"/>
                      </w:divBdr>
                    </w:div>
                  </w:divsChild>
                </w:div>
                <w:div w:id="2008047339">
                  <w:marLeft w:val="0"/>
                  <w:marRight w:val="0"/>
                  <w:marTop w:val="0"/>
                  <w:marBottom w:val="0"/>
                  <w:divBdr>
                    <w:top w:val="none" w:sz="0" w:space="0" w:color="auto"/>
                    <w:left w:val="none" w:sz="0" w:space="0" w:color="auto"/>
                    <w:bottom w:val="none" w:sz="0" w:space="0" w:color="auto"/>
                    <w:right w:val="none" w:sz="0" w:space="0" w:color="auto"/>
                  </w:divBdr>
                  <w:divsChild>
                    <w:div w:id="1178427885">
                      <w:marLeft w:val="0"/>
                      <w:marRight w:val="0"/>
                      <w:marTop w:val="0"/>
                      <w:marBottom w:val="0"/>
                      <w:divBdr>
                        <w:top w:val="none" w:sz="0" w:space="0" w:color="auto"/>
                        <w:left w:val="none" w:sz="0" w:space="0" w:color="auto"/>
                        <w:bottom w:val="none" w:sz="0" w:space="0" w:color="auto"/>
                        <w:right w:val="none" w:sz="0" w:space="0" w:color="auto"/>
                      </w:divBdr>
                    </w:div>
                  </w:divsChild>
                </w:div>
                <w:div w:id="2040158907">
                  <w:marLeft w:val="0"/>
                  <w:marRight w:val="0"/>
                  <w:marTop w:val="0"/>
                  <w:marBottom w:val="0"/>
                  <w:divBdr>
                    <w:top w:val="none" w:sz="0" w:space="0" w:color="auto"/>
                    <w:left w:val="none" w:sz="0" w:space="0" w:color="auto"/>
                    <w:bottom w:val="none" w:sz="0" w:space="0" w:color="auto"/>
                    <w:right w:val="none" w:sz="0" w:space="0" w:color="auto"/>
                  </w:divBdr>
                  <w:divsChild>
                    <w:div w:id="719091623">
                      <w:marLeft w:val="0"/>
                      <w:marRight w:val="0"/>
                      <w:marTop w:val="0"/>
                      <w:marBottom w:val="0"/>
                      <w:divBdr>
                        <w:top w:val="none" w:sz="0" w:space="0" w:color="auto"/>
                        <w:left w:val="none" w:sz="0" w:space="0" w:color="auto"/>
                        <w:bottom w:val="none" w:sz="0" w:space="0" w:color="auto"/>
                        <w:right w:val="none" w:sz="0" w:space="0" w:color="auto"/>
                      </w:divBdr>
                    </w:div>
                  </w:divsChild>
                </w:div>
                <w:div w:id="2042975044">
                  <w:marLeft w:val="0"/>
                  <w:marRight w:val="0"/>
                  <w:marTop w:val="0"/>
                  <w:marBottom w:val="0"/>
                  <w:divBdr>
                    <w:top w:val="none" w:sz="0" w:space="0" w:color="auto"/>
                    <w:left w:val="none" w:sz="0" w:space="0" w:color="auto"/>
                    <w:bottom w:val="none" w:sz="0" w:space="0" w:color="auto"/>
                    <w:right w:val="none" w:sz="0" w:space="0" w:color="auto"/>
                  </w:divBdr>
                  <w:divsChild>
                    <w:div w:id="280188620">
                      <w:marLeft w:val="0"/>
                      <w:marRight w:val="0"/>
                      <w:marTop w:val="0"/>
                      <w:marBottom w:val="0"/>
                      <w:divBdr>
                        <w:top w:val="none" w:sz="0" w:space="0" w:color="auto"/>
                        <w:left w:val="none" w:sz="0" w:space="0" w:color="auto"/>
                        <w:bottom w:val="none" w:sz="0" w:space="0" w:color="auto"/>
                        <w:right w:val="none" w:sz="0" w:space="0" w:color="auto"/>
                      </w:divBdr>
                    </w:div>
                  </w:divsChild>
                </w:div>
                <w:div w:id="2056464113">
                  <w:marLeft w:val="0"/>
                  <w:marRight w:val="0"/>
                  <w:marTop w:val="0"/>
                  <w:marBottom w:val="0"/>
                  <w:divBdr>
                    <w:top w:val="none" w:sz="0" w:space="0" w:color="auto"/>
                    <w:left w:val="none" w:sz="0" w:space="0" w:color="auto"/>
                    <w:bottom w:val="none" w:sz="0" w:space="0" w:color="auto"/>
                    <w:right w:val="none" w:sz="0" w:space="0" w:color="auto"/>
                  </w:divBdr>
                  <w:divsChild>
                    <w:div w:id="2029788662">
                      <w:marLeft w:val="0"/>
                      <w:marRight w:val="0"/>
                      <w:marTop w:val="0"/>
                      <w:marBottom w:val="0"/>
                      <w:divBdr>
                        <w:top w:val="none" w:sz="0" w:space="0" w:color="auto"/>
                        <w:left w:val="none" w:sz="0" w:space="0" w:color="auto"/>
                        <w:bottom w:val="none" w:sz="0" w:space="0" w:color="auto"/>
                        <w:right w:val="none" w:sz="0" w:space="0" w:color="auto"/>
                      </w:divBdr>
                    </w:div>
                  </w:divsChild>
                </w:div>
                <w:div w:id="2062516091">
                  <w:marLeft w:val="0"/>
                  <w:marRight w:val="0"/>
                  <w:marTop w:val="0"/>
                  <w:marBottom w:val="0"/>
                  <w:divBdr>
                    <w:top w:val="none" w:sz="0" w:space="0" w:color="auto"/>
                    <w:left w:val="none" w:sz="0" w:space="0" w:color="auto"/>
                    <w:bottom w:val="none" w:sz="0" w:space="0" w:color="auto"/>
                    <w:right w:val="none" w:sz="0" w:space="0" w:color="auto"/>
                  </w:divBdr>
                  <w:divsChild>
                    <w:div w:id="712728082">
                      <w:marLeft w:val="0"/>
                      <w:marRight w:val="0"/>
                      <w:marTop w:val="0"/>
                      <w:marBottom w:val="0"/>
                      <w:divBdr>
                        <w:top w:val="none" w:sz="0" w:space="0" w:color="auto"/>
                        <w:left w:val="none" w:sz="0" w:space="0" w:color="auto"/>
                        <w:bottom w:val="none" w:sz="0" w:space="0" w:color="auto"/>
                        <w:right w:val="none" w:sz="0" w:space="0" w:color="auto"/>
                      </w:divBdr>
                    </w:div>
                  </w:divsChild>
                </w:div>
                <w:div w:id="2078554881">
                  <w:marLeft w:val="0"/>
                  <w:marRight w:val="0"/>
                  <w:marTop w:val="0"/>
                  <w:marBottom w:val="0"/>
                  <w:divBdr>
                    <w:top w:val="none" w:sz="0" w:space="0" w:color="auto"/>
                    <w:left w:val="none" w:sz="0" w:space="0" w:color="auto"/>
                    <w:bottom w:val="none" w:sz="0" w:space="0" w:color="auto"/>
                    <w:right w:val="none" w:sz="0" w:space="0" w:color="auto"/>
                  </w:divBdr>
                  <w:divsChild>
                    <w:div w:id="1508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920616">
          <w:marLeft w:val="0"/>
          <w:marRight w:val="0"/>
          <w:marTop w:val="0"/>
          <w:marBottom w:val="0"/>
          <w:divBdr>
            <w:top w:val="none" w:sz="0" w:space="0" w:color="auto"/>
            <w:left w:val="none" w:sz="0" w:space="0" w:color="auto"/>
            <w:bottom w:val="none" w:sz="0" w:space="0" w:color="auto"/>
            <w:right w:val="none" w:sz="0" w:space="0" w:color="auto"/>
          </w:divBdr>
        </w:div>
        <w:div w:id="1755055178">
          <w:marLeft w:val="0"/>
          <w:marRight w:val="0"/>
          <w:marTop w:val="0"/>
          <w:marBottom w:val="0"/>
          <w:divBdr>
            <w:top w:val="none" w:sz="0" w:space="0" w:color="auto"/>
            <w:left w:val="none" w:sz="0" w:space="0" w:color="auto"/>
            <w:bottom w:val="none" w:sz="0" w:space="0" w:color="auto"/>
            <w:right w:val="none" w:sz="0" w:space="0" w:color="auto"/>
          </w:divBdr>
        </w:div>
        <w:div w:id="1905529386">
          <w:marLeft w:val="0"/>
          <w:marRight w:val="0"/>
          <w:marTop w:val="0"/>
          <w:marBottom w:val="0"/>
          <w:divBdr>
            <w:top w:val="none" w:sz="0" w:space="0" w:color="auto"/>
            <w:left w:val="none" w:sz="0" w:space="0" w:color="auto"/>
            <w:bottom w:val="none" w:sz="0" w:space="0" w:color="auto"/>
            <w:right w:val="none" w:sz="0" w:space="0" w:color="auto"/>
          </w:divBdr>
        </w:div>
      </w:divsChild>
    </w:div>
    <w:div w:id="105126163">
      <w:bodyDiv w:val="1"/>
      <w:marLeft w:val="0"/>
      <w:marRight w:val="0"/>
      <w:marTop w:val="0"/>
      <w:marBottom w:val="0"/>
      <w:divBdr>
        <w:top w:val="none" w:sz="0" w:space="0" w:color="auto"/>
        <w:left w:val="none" w:sz="0" w:space="0" w:color="auto"/>
        <w:bottom w:val="none" w:sz="0" w:space="0" w:color="auto"/>
        <w:right w:val="none" w:sz="0" w:space="0" w:color="auto"/>
      </w:divBdr>
    </w:div>
    <w:div w:id="122387523">
      <w:bodyDiv w:val="1"/>
      <w:marLeft w:val="0"/>
      <w:marRight w:val="0"/>
      <w:marTop w:val="0"/>
      <w:marBottom w:val="0"/>
      <w:divBdr>
        <w:top w:val="none" w:sz="0" w:space="0" w:color="auto"/>
        <w:left w:val="none" w:sz="0" w:space="0" w:color="auto"/>
        <w:bottom w:val="none" w:sz="0" w:space="0" w:color="auto"/>
        <w:right w:val="none" w:sz="0" w:space="0" w:color="auto"/>
      </w:divBdr>
      <w:divsChild>
        <w:div w:id="541943451">
          <w:marLeft w:val="0"/>
          <w:marRight w:val="0"/>
          <w:marTop w:val="0"/>
          <w:marBottom w:val="0"/>
          <w:divBdr>
            <w:top w:val="none" w:sz="0" w:space="0" w:color="auto"/>
            <w:left w:val="none" w:sz="0" w:space="0" w:color="auto"/>
            <w:bottom w:val="none" w:sz="0" w:space="0" w:color="auto"/>
            <w:right w:val="none" w:sz="0" w:space="0" w:color="auto"/>
          </w:divBdr>
        </w:div>
        <w:div w:id="693463716">
          <w:marLeft w:val="0"/>
          <w:marRight w:val="0"/>
          <w:marTop w:val="0"/>
          <w:marBottom w:val="0"/>
          <w:divBdr>
            <w:top w:val="none" w:sz="0" w:space="0" w:color="auto"/>
            <w:left w:val="none" w:sz="0" w:space="0" w:color="auto"/>
            <w:bottom w:val="none" w:sz="0" w:space="0" w:color="auto"/>
            <w:right w:val="none" w:sz="0" w:space="0" w:color="auto"/>
          </w:divBdr>
        </w:div>
        <w:div w:id="751437114">
          <w:marLeft w:val="0"/>
          <w:marRight w:val="0"/>
          <w:marTop w:val="0"/>
          <w:marBottom w:val="0"/>
          <w:divBdr>
            <w:top w:val="none" w:sz="0" w:space="0" w:color="auto"/>
            <w:left w:val="none" w:sz="0" w:space="0" w:color="auto"/>
            <w:bottom w:val="none" w:sz="0" w:space="0" w:color="auto"/>
            <w:right w:val="none" w:sz="0" w:space="0" w:color="auto"/>
          </w:divBdr>
        </w:div>
        <w:div w:id="870800898">
          <w:marLeft w:val="0"/>
          <w:marRight w:val="0"/>
          <w:marTop w:val="0"/>
          <w:marBottom w:val="0"/>
          <w:divBdr>
            <w:top w:val="none" w:sz="0" w:space="0" w:color="auto"/>
            <w:left w:val="none" w:sz="0" w:space="0" w:color="auto"/>
            <w:bottom w:val="none" w:sz="0" w:space="0" w:color="auto"/>
            <w:right w:val="none" w:sz="0" w:space="0" w:color="auto"/>
          </w:divBdr>
        </w:div>
        <w:div w:id="1065252861">
          <w:marLeft w:val="0"/>
          <w:marRight w:val="0"/>
          <w:marTop w:val="0"/>
          <w:marBottom w:val="0"/>
          <w:divBdr>
            <w:top w:val="none" w:sz="0" w:space="0" w:color="auto"/>
            <w:left w:val="none" w:sz="0" w:space="0" w:color="auto"/>
            <w:bottom w:val="none" w:sz="0" w:space="0" w:color="auto"/>
            <w:right w:val="none" w:sz="0" w:space="0" w:color="auto"/>
          </w:divBdr>
        </w:div>
        <w:div w:id="1239444306">
          <w:marLeft w:val="0"/>
          <w:marRight w:val="0"/>
          <w:marTop w:val="0"/>
          <w:marBottom w:val="0"/>
          <w:divBdr>
            <w:top w:val="none" w:sz="0" w:space="0" w:color="auto"/>
            <w:left w:val="none" w:sz="0" w:space="0" w:color="auto"/>
            <w:bottom w:val="none" w:sz="0" w:space="0" w:color="auto"/>
            <w:right w:val="none" w:sz="0" w:space="0" w:color="auto"/>
          </w:divBdr>
        </w:div>
        <w:div w:id="1505513811">
          <w:marLeft w:val="0"/>
          <w:marRight w:val="0"/>
          <w:marTop w:val="0"/>
          <w:marBottom w:val="0"/>
          <w:divBdr>
            <w:top w:val="none" w:sz="0" w:space="0" w:color="auto"/>
            <w:left w:val="none" w:sz="0" w:space="0" w:color="auto"/>
            <w:bottom w:val="none" w:sz="0" w:space="0" w:color="auto"/>
            <w:right w:val="none" w:sz="0" w:space="0" w:color="auto"/>
          </w:divBdr>
        </w:div>
        <w:div w:id="1621259444">
          <w:marLeft w:val="0"/>
          <w:marRight w:val="0"/>
          <w:marTop w:val="0"/>
          <w:marBottom w:val="0"/>
          <w:divBdr>
            <w:top w:val="none" w:sz="0" w:space="0" w:color="auto"/>
            <w:left w:val="none" w:sz="0" w:space="0" w:color="auto"/>
            <w:bottom w:val="none" w:sz="0" w:space="0" w:color="auto"/>
            <w:right w:val="none" w:sz="0" w:space="0" w:color="auto"/>
          </w:divBdr>
        </w:div>
        <w:div w:id="1631088336">
          <w:marLeft w:val="0"/>
          <w:marRight w:val="0"/>
          <w:marTop w:val="0"/>
          <w:marBottom w:val="0"/>
          <w:divBdr>
            <w:top w:val="none" w:sz="0" w:space="0" w:color="auto"/>
            <w:left w:val="none" w:sz="0" w:space="0" w:color="auto"/>
            <w:bottom w:val="none" w:sz="0" w:space="0" w:color="auto"/>
            <w:right w:val="none" w:sz="0" w:space="0" w:color="auto"/>
          </w:divBdr>
        </w:div>
        <w:div w:id="1650943221">
          <w:marLeft w:val="0"/>
          <w:marRight w:val="0"/>
          <w:marTop w:val="0"/>
          <w:marBottom w:val="0"/>
          <w:divBdr>
            <w:top w:val="none" w:sz="0" w:space="0" w:color="auto"/>
            <w:left w:val="none" w:sz="0" w:space="0" w:color="auto"/>
            <w:bottom w:val="none" w:sz="0" w:space="0" w:color="auto"/>
            <w:right w:val="none" w:sz="0" w:space="0" w:color="auto"/>
          </w:divBdr>
        </w:div>
        <w:div w:id="1703743265">
          <w:marLeft w:val="0"/>
          <w:marRight w:val="0"/>
          <w:marTop w:val="0"/>
          <w:marBottom w:val="0"/>
          <w:divBdr>
            <w:top w:val="none" w:sz="0" w:space="0" w:color="auto"/>
            <w:left w:val="none" w:sz="0" w:space="0" w:color="auto"/>
            <w:bottom w:val="none" w:sz="0" w:space="0" w:color="auto"/>
            <w:right w:val="none" w:sz="0" w:space="0" w:color="auto"/>
          </w:divBdr>
        </w:div>
        <w:div w:id="2044862458">
          <w:marLeft w:val="0"/>
          <w:marRight w:val="0"/>
          <w:marTop w:val="0"/>
          <w:marBottom w:val="0"/>
          <w:divBdr>
            <w:top w:val="none" w:sz="0" w:space="0" w:color="auto"/>
            <w:left w:val="none" w:sz="0" w:space="0" w:color="auto"/>
            <w:bottom w:val="none" w:sz="0" w:space="0" w:color="auto"/>
            <w:right w:val="none" w:sz="0" w:space="0" w:color="auto"/>
          </w:divBdr>
        </w:div>
        <w:div w:id="2055155987">
          <w:marLeft w:val="0"/>
          <w:marRight w:val="0"/>
          <w:marTop w:val="0"/>
          <w:marBottom w:val="0"/>
          <w:divBdr>
            <w:top w:val="none" w:sz="0" w:space="0" w:color="auto"/>
            <w:left w:val="none" w:sz="0" w:space="0" w:color="auto"/>
            <w:bottom w:val="none" w:sz="0" w:space="0" w:color="auto"/>
            <w:right w:val="none" w:sz="0" w:space="0" w:color="auto"/>
          </w:divBdr>
        </w:div>
      </w:divsChild>
    </w:div>
    <w:div w:id="176506189">
      <w:bodyDiv w:val="1"/>
      <w:marLeft w:val="0"/>
      <w:marRight w:val="0"/>
      <w:marTop w:val="0"/>
      <w:marBottom w:val="0"/>
      <w:divBdr>
        <w:top w:val="none" w:sz="0" w:space="0" w:color="auto"/>
        <w:left w:val="none" w:sz="0" w:space="0" w:color="auto"/>
        <w:bottom w:val="none" w:sz="0" w:space="0" w:color="auto"/>
        <w:right w:val="none" w:sz="0" w:space="0" w:color="auto"/>
      </w:divBdr>
    </w:div>
    <w:div w:id="242379771">
      <w:bodyDiv w:val="1"/>
      <w:marLeft w:val="0"/>
      <w:marRight w:val="0"/>
      <w:marTop w:val="0"/>
      <w:marBottom w:val="0"/>
      <w:divBdr>
        <w:top w:val="none" w:sz="0" w:space="0" w:color="auto"/>
        <w:left w:val="none" w:sz="0" w:space="0" w:color="auto"/>
        <w:bottom w:val="none" w:sz="0" w:space="0" w:color="auto"/>
        <w:right w:val="none" w:sz="0" w:space="0" w:color="auto"/>
      </w:divBdr>
      <w:divsChild>
        <w:div w:id="99035341">
          <w:marLeft w:val="0"/>
          <w:marRight w:val="0"/>
          <w:marTop w:val="0"/>
          <w:marBottom w:val="0"/>
          <w:divBdr>
            <w:top w:val="none" w:sz="0" w:space="0" w:color="auto"/>
            <w:left w:val="none" w:sz="0" w:space="0" w:color="auto"/>
            <w:bottom w:val="none" w:sz="0" w:space="0" w:color="auto"/>
            <w:right w:val="none" w:sz="0" w:space="0" w:color="auto"/>
          </w:divBdr>
        </w:div>
        <w:div w:id="226499136">
          <w:marLeft w:val="0"/>
          <w:marRight w:val="0"/>
          <w:marTop w:val="0"/>
          <w:marBottom w:val="0"/>
          <w:divBdr>
            <w:top w:val="none" w:sz="0" w:space="0" w:color="auto"/>
            <w:left w:val="none" w:sz="0" w:space="0" w:color="auto"/>
            <w:bottom w:val="none" w:sz="0" w:space="0" w:color="auto"/>
            <w:right w:val="none" w:sz="0" w:space="0" w:color="auto"/>
          </w:divBdr>
        </w:div>
        <w:div w:id="262886434">
          <w:marLeft w:val="0"/>
          <w:marRight w:val="0"/>
          <w:marTop w:val="0"/>
          <w:marBottom w:val="0"/>
          <w:divBdr>
            <w:top w:val="none" w:sz="0" w:space="0" w:color="auto"/>
            <w:left w:val="none" w:sz="0" w:space="0" w:color="auto"/>
            <w:bottom w:val="none" w:sz="0" w:space="0" w:color="auto"/>
            <w:right w:val="none" w:sz="0" w:space="0" w:color="auto"/>
          </w:divBdr>
        </w:div>
        <w:div w:id="289360661">
          <w:marLeft w:val="0"/>
          <w:marRight w:val="0"/>
          <w:marTop w:val="0"/>
          <w:marBottom w:val="0"/>
          <w:divBdr>
            <w:top w:val="none" w:sz="0" w:space="0" w:color="auto"/>
            <w:left w:val="none" w:sz="0" w:space="0" w:color="auto"/>
            <w:bottom w:val="none" w:sz="0" w:space="0" w:color="auto"/>
            <w:right w:val="none" w:sz="0" w:space="0" w:color="auto"/>
          </w:divBdr>
          <w:divsChild>
            <w:div w:id="243996717">
              <w:marLeft w:val="-75"/>
              <w:marRight w:val="0"/>
              <w:marTop w:val="30"/>
              <w:marBottom w:val="30"/>
              <w:divBdr>
                <w:top w:val="none" w:sz="0" w:space="0" w:color="auto"/>
                <w:left w:val="none" w:sz="0" w:space="0" w:color="auto"/>
                <w:bottom w:val="none" w:sz="0" w:space="0" w:color="auto"/>
                <w:right w:val="none" w:sz="0" w:space="0" w:color="auto"/>
              </w:divBdr>
              <w:divsChild>
                <w:div w:id="39987721">
                  <w:marLeft w:val="0"/>
                  <w:marRight w:val="0"/>
                  <w:marTop w:val="0"/>
                  <w:marBottom w:val="0"/>
                  <w:divBdr>
                    <w:top w:val="none" w:sz="0" w:space="0" w:color="auto"/>
                    <w:left w:val="none" w:sz="0" w:space="0" w:color="auto"/>
                    <w:bottom w:val="none" w:sz="0" w:space="0" w:color="auto"/>
                    <w:right w:val="none" w:sz="0" w:space="0" w:color="auto"/>
                  </w:divBdr>
                  <w:divsChild>
                    <w:div w:id="879900746">
                      <w:marLeft w:val="0"/>
                      <w:marRight w:val="0"/>
                      <w:marTop w:val="0"/>
                      <w:marBottom w:val="0"/>
                      <w:divBdr>
                        <w:top w:val="none" w:sz="0" w:space="0" w:color="auto"/>
                        <w:left w:val="none" w:sz="0" w:space="0" w:color="auto"/>
                        <w:bottom w:val="none" w:sz="0" w:space="0" w:color="auto"/>
                        <w:right w:val="none" w:sz="0" w:space="0" w:color="auto"/>
                      </w:divBdr>
                    </w:div>
                  </w:divsChild>
                </w:div>
                <w:div w:id="115956661">
                  <w:marLeft w:val="0"/>
                  <w:marRight w:val="0"/>
                  <w:marTop w:val="0"/>
                  <w:marBottom w:val="0"/>
                  <w:divBdr>
                    <w:top w:val="none" w:sz="0" w:space="0" w:color="auto"/>
                    <w:left w:val="none" w:sz="0" w:space="0" w:color="auto"/>
                    <w:bottom w:val="none" w:sz="0" w:space="0" w:color="auto"/>
                    <w:right w:val="none" w:sz="0" w:space="0" w:color="auto"/>
                  </w:divBdr>
                  <w:divsChild>
                    <w:div w:id="1852990471">
                      <w:marLeft w:val="0"/>
                      <w:marRight w:val="0"/>
                      <w:marTop w:val="0"/>
                      <w:marBottom w:val="0"/>
                      <w:divBdr>
                        <w:top w:val="none" w:sz="0" w:space="0" w:color="auto"/>
                        <w:left w:val="none" w:sz="0" w:space="0" w:color="auto"/>
                        <w:bottom w:val="none" w:sz="0" w:space="0" w:color="auto"/>
                        <w:right w:val="none" w:sz="0" w:space="0" w:color="auto"/>
                      </w:divBdr>
                    </w:div>
                  </w:divsChild>
                </w:div>
                <w:div w:id="173617883">
                  <w:marLeft w:val="0"/>
                  <w:marRight w:val="0"/>
                  <w:marTop w:val="0"/>
                  <w:marBottom w:val="0"/>
                  <w:divBdr>
                    <w:top w:val="none" w:sz="0" w:space="0" w:color="auto"/>
                    <w:left w:val="none" w:sz="0" w:space="0" w:color="auto"/>
                    <w:bottom w:val="none" w:sz="0" w:space="0" w:color="auto"/>
                    <w:right w:val="none" w:sz="0" w:space="0" w:color="auto"/>
                  </w:divBdr>
                  <w:divsChild>
                    <w:div w:id="1305311768">
                      <w:marLeft w:val="0"/>
                      <w:marRight w:val="0"/>
                      <w:marTop w:val="0"/>
                      <w:marBottom w:val="0"/>
                      <w:divBdr>
                        <w:top w:val="none" w:sz="0" w:space="0" w:color="auto"/>
                        <w:left w:val="none" w:sz="0" w:space="0" w:color="auto"/>
                        <w:bottom w:val="none" w:sz="0" w:space="0" w:color="auto"/>
                        <w:right w:val="none" w:sz="0" w:space="0" w:color="auto"/>
                      </w:divBdr>
                    </w:div>
                  </w:divsChild>
                </w:div>
                <w:div w:id="205216167">
                  <w:marLeft w:val="0"/>
                  <w:marRight w:val="0"/>
                  <w:marTop w:val="0"/>
                  <w:marBottom w:val="0"/>
                  <w:divBdr>
                    <w:top w:val="none" w:sz="0" w:space="0" w:color="auto"/>
                    <w:left w:val="none" w:sz="0" w:space="0" w:color="auto"/>
                    <w:bottom w:val="none" w:sz="0" w:space="0" w:color="auto"/>
                    <w:right w:val="none" w:sz="0" w:space="0" w:color="auto"/>
                  </w:divBdr>
                  <w:divsChild>
                    <w:div w:id="739518470">
                      <w:marLeft w:val="0"/>
                      <w:marRight w:val="0"/>
                      <w:marTop w:val="0"/>
                      <w:marBottom w:val="0"/>
                      <w:divBdr>
                        <w:top w:val="none" w:sz="0" w:space="0" w:color="auto"/>
                        <w:left w:val="none" w:sz="0" w:space="0" w:color="auto"/>
                        <w:bottom w:val="none" w:sz="0" w:space="0" w:color="auto"/>
                        <w:right w:val="none" w:sz="0" w:space="0" w:color="auto"/>
                      </w:divBdr>
                    </w:div>
                  </w:divsChild>
                </w:div>
                <w:div w:id="220603823">
                  <w:marLeft w:val="0"/>
                  <w:marRight w:val="0"/>
                  <w:marTop w:val="0"/>
                  <w:marBottom w:val="0"/>
                  <w:divBdr>
                    <w:top w:val="none" w:sz="0" w:space="0" w:color="auto"/>
                    <w:left w:val="none" w:sz="0" w:space="0" w:color="auto"/>
                    <w:bottom w:val="none" w:sz="0" w:space="0" w:color="auto"/>
                    <w:right w:val="none" w:sz="0" w:space="0" w:color="auto"/>
                  </w:divBdr>
                  <w:divsChild>
                    <w:div w:id="452748018">
                      <w:marLeft w:val="0"/>
                      <w:marRight w:val="0"/>
                      <w:marTop w:val="0"/>
                      <w:marBottom w:val="0"/>
                      <w:divBdr>
                        <w:top w:val="none" w:sz="0" w:space="0" w:color="auto"/>
                        <w:left w:val="none" w:sz="0" w:space="0" w:color="auto"/>
                        <w:bottom w:val="none" w:sz="0" w:space="0" w:color="auto"/>
                        <w:right w:val="none" w:sz="0" w:space="0" w:color="auto"/>
                      </w:divBdr>
                    </w:div>
                  </w:divsChild>
                </w:div>
                <w:div w:id="283848863">
                  <w:marLeft w:val="0"/>
                  <w:marRight w:val="0"/>
                  <w:marTop w:val="0"/>
                  <w:marBottom w:val="0"/>
                  <w:divBdr>
                    <w:top w:val="none" w:sz="0" w:space="0" w:color="auto"/>
                    <w:left w:val="none" w:sz="0" w:space="0" w:color="auto"/>
                    <w:bottom w:val="none" w:sz="0" w:space="0" w:color="auto"/>
                    <w:right w:val="none" w:sz="0" w:space="0" w:color="auto"/>
                  </w:divBdr>
                  <w:divsChild>
                    <w:div w:id="1725448157">
                      <w:marLeft w:val="0"/>
                      <w:marRight w:val="0"/>
                      <w:marTop w:val="0"/>
                      <w:marBottom w:val="0"/>
                      <w:divBdr>
                        <w:top w:val="none" w:sz="0" w:space="0" w:color="auto"/>
                        <w:left w:val="none" w:sz="0" w:space="0" w:color="auto"/>
                        <w:bottom w:val="none" w:sz="0" w:space="0" w:color="auto"/>
                        <w:right w:val="none" w:sz="0" w:space="0" w:color="auto"/>
                      </w:divBdr>
                    </w:div>
                  </w:divsChild>
                </w:div>
                <w:div w:id="425540946">
                  <w:marLeft w:val="0"/>
                  <w:marRight w:val="0"/>
                  <w:marTop w:val="0"/>
                  <w:marBottom w:val="0"/>
                  <w:divBdr>
                    <w:top w:val="none" w:sz="0" w:space="0" w:color="auto"/>
                    <w:left w:val="none" w:sz="0" w:space="0" w:color="auto"/>
                    <w:bottom w:val="none" w:sz="0" w:space="0" w:color="auto"/>
                    <w:right w:val="none" w:sz="0" w:space="0" w:color="auto"/>
                  </w:divBdr>
                  <w:divsChild>
                    <w:div w:id="784621385">
                      <w:marLeft w:val="0"/>
                      <w:marRight w:val="0"/>
                      <w:marTop w:val="0"/>
                      <w:marBottom w:val="0"/>
                      <w:divBdr>
                        <w:top w:val="none" w:sz="0" w:space="0" w:color="auto"/>
                        <w:left w:val="none" w:sz="0" w:space="0" w:color="auto"/>
                        <w:bottom w:val="none" w:sz="0" w:space="0" w:color="auto"/>
                        <w:right w:val="none" w:sz="0" w:space="0" w:color="auto"/>
                      </w:divBdr>
                    </w:div>
                  </w:divsChild>
                </w:div>
                <w:div w:id="470446511">
                  <w:marLeft w:val="0"/>
                  <w:marRight w:val="0"/>
                  <w:marTop w:val="0"/>
                  <w:marBottom w:val="0"/>
                  <w:divBdr>
                    <w:top w:val="none" w:sz="0" w:space="0" w:color="auto"/>
                    <w:left w:val="none" w:sz="0" w:space="0" w:color="auto"/>
                    <w:bottom w:val="none" w:sz="0" w:space="0" w:color="auto"/>
                    <w:right w:val="none" w:sz="0" w:space="0" w:color="auto"/>
                  </w:divBdr>
                  <w:divsChild>
                    <w:div w:id="589507774">
                      <w:marLeft w:val="0"/>
                      <w:marRight w:val="0"/>
                      <w:marTop w:val="0"/>
                      <w:marBottom w:val="0"/>
                      <w:divBdr>
                        <w:top w:val="none" w:sz="0" w:space="0" w:color="auto"/>
                        <w:left w:val="none" w:sz="0" w:space="0" w:color="auto"/>
                        <w:bottom w:val="none" w:sz="0" w:space="0" w:color="auto"/>
                        <w:right w:val="none" w:sz="0" w:space="0" w:color="auto"/>
                      </w:divBdr>
                    </w:div>
                  </w:divsChild>
                </w:div>
                <w:div w:id="806318358">
                  <w:marLeft w:val="0"/>
                  <w:marRight w:val="0"/>
                  <w:marTop w:val="0"/>
                  <w:marBottom w:val="0"/>
                  <w:divBdr>
                    <w:top w:val="none" w:sz="0" w:space="0" w:color="auto"/>
                    <w:left w:val="none" w:sz="0" w:space="0" w:color="auto"/>
                    <w:bottom w:val="none" w:sz="0" w:space="0" w:color="auto"/>
                    <w:right w:val="none" w:sz="0" w:space="0" w:color="auto"/>
                  </w:divBdr>
                  <w:divsChild>
                    <w:div w:id="1567180589">
                      <w:marLeft w:val="0"/>
                      <w:marRight w:val="0"/>
                      <w:marTop w:val="0"/>
                      <w:marBottom w:val="0"/>
                      <w:divBdr>
                        <w:top w:val="none" w:sz="0" w:space="0" w:color="auto"/>
                        <w:left w:val="none" w:sz="0" w:space="0" w:color="auto"/>
                        <w:bottom w:val="none" w:sz="0" w:space="0" w:color="auto"/>
                        <w:right w:val="none" w:sz="0" w:space="0" w:color="auto"/>
                      </w:divBdr>
                    </w:div>
                  </w:divsChild>
                </w:div>
                <w:div w:id="854732818">
                  <w:marLeft w:val="0"/>
                  <w:marRight w:val="0"/>
                  <w:marTop w:val="0"/>
                  <w:marBottom w:val="0"/>
                  <w:divBdr>
                    <w:top w:val="none" w:sz="0" w:space="0" w:color="auto"/>
                    <w:left w:val="none" w:sz="0" w:space="0" w:color="auto"/>
                    <w:bottom w:val="none" w:sz="0" w:space="0" w:color="auto"/>
                    <w:right w:val="none" w:sz="0" w:space="0" w:color="auto"/>
                  </w:divBdr>
                  <w:divsChild>
                    <w:div w:id="737745066">
                      <w:marLeft w:val="0"/>
                      <w:marRight w:val="0"/>
                      <w:marTop w:val="0"/>
                      <w:marBottom w:val="0"/>
                      <w:divBdr>
                        <w:top w:val="none" w:sz="0" w:space="0" w:color="auto"/>
                        <w:left w:val="none" w:sz="0" w:space="0" w:color="auto"/>
                        <w:bottom w:val="none" w:sz="0" w:space="0" w:color="auto"/>
                        <w:right w:val="none" w:sz="0" w:space="0" w:color="auto"/>
                      </w:divBdr>
                    </w:div>
                  </w:divsChild>
                </w:div>
                <w:div w:id="863446847">
                  <w:marLeft w:val="0"/>
                  <w:marRight w:val="0"/>
                  <w:marTop w:val="0"/>
                  <w:marBottom w:val="0"/>
                  <w:divBdr>
                    <w:top w:val="none" w:sz="0" w:space="0" w:color="auto"/>
                    <w:left w:val="none" w:sz="0" w:space="0" w:color="auto"/>
                    <w:bottom w:val="none" w:sz="0" w:space="0" w:color="auto"/>
                    <w:right w:val="none" w:sz="0" w:space="0" w:color="auto"/>
                  </w:divBdr>
                  <w:divsChild>
                    <w:div w:id="1940871706">
                      <w:marLeft w:val="0"/>
                      <w:marRight w:val="0"/>
                      <w:marTop w:val="0"/>
                      <w:marBottom w:val="0"/>
                      <w:divBdr>
                        <w:top w:val="none" w:sz="0" w:space="0" w:color="auto"/>
                        <w:left w:val="none" w:sz="0" w:space="0" w:color="auto"/>
                        <w:bottom w:val="none" w:sz="0" w:space="0" w:color="auto"/>
                        <w:right w:val="none" w:sz="0" w:space="0" w:color="auto"/>
                      </w:divBdr>
                    </w:div>
                  </w:divsChild>
                </w:div>
                <w:div w:id="905460830">
                  <w:marLeft w:val="0"/>
                  <w:marRight w:val="0"/>
                  <w:marTop w:val="0"/>
                  <w:marBottom w:val="0"/>
                  <w:divBdr>
                    <w:top w:val="none" w:sz="0" w:space="0" w:color="auto"/>
                    <w:left w:val="none" w:sz="0" w:space="0" w:color="auto"/>
                    <w:bottom w:val="none" w:sz="0" w:space="0" w:color="auto"/>
                    <w:right w:val="none" w:sz="0" w:space="0" w:color="auto"/>
                  </w:divBdr>
                  <w:divsChild>
                    <w:div w:id="845364640">
                      <w:marLeft w:val="0"/>
                      <w:marRight w:val="0"/>
                      <w:marTop w:val="0"/>
                      <w:marBottom w:val="0"/>
                      <w:divBdr>
                        <w:top w:val="none" w:sz="0" w:space="0" w:color="auto"/>
                        <w:left w:val="none" w:sz="0" w:space="0" w:color="auto"/>
                        <w:bottom w:val="none" w:sz="0" w:space="0" w:color="auto"/>
                        <w:right w:val="none" w:sz="0" w:space="0" w:color="auto"/>
                      </w:divBdr>
                    </w:div>
                  </w:divsChild>
                </w:div>
                <w:div w:id="1082331881">
                  <w:marLeft w:val="0"/>
                  <w:marRight w:val="0"/>
                  <w:marTop w:val="0"/>
                  <w:marBottom w:val="0"/>
                  <w:divBdr>
                    <w:top w:val="none" w:sz="0" w:space="0" w:color="auto"/>
                    <w:left w:val="none" w:sz="0" w:space="0" w:color="auto"/>
                    <w:bottom w:val="none" w:sz="0" w:space="0" w:color="auto"/>
                    <w:right w:val="none" w:sz="0" w:space="0" w:color="auto"/>
                  </w:divBdr>
                  <w:divsChild>
                    <w:div w:id="2058358026">
                      <w:marLeft w:val="0"/>
                      <w:marRight w:val="0"/>
                      <w:marTop w:val="0"/>
                      <w:marBottom w:val="0"/>
                      <w:divBdr>
                        <w:top w:val="none" w:sz="0" w:space="0" w:color="auto"/>
                        <w:left w:val="none" w:sz="0" w:space="0" w:color="auto"/>
                        <w:bottom w:val="none" w:sz="0" w:space="0" w:color="auto"/>
                        <w:right w:val="none" w:sz="0" w:space="0" w:color="auto"/>
                      </w:divBdr>
                    </w:div>
                  </w:divsChild>
                </w:div>
                <w:div w:id="1182279911">
                  <w:marLeft w:val="0"/>
                  <w:marRight w:val="0"/>
                  <w:marTop w:val="0"/>
                  <w:marBottom w:val="0"/>
                  <w:divBdr>
                    <w:top w:val="none" w:sz="0" w:space="0" w:color="auto"/>
                    <w:left w:val="none" w:sz="0" w:space="0" w:color="auto"/>
                    <w:bottom w:val="none" w:sz="0" w:space="0" w:color="auto"/>
                    <w:right w:val="none" w:sz="0" w:space="0" w:color="auto"/>
                  </w:divBdr>
                  <w:divsChild>
                    <w:div w:id="340933868">
                      <w:marLeft w:val="0"/>
                      <w:marRight w:val="0"/>
                      <w:marTop w:val="0"/>
                      <w:marBottom w:val="0"/>
                      <w:divBdr>
                        <w:top w:val="none" w:sz="0" w:space="0" w:color="auto"/>
                        <w:left w:val="none" w:sz="0" w:space="0" w:color="auto"/>
                        <w:bottom w:val="none" w:sz="0" w:space="0" w:color="auto"/>
                        <w:right w:val="none" w:sz="0" w:space="0" w:color="auto"/>
                      </w:divBdr>
                    </w:div>
                  </w:divsChild>
                </w:div>
                <w:div w:id="1196313365">
                  <w:marLeft w:val="0"/>
                  <w:marRight w:val="0"/>
                  <w:marTop w:val="0"/>
                  <w:marBottom w:val="0"/>
                  <w:divBdr>
                    <w:top w:val="none" w:sz="0" w:space="0" w:color="auto"/>
                    <w:left w:val="none" w:sz="0" w:space="0" w:color="auto"/>
                    <w:bottom w:val="none" w:sz="0" w:space="0" w:color="auto"/>
                    <w:right w:val="none" w:sz="0" w:space="0" w:color="auto"/>
                  </w:divBdr>
                  <w:divsChild>
                    <w:div w:id="592058084">
                      <w:marLeft w:val="0"/>
                      <w:marRight w:val="0"/>
                      <w:marTop w:val="0"/>
                      <w:marBottom w:val="0"/>
                      <w:divBdr>
                        <w:top w:val="none" w:sz="0" w:space="0" w:color="auto"/>
                        <w:left w:val="none" w:sz="0" w:space="0" w:color="auto"/>
                        <w:bottom w:val="none" w:sz="0" w:space="0" w:color="auto"/>
                        <w:right w:val="none" w:sz="0" w:space="0" w:color="auto"/>
                      </w:divBdr>
                    </w:div>
                  </w:divsChild>
                </w:div>
                <w:div w:id="1262108801">
                  <w:marLeft w:val="0"/>
                  <w:marRight w:val="0"/>
                  <w:marTop w:val="0"/>
                  <w:marBottom w:val="0"/>
                  <w:divBdr>
                    <w:top w:val="none" w:sz="0" w:space="0" w:color="auto"/>
                    <w:left w:val="none" w:sz="0" w:space="0" w:color="auto"/>
                    <w:bottom w:val="none" w:sz="0" w:space="0" w:color="auto"/>
                    <w:right w:val="none" w:sz="0" w:space="0" w:color="auto"/>
                  </w:divBdr>
                  <w:divsChild>
                    <w:div w:id="2091265616">
                      <w:marLeft w:val="0"/>
                      <w:marRight w:val="0"/>
                      <w:marTop w:val="0"/>
                      <w:marBottom w:val="0"/>
                      <w:divBdr>
                        <w:top w:val="none" w:sz="0" w:space="0" w:color="auto"/>
                        <w:left w:val="none" w:sz="0" w:space="0" w:color="auto"/>
                        <w:bottom w:val="none" w:sz="0" w:space="0" w:color="auto"/>
                        <w:right w:val="none" w:sz="0" w:space="0" w:color="auto"/>
                      </w:divBdr>
                    </w:div>
                  </w:divsChild>
                </w:div>
                <w:div w:id="1474257199">
                  <w:marLeft w:val="0"/>
                  <w:marRight w:val="0"/>
                  <w:marTop w:val="0"/>
                  <w:marBottom w:val="0"/>
                  <w:divBdr>
                    <w:top w:val="none" w:sz="0" w:space="0" w:color="auto"/>
                    <w:left w:val="none" w:sz="0" w:space="0" w:color="auto"/>
                    <w:bottom w:val="none" w:sz="0" w:space="0" w:color="auto"/>
                    <w:right w:val="none" w:sz="0" w:space="0" w:color="auto"/>
                  </w:divBdr>
                  <w:divsChild>
                    <w:div w:id="2013221366">
                      <w:marLeft w:val="0"/>
                      <w:marRight w:val="0"/>
                      <w:marTop w:val="0"/>
                      <w:marBottom w:val="0"/>
                      <w:divBdr>
                        <w:top w:val="none" w:sz="0" w:space="0" w:color="auto"/>
                        <w:left w:val="none" w:sz="0" w:space="0" w:color="auto"/>
                        <w:bottom w:val="none" w:sz="0" w:space="0" w:color="auto"/>
                        <w:right w:val="none" w:sz="0" w:space="0" w:color="auto"/>
                      </w:divBdr>
                    </w:div>
                  </w:divsChild>
                </w:div>
                <w:div w:id="1478187459">
                  <w:marLeft w:val="0"/>
                  <w:marRight w:val="0"/>
                  <w:marTop w:val="0"/>
                  <w:marBottom w:val="0"/>
                  <w:divBdr>
                    <w:top w:val="none" w:sz="0" w:space="0" w:color="auto"/>
                    <w:left w:val="none" w:sz="0" w:space="0" w:color="auto"/>
                    <w:bottom w:val="none" w:sz="0" w:space="0" w:color="auto"/>
                    <w:right w:val="none" w:sz="0" w:space="0" w:color="auto"/>
                  </w:divBdr>
                  <w:divsChild>
                    <w:div w:id="1943108739">
                      <w:marLeft w:val="0"/>
                      <w:marRight w:val="0"/>
                      <w:marTop w:val="0"/>
                      <w:marBottom w:val="0"/>
                      <w:divBdr>
                        <w:top w:val="none" w:sz="0" w:space="0" w:color="auto"/>
                        <w:left w:val="none" w:sz="0" w:space="0" w:color="auto"/>
                        <w:bottom w:val="none" w:sz="0" w:space="0" w:color="auto"/>
                        <w:right w:val="none" w:sz="0" w:space="0" w:color="auto"/>
                      </w:divBdr>
                    </w:div>
                  </w:divsChild>
                </w:div>
                <w:div w:id="1575898197">
                  <w:marLeft w:val="0"/>
                  <w:marRight w:val="0"/>
                  <w:marTop w:val="0"/>
                  <w:marBottom w:val="0"/>
                  <w:divBdr>
                    <w:top w:val="none" w:sz="0" w:space="0" w:color="auto"/>
                    <w:left w:val="none" w:sz="0" w:space="0" w:color="auto"/>
                    <w:bottom w:val="none" w:sz="0" w:space="0" w:color="auto"/>
                    <w:right w:val="none" w:sz="0" w:space="0" w:color="auto"/>
                  </w:divBdr>
                  <w:divsChild>
                    <w:div w:id="1331910171">
                      <w:marLeft w:val="0"/>
                      <w:marRight w:val="0"/>
                      <w:marTop w:val="0"/>
                      <w:marBottom w:val="0"/>
                      <w:divBdr>
                        <w:top w:val="none" w:sz="0" w:space="0" w:color="auto"/>
                        <w:left w:val="none" w:sz="0" w:space="0" w:color="auto"/>
                        <w:bottom w:val="none" w:sz="0" w:space="0" w:color="auto"/>
                        <w:right w:val="none" w:sz="0" w:space="0" w:color="auto"/>
                      </w:divBdr>
                    </w:div>
                  </w:divsChild>
                </w:div>
                <w:div w:id="1595017238">
                  <w:marLeft w:val="0"/>
                  <w:marRight w:val="0"/>
                  <w:marTop w:val="0"/>
                  <w:marBottom w:val="0"/>
                  <w:divBdr>
                    <w:top w:val="none" w:sz="0" w:space="0" w:color="auto"/>
                    <w:left w:val="none" w:sz="0" w:space="0" w:color="auto"/>
                    <w:bottom w:val="none" w:sz="0" w:space="0" w:color="auto"/>
                    <w:right w:val="none" w:sz="0" w:space="0" w:color="auto"/>
                  </w:divBdr>
                  <w:divsChild>
                    <w:div w:id="1386873335">
                      <w:marLeft w:val="0"/>
                      <w:marRight w:val="0"/>
                      <w:marTop w:val="0"/>
                      <w:marBottom w:val="0"/>
                      <w:divBdr>
                        <w:top w:val="none" w:sz="0" w:space="0" w:color="auto"/>
                        <w:left w:val="none" w:sz="0" w:space="0" w:color="auto"/>
                        <w:bottom w:val="none" w:sz="0" w:space="0" w:color="auto"/>
                        <w:right w:val="none" w:sz="0" w:space="0" w:color="auto"/>
                      </w:divBdr>
                    </w:div>
                  </w:divsChild>
                </w:div>
                <w:div w:id="1598904363">
                  <w:marLeft w:val="0"/>
                  <w:marRight w:val="0"/>
                  <w:marTop w:val="0"/>
                  <w:marBottom w:val="0"/>
                  <w:divBdr>
                    <w:top w:val="none" w:sz="0" w:space="0" w:color="auto"/>
                    <w:left w:val="none" w:sz="0" w:space="0" w:color="auto"/>
                    <w:bottom w:val="none" w:sz="0" w:space="0" w:color="auto"/>
                    <w:right w:val="none" w:sz="0" w:space="0" w:color="auto"/>
                  </w:divBdr>
                  <w:divsChild>
                    <w:div w:id="946501686">
                      <w:marLeft w:val="0"/>
                      <w:marRight w:val="0"/>
                      <w:marTop w:val="0"/>
                      <w:marBottom w:val="0"/>
                      <w:divBdr>
                        <w:top w:val="none" w:sz="0" w:space="0" w:color="auto"/>
                        <w:left w:val="none" w:sz="0" w:space="0" w:color="auto"/>
                        <w:bottom w:val="none" w:sz="0" w:space="0" w:color="auto"/>
                        <w:right w:val="none" w:sz="0" w:space="0" w:color="auto"/>
                      </w:divBdr>
                    </w:div>
                  </w:divsChild>
                </w:div>
                <w:div w:id="1694961001">
                  <w:marLeft w:val="0"/>
                  <w:marRight w:val="0"/>
                  <w:marTop w:val="0"/>
                  <w:marBottom w:val="0"/>
                  <w:divBdr>
                    <w:top w:val="none" w:sz="0" w:space="0" w:color="auto"/>
                    <w:left w:val="none" w:sz="0" w:space="0" w:color="auto"/>
                    <w:bottom w:val="none" w:sz="0" w:space="0" w:color="auto"/>
                    <w:right w:val="none" w:sz="0" w:space="0" w:color="auto"/>
                  </w:divBdr>
                  <w:divsChild>
                    <w:div w:id="1305231721">
                      <w:marLeft w:val="0"/>
                      <w:marRight w:val="0"/>
                      <w:marTop w:val="0"/>
                      <w:marBottom w:val="0"/>
                      <w:divBdr>
                        <w:top w:val="none" w:sz="0" w:space="0" w:color="auto"/>
                        <w:left w:val="none" w:sz="0" w:space="0" w:color="auto"/>
                        <w:bottom w:val="none" w:sz="0" w:space="0" w:color="auto"/>
                        <w:right w:val="none" w:sz="0" w:space="0" w:color="auto"/>
                      </w:divBdr>
                    </w:div>
                  </w:divsChild>
                </w:div>
                <w:div w:id="1704595064">
                  <w:marLeft w:val="0"/>
                  <w:marRight w:val="0"/>
                  <w:marTop w:val="0"/>
                  <w:marBottom w:val="0"/>
                  <w:divBdr>
                    <w:top w:val="none" w:sz="0" w:space="0" w:color="auto"/>
                    <w:left w:val="none" w:sz="0" w:space="0" w:color="auto"/>
                    <w:bottom w:val="none" w:sz="0" w:space="0" w:color="auto"/>
                    <w:right w:val="none" w:sz="0" w:space="0" w:color="auto"/>
                  </w:divBdr>
                  <w:divsChild>
                    <w:div w:id="288708210">
                      <w:marLeft w:val="0"/>
                      <w:marRight w:val="0"/>
                      <w:marTop w:val="0"/>
                      <w:marBottom w:val="0"/>
                      <w:divBdr>
                        <w:top w:val="none" w:sz="0" w:space="0" w:color="auto"/>
                        <w:left w:val="none" w:sz="0" w:space="0" w:color="auto"/>
                        <w:bottom w:val="none" w:sz="0" w:space="0" w:color="auto"/>
                        <w:right w:val="none" w:sz="0" w:space="0" w:color="auto"/>
                      </w:divBdr>
                    </w:div>
                  </w:divsChild>
                </w:div>
                <w:div w:id="1728412316">
                  <w:marLeft w:val="0"/>
                  <w:marRight w:val="0"/>
                  <w:marTop w:val="0"/>
                  <w:marBottom w:val="0"/>
                  <w:divBdr>
                    <w:top w:val="none" w:sz="0" w:space="0" w:color="auto"/>
                    <w:left w:val="none" w:sz="0" w:space="0" w:color="auto"/>
                    <w:bottom w:val="none" w:sz="0" w:space="0" w:color="auto"/>
                    <w:right w:val="none" w:sz="0" w:space="0" w:color="auto"/>
                  </w:divBdr>
                  <w:divsChild>
                    <w:div w:id="231552013">
                      <w:marLeft w:val="0"/>
                      <w:marRight w:val="0"/>
                      <w:marTop w:val="0"/>
                      <w:marBottom w:val="0"/>
                      <w:divBdr>
                        <w:top w:val="none" w:sz="0" w:space="0" w:color="auto"/>
                        <w:left w:val="none" w:sz="0" w:space="0" w:color="auto"/>
                        <w:bottom w:val="none" w:sz="0" w:space="0" w:color="auto"/>
                        <w:right w:val="none" w:sz="0" w:space="0" w:color="auto"/>
                      </w:divBdr>
                    </w:div>
                  </w:divsChild>
                </w:div>
                <w:div w:id="1814365425">
                  <w:marLeft w:val="0"/>
                  <w:marRight w:val="0"/>
                  <w:marTop w:val="0"/>
                  <w:marBottom w:val="0"/>
                  <w:divBdr>
                    <w:top w:val="none" w:sz="0" w:space="0" w:color="auto"/>
                    <w:left w:val="none" w:sz="0" w:space="0" w:color="auto"/>
                    <w:bottom w:val="none" w:sz="0" w:space="0" w:color="auto"/>
                    <w:right w:val="none" w:sz="0" w:space="0" w:color="auto"/>
                  </w:divBdr>
                  <w:divsChild>
                    <w:div w:id="2118526541">
                      <w:marLeft w:val="0"/>
                      <w:marRight w:val="0"/>
                      <w:marTop w:val="0"/>
                      <w:marBottom w:val="0"/>
                      <w:divBdr>
                        <w:top w:val="none" w:sz="0" w:space="0" w:color="auto"/>
                        <w:left w:val="none" w:sz="0" w:space="0" w:color="auto"/>
                        <w:bottom w:val="none" w:sz="0" w:space="0" w:color="auto"/>
                        <w:right w:val="none" w:sz="0" w:space="0" w:color="auto"/>
                      </w:divBdr>
                    </w:div>
                  </w:divsChild>
                </w:div>
                <w:div w:id="1963147828">
                  <w:marLeft w:val="0"/>
                  <w:marRight w:val="0"/>
                  <w:marTop w:val="0"/>
                  <w:marBottom w:val="0"/>
                  <w:divBdr>
                    <w:top w:val="none" w:sz="0" w:space="0" w:color="auto"/>
                    <w:left w:val="none" w:sz="0" w:space="0" w:color="auto"/>
                    <w:bottom w:val="none" w:sz="0" w:space="0" w:color="auto"/>
                    <w:right w:val="none" w:sz="0" w:space="0" w:color="auto"/>
                  </w:divBdr>
                  <w:divsChild>
                    <w:div w:id="1810857919">
                      <w:marLeft w:val="0"/>
                      <w:marRight w:val="0"/>
                      <w:marTop w:val="0"/>
                      <w:marBottom w:val="0"/>
                      <w:divBdr>
                        <w:top w:val="none" w:sz="0" w:space="0" w:color="auto"/>
                        <w:left w:val="none" w:sz="0" w:space="0" w:color="auto"/>
                        <w:bottom w:val="none" w:sz="0" w:space="0" w:color="auto"/>
                        <w:right w:val="none" w:sz="0" w:space="0" w:color="auto"/>
                      </w:divBdr>
                    </w:div>
                  </w:divsChild>
                </w:div>
                <w:div w:id="1987779180">
                  <w:marLeft w:val="0"/>
                  <w:marRight w:val="0"/>
                  <w:marTop w:val="0"/>
                  <w:marBottom w:val="0"/>
                  <w:divBdr>
                    <w:top w:val="none" w:sz="0" w:space="0" w:color="auto"/>
                    <w:left w:val="none" w:sz="0" w:space="0" w:color="auto"/>
                    <w:bottom w:val="none" w:sz="0" w:space="0" w:color="auto"/>
                    <w:right w:val="none" w:sz="0" w:space="0" w:color="auto"/>
                  </w:divBdr>
                  <w:divsChild>
                    <w:div w:id="264382640">
                      <w:marLeft w:val="0"/>
                      <w:marRight w:val="0"/>
                      <w:marTop w:val="0"/>
                      <w:marBottom w:val="0"/>
                      <w:divBdr>
                        <w:top w:val="none" w:sz="0" w:space="0" w:color="auto"/>
                        <w:left w:val="none" w:sz="0" w:space="0" w:color="auto"/>
                        <w:bottom w:val="none" w:sz="0" w:space="0" w:color="auto"/>
                        <w:right w:val="none" w:sz="0" w:space="0" w:color="auto"/>
                      </w:divBdr>
                    </w:div>
                  </w:divsChild>
                </w:div>
                <w:div w:id="2023044086">
                  <w:marLeft w:val="0"/>
                  <w:marRight w:val="0"/>
                  <w:marTop w:val="0"/>
                  <w:marBottom w:val="0"/>
                  <w:divBdr>
                    <w:top w:val="none" w:sz="0" w:space="0" w:color="auto"/>
                    <w:left w:val="none" w:sz="0" w:space="0" w:color="auto"/>
                    <w:bottom w:val="none" w:sz="0" w:space="0" w:color="auto"/>
                    <w:right w:val="none" w:sz="0" w:space="0" w:color="auto"/>
                  </w:divBdr>
                  <w:divsChild>
                    <w:div w:id="303781523">
                      <w:marLeft w:val="0"/>
                      <w:marRight w:val="0"/>
                      <w:marTop w:val="0"/>
                      <w:marBottom w:val="0"/>
                      <w:divBdr>
                        <w:top w:val="none" w:sz="0" w:space="0" w:color="auto"/>
                        <w:left w:val="none" w:sz="0" w:space="0" w:color="auto"/>
                        <w:bottom w:val="none" w:sz="0" w:space="0" w:color="auto"/>
                        <w:right w:val="none" w:sz="0" w:space="0" w:color="auto"/>
                      </w:divBdr>
                    </w:div>
                  </w:divsChild>
                </w:div>
                <w:div w:id="2137134494">
                  <w:marLeft w:val="0"/>
                  <w:marRight w:val="0"/>
                  <w:marTop w:val="0"/>
                  <w:marBottom w:val="0"/>
                  <w:divBdr>
                    <w:top w:val="none" w:sz="0" w:space="0" w:color="auto"/>
                    <w:left w:val="none" w:sz="0" w:space="0" w:color="auto"/>
                    <w:bottom w:val="none" w:sz="0" w:space="0" w:color="auto"/>
                    <w:right w:val="none" w:sz="0" w:space="0" w:color="auto"/>
                  </w:divBdr>
                  <w:divsChild>
                    <w:div w:id="1023364208">
                      <w:marLeft w:val="0"/>
                      <w:marRight w:val="0"/>
                      <w:marTop w:val="0"/>
                      <w:marBottom w:val="0"/>
                      <w:divBdr>
                        <w:top w:val="none" w:sz="0" w:space="0" w:color="auto"/>
                        <w:left w:val="none" w:sz="0" w:space="0" w:color="auto"/>
                        <w:bottom w:val="none" w:sz="0" w:space="0" w:color="auto"/>
                        <w:right w:val="none" w:sz="0" w:space="0" w:color="auto"/>
                      </w:divBdr>
                    </w:div>
                  </w:divsChild>
                </w:div>
                <w:div w:id="2142113732">
                  <w:marLeft w:val="0"/>
                  <w:marRight w:val="0"/>
                  <w:marTop w:val="0"/>
                  <w:marBottom w:val="0"/>
                  <w:divBdr>
                    <w:top w:val="none" w:sz="0" w:space="0" w:color="auto"/>
                    <w:left w:val="none" w:sz="0" w:space="0" w:color="auto"/>
                    <w:bottom w:val="none" w:sz="0" w:space="0" w:color="auto"/>
                    <w:right w:val="none" w:sz="0" w:space="0" w:color="auto"/>
                  </w:divBdr>
                  <w:divsChild>
                    <w:div w:id="6088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134246">
          <w:marLeft w:val="0"/>
          <w:marRight w:val="0"/>
          <w:marTop w:val="0"/>
          <w:marBottom w:val="0"/>
          <w:divBdr>
            <w:top w:val="none" w:sz="0" w:space="0" w:color="auto"/>
            <w:left w:val="none" w:sz="0" w:space="0" w:color="auto"/>
            <w:bottom w:val="none" w:sz="0" w:space="0" w:color="auto"/>
            <w:right w:val="none" w:sz="0" w:space="0" w:color="auto"/>
          </w:divBdr>
          <w:divsChild>
            <w:div w:id="267348166">
              <w:marLeft w:val="-75"/>
              <w:marRight w:val="0"/>
              <w:marTop w:val="30"/>
              <w:marBottom w:val="30"/>
              <w:divBdr>
                <w:top w:val="none" w:sz="0" w:space="0" w:color="auto"/>
                <w:left w:val="none" w:sz="0" w:space="0" w:color="auto"/>
                <w:bottom w:val="none" w:sz="0" w:space="0" w:color="auto"/>
                <w:right w:val="none" w:sz="0" w:space="0" w:color="auto"/>
              </w:divBdr>
              <w:divsChild>
                <w:div w:id="32123523">
                  <w:marLeft w:val="0"/>
                  <w:marRight w:val="0"/>
                  <w:marTop w:val="0"/>
                  <w:marBottom w:val="0"/>
                  <w:divBdr>
                    <w:top w:val="none" w:sz="0" w:space="0" w:color="auto"/>
                    <w:left w:val="none" w:sz="0" w:space="0" w:color="auto"/>
                    <w:bottom w:val="none" w:sz="0" w:space="0" w:color="auto"/>
                    <w:right w:val="none" w:sz="0" w:space="0" w:color="auto"/>
                  </w:divBdr>
                  <w:divsChild>
                    <w:div w:id="1548836994">
                      <w:marLeft w:val="0"/>
                      <w:marRight w:val="0"/>
                      <w:marTop w:val="0"/>
                      <w:marBottom w:val="0"/>
                      <w:divBdr>
                        <w:top w:val="none" w:sz="0" w:space="0" w:color="auto"/>
                        <w:left w:val="none" w:sz="0" w:space="0" w:color="auto"/>
                        <w:bottom w:val="none" w:sz="0" w:space="0" w:color="auto"/>
                        <w:right w:val="none" w:sz="0" w:space="0" w:color="auto"/>
                      </w:divBdr>
                    </w:div>
                  </w:divsChild>
                </w:div>
                <w:div w:id="33970014">
                  <w:marLeft w:val="0"/>
                  <w:marRight w:val="0"/>
                  <w:marTop w:val="0"/>
                  <w:marBottom w:val="0"/>
                  <w:divBdr>
                    <w:top w:val="none" w:sz="0" w:space="0" w:color="auto"/>
                    <w:left w:val="none" w:sz="0" w:space="0" w:color="auto"/>
                    <w:bottom w:val="none" w:sz="0" w:space="0" w:color="auto"/>
                    <w:right w:val="none" w:sz="0" w:space="0" w:color="auto"/>
                  </w:divBdr>
                  <w:divsChild>
                    <w:div w:id="591745653">
                      <w:marLeft w:val="0"/>
                      <w:marRight w:val="0"/>
                      <w:marTop w:val="0"/>
                      <w:marBottom w:val="0"/>
                      <w:divBdr>
                        <w:top w:val="none" w:sz="0" w:space="0" w:color="auto"/>
                        <w:left w:val="none" w:sz="0" w:space="0" w:color="auto"/>
                        <w:bottom w:val="none" w:sz="0" w:space="0" w:color="auto"/>
                        <w:right w:val="none" w:sz="0" w:space="0" w:color="auto"/>
                      </w:divBdr>
                    </w:div>
                  </w:divsChild>
                </w:div>
                <w:div w:id="137184759">
                  <w:marLeft w:val="0"/>
                  <w:marRight w:val="0"/>
                  <w:marTop w:val="0"/>
                  <w:marBottom w:val="0"/>
                  <w:divBdr>
                    <w:top w:val="none" w:sz="0" w:space="0" w:color="auto"/>
                    <w:left w:val="none" w:sz="0" w:space="0" w:color="auto"/>
                    <w:bottom w:val="none" w:sz="0" w:space="0" w:color="auto"/>
                    <w:right w:val="none" w:sz="0" w:space="0" w:color="auto"/>
                  </w:divBdr>
                  <w:divsChild>
                    <w:div w:id="444428419">
                      <w:marLeft w:val="0"/>
                      <w:marRight w:val="0"/>
                      <w:marTop w:val="0"/>
                      <w:marBottom w:val="0"/>
                      <w:divBdr>
                        <w:top w:val="none" w:sz="0" w:space="0" w:color="auto"/>
                        <w:left w:val="none" w:sz="0" w:space="0" w:color="auto"/>
                        <w:bottom w:val="none" w:sz="0" w:space="0" w:color="auto"/>
                        <w:right w:val="none" w:sz="0" w:space="0" w:color="auto"/>
                      </w:divBdr>
                    </w:div>
                  </w:divsChild>
                </w:div>
                <w:div w:id="157549938">
                  <w:marLeft w:val="0"/>
                  <w:marRight w:val="0"/>
                  <w:marTop w:val="0"/>
                  <w:marBottom w:val="0"/>
                  <w:divBdr>
                    <w:top w:val="none" w:sz="0" w:space="0" w:color="auto"/>
                    <w:left w:val="none" w:sz="0" w:space="0" w:color="auto"/>
                    <w:bottom w:val="none" w:sz="0" w:space="0" w:color="auto"/>
                    <w:right w:val="none" w:sz="0" w:space="0" w:color="auto"/>
                  </w:divBdr>
                  <w:divsChild>
                    <w:div w:id="1657222475">
                      <w:marLeft w:val="0"/>
                      <w:marRight w:val="0"/>
                      <w:marTop w:val="0"/>
                      <w:marBottom w:val="0"/>
                      <w:divBdr>
                        <w:top w:val="none" w:sz="0" w:space="0" w:color="auto"/>
                        <w:left w:val="none" w:sz="0" w:space="0" w:color="auto"/>
                        <w:bottom w:val="none" w:sz="0" w:space="0" w:color="auto"/>
                        <w:right w:val="none" w:sz="0" w:space="0" w:color="auto"/>
                      </w:divBdr>
                    </w:div>
                  </w:divsChild>
                </w:div>
                <w:div w:id="170877425">
                  <w:marLeft w:val="0"/>
                  <w:marRight w:val="0"/>
                  <w:marTop w:val="0"/>
                  <w:marBottom w:val="0"/>
                  <w:divBdr>
                    <w:top w:val="none" w:sz="0" w:space="0" w:color="auto"/>
                    <w:left w:val="none" w:sz="0" w:space="0" w:color="auto"/>
                    <w:bottom w:val="none" w:sz="0" w:space="0" w:color="auto"/>
                    <w:right w:val="none" w:sz="0" w:space="0" w:color="auto"/>
                  </w:divBdr>
                  <w:divsChild>
                    <w:div w:id="1282571443">
                      <w:marLeft w:val="0"/>
                      <w:marRight w:val="0"/>
                      <w:marTop w:val="0"/>
                      <w:marBottom w:val="0"/>
                      <w:divBdr>
                        <w:top w:val="none" w:sz="0" w:space="0" w:color="auto"/>
                        <w:left w:val="none" w:sz="0" w:space="0" w:color="auto"/>
                        <w:bottom w:val="none" w:sz="0" w:space="0" w:color="auto"/>
                        <w:right w:val="none" w:sz="0" w:space="0" w:color="auto"/>
                      </w:divBdr>
                    </w:div>
                  </w:divsChild>
                </w:div>
                <w:div w:id="172234200">
                  <w:marLeft w:val="0"/>
                  <w:marRight w:val="0"/>
                  <w:marTop w:val="0"/>
                  <w:marBottom w:val="0"/>
                  <w:divBdr>
                    <w:top w:val="none" w:sz="0" w:space="0" w:color="auto"/>
                    <w:left w:val="none" w:sz="0" w:space="0" w:color="auto"/>
                    <w:bottom w:val="none" w:sz="0" w:space="0" w:color="auto"/>
                    <w:right w:val="none" w:sz="0" w:space="0" w:color="auto"/>
                  </w:divBdr>
                  <w:divsChild>
                    <w:div w:id="842858776">
                      <w:marLeft w:val="0"/>
                      <w:marRight w:val="0"/>
                      <w:marTop w:val="0"/>
                      <w:marBottom w:val="0"/>
                      <w:divBdr>
                        <w:top w:val="none" w:sz="0" w:space="0" w:color="auto"/>
                        <w:left w:val="none" w:sz="0" w:space="0" w:color="auto"/>
                        <w:bottom w:val="none" w:sz="0" w:space="0" w:color="auto"/>
                        <w:right w:val="none" w:sz="0" w:space="0" w:color="auto"/>
                      </w:divBdr>
                    </w:div>
                  </w:divsChild>
                </w:div>
                <w:div w:id="187911057">
                  <w:marLeft w:val="0"/>
                  <w:marRight w:val="0"/>
                  <w:marTop w:val="0"/>
                  <w:marBottom w:val="0"/>
                  <w:divBdr>
                    <w:top w:val="none" w:sz="0" w:space="0" w:color="auto"/>
                    <w:left w:val="none" w:sz="0" w:space="0" w:color="auto"/>
                    <w:bottom w:val="none" w:sz="0" w:space="0" w:color="auto"/>
                    <w:right w:val="none" w:sz="0" w:space="0" w:color="auto"/>
                  </w:divBdr>
                  <w:divsChild>
                    <w:div w:id="827331696">
                      <w:marLeft w:val="0"/>
                      <w:marRight w:val="0"/>
                      <w:marTop w:val="0"/>
                      <w:marBottom w:val="0"/>
                      <w:divBdr>
                        <w:top w:val="none" w:sz="0" w:space="0" w:color="auto"/>
                        <w:left w:val="none" w:sz="0" w:space="0" w:color="auto"/>
                        <w:bottom w:val="none" w:sz="0" w:space="0" w:color="auto"/>
                        <w:right w:val="none" w:sz="0" w:space="0" w:color="auto"/>
                      </w:divBdr>
                    </w:div>
                  </w:divsChild>
                </w:div>
                <w:div w:id="256788761">
                  <w:marLeft w:val="0"/>
                  <w:marRight w:val="0"/>
                  <w:marTop w:val="0"/>
                  <w:marBottom w:val="0"/>
                  <w:divBdr>
                    <w:top w:val="none" w:sz="0" w:space="0" w:color="auto"/>
                    <w:left w:val="none" w:sz="0" w:space="0" w:color="auto"/>
                    <w:bottom w:val="none" w:sz="0" w:space="0" w:color="auto"/>
                    <w:right w:val="none" w:sz="0" w:space="0" w:color="auto"/>
                  </w:divBdr>
                  <w:divsChild>
                    <w:div w:id="1268075849">
                      <w:marLeft w:val="0"/>
                      <w:marRight w:val="0"/>
                      <w:marTop w:val="0"/>
                      <w:marBottom w:val="0"/>
                      <w:divBdr>
                        <w:top w:val="none" w:sz="0" w:space="0" w:color="auto"/>
                        <w:left w:val="none" w:sz="0" w:space="0" w:color="auto"/>
                        <w:bottom w:val="none" w:sz="0" w:space="0" w:color="auto"/>
                        <w:right w:val="none" w:sz="0" w:space="0" w:color="auto"/>
                      </w:divBdr>
                    </w:div>
                  </w:divsChild>
                </w:div>
                <w:div w:id="274365628">
                  <w:marLeft w:val="0"/>
                  <w:marRight w:val="0"/>
                  <w:marTop w:val="0"/>
                  <w:marBottom w:val="0"/>
                  <w:divBdr>
                    <w:top w:val="none" w:sz="0" w:space="0" w:color="auto"/>
                    <w:left w:val="none" w:sz="0" w:space="0" w:color="auto"/>
                    <w:bottom w:val="none" w:sz="0" w:space="0" w:color="auto"/>
                    <w:right w:val="none" w:sz="0" w:space="0" w:color="auto"/>
                  </w:divBdr>
                  <w:divsChild>
                    <w:div w:id="767316194">
                      <w:marLeft w:val="0"/>
                      <w:marRight w:val="0"/>
                      <w:marTop w:val="0"/>
                      <w:marBottom w:val="0"/>
                      <w:divBdr>
                        <w:top w:val="none" w:sz="0" w:space="0" w:color="auto"/>
                        <w:left w:val="none" w:sz="0" w:space="0" w:color="auto"/>
                        <w:bottom w:val="none" w:sz="0" w:space="0" w:color="auto"/>
                        <w:right w:val="none" w:sz="0" w:space="0" w:color="auto"/>
                      </w:divBdr>
                    </w:div>
                  </w:divsChild>
                </w:div>
                <w:div w:id="329456407">
                  <w:marLeft w:val="0"/>
                  <w:marRight w:val="0"/>
                  <w:marTop w:val="0"/>
                  <w:marBottom w:val="0"/>
                  <w:divBdr>
                    <w:top w:val="none" w:sz="0" w:space="0" w:color="auto"/>
                    <w:left w:val="none" w:sz="0" w:space="0" w:color="auto"/>
                    <w:bottom w:val="none" w:sz="0" w:space="0" w:color="auto"/>
                    <w:right w:val="none" w:sz="0" w:space="0" w:color="auto"/>
                  </w:divBdr>
                  <w:divsChild>
                    <w:div w:id="564292319">
                      <w:marLeft w:val="0"/>
                      <w:marRight w:val="0"/>
                      <w:marTop w:val="0"/>
                      <w:marBottom w:val="0"/>
                      <w:divBdr>
                        <w:top w:val="none" w:sz="0" w:space="0" w:color="auto"/>
                        <w:left w:val="none" w:sz="0" w:space="0" w:color="auto"/>
                        <w:bottom w:val="none" w:sz="0" w:space="0" w:color="auto"/>
                        <w:right w:val="none" w:sz="0" w:space="0" w:color="auto"/>
                      </w:divBdr>
                    </w:div>
                  </w:divsChild>
                </w:div>
                <w:div w:id="355546029">
                  <w:marLeft w:val="0"/>
                  <w:marRight w:val="0"/>
                  <w:marTop w:val="0"/>
                  <w:marBottom w:val="0"/>
                  <w:divBdr>
                    <w:top w:val="none" w:sz="0" w:space="0" w:color="auto"/>
                    <w:left w:val="none" w:sz="0" w:space="0" w:color="auto"/>
                    <w:bottom w:val="none" w:sz="0" w:space="0" w:color="auto"/>
                    <w:right w:val="none" w:sz="0" w:space="0" w:color="auto"/>
                  </w:divBdr>
                  <w:divsChild>
                    <w:div w:id="1037587472">
                      <w:marLeft w:val="0"/>
                      <w:marRight w:val="0"/>
                      <w:marTop w:val="0"/>
                      <w:marBottom w:val="0"/>
                      <w:divBdr>
                        <w:top w:val="none" w:sz="0" w:space="0" w:color="auto"/>
                        <w:left w:val="none" w:sz="0" w:space="0" w:color="auto"/>
                        <w:bottom w:val="none" w:sz="0" w:space="0" w:color="auto"/>
                        <w:right w:val="none" w:sz="0" w:space="0" w:color="auto"/>
                      </w:divBdr>
                    </w:div>
                  </w:divsChild>
                </w:div>
                <w:div w:id="362024439">
                  <w:marLeft w:val="0"/>
                  <w:marRight w:val="0"/>
                  <w:marTop w:val="0"/>
                  <w:marBottom w:val="0"/>
                  <w:divBdr>
                    <w:top w:val="none" w:sz="0" w:space="0" w:color="auto"/>
                    <w:left w:val="none" w:sz="0" w:space="0" w:color="auto"/>
                    <w:bottom w:val="none" w:sz="0" w:space="0" w:color="auto"/>
                    <w:right w:val="none" w:sz="0" w:space="0" w:color="auto"/>
                  </w:divBdr>
                  <w:divsChild>
                    <w:div w:id="972717696">
                      <w:marLeft w:val="0"/>
                      <w:marRight w:val="0"/>
                      <w:marTop w:val="0"/>
                      <w:marBottom w:val="0"/>
                      <w:divBdr>
                        <w:top w:val="none" w:sz="0" w:space="0" w:color="auto"/>
                        <w:left w:val="none" w:sz="0" w:space="0" w:color="auto"/>
                        <w:bottom w:val="none" w:sz="0" w:space="0" w:color="auto"/>
                        <w:right w:val="none" w:sz="0" w:space="0" w:color="auto"/>
                      </w:divBdr>
                    </w:div>
                  </w:divsChild>
                </w:div>
                <w:div w:id="386684473">
                  <w:marLeft w:val="0"/>
                  <w:marRight w:val="0"/>
                  <w:marTop w:val="0"/>
                  <w:marBottom w:val="0"/>
                  <w:divBdr>
                    <w:top w:val="none" w:sz="0" w:space="0" w:color="auto"/>
                    <w:left w:val="none" w:sz="0" w:space="0" w:color="auto"/>
                    <w:bottom w:val="none" w:sz="0" w:space="0" w:color="auto"/>
                    <w:right w:val="none" w:sz="0" w:space="0" w:color="auto"/>
                  </w:divBdr>
                  <w:divsChild>
                    <w:div w:id="1577277924">
                      <w:marLeft w:val="0"/>
                      <w:marRight w:val="0"/>
                      <w:marTop w:val="0"/>
                      <w:marBottom w:val="0"/>
                      <w:divBdr>
                        <w:top w:val="none" w:sz="0" w:space="0" w:color="auto"/>
                        <w:left w:val="none" w:sz="0" w:space="0" w:color="auto"/>
                        <w:bottom w:val="none" w:sz="0" w:space="0" w:color="auto"/>
                        <w:right w:val="none" w:sz="0" w:space="0" w:color="auto"/>
                      </w:divBdr>
                    </w:div>
                  </w:divsChild>
                </w:div>
                <w:div w:id="418256941">
                  <w:marLeft w:val="0"/>
                  <w:marRight w:val="0"/>
                  <w:marTop w:val="0"/>
                  <w:marBottom w:val="0"/>
                  <w:divBdr>
                    <w:top w:val="none" w:sz="0" w:space="0" w:color="auto"/>
                    <w:left w:val="none" w:sz="0" w:space="0" w:color="auto"/>
                    <w:bottom w:val="none" w:sz="0" w:space="0" w:color="auto"/>
                    <w:right w:val="none" w:sz="0" w:space="0" w:color="auto"/>
                  </w:divBdr>
                  <w:divsChild>
                    <w:div w:id="374426119">
                      <w:marLeft w:val="0"/>
                      <w:marRight w:val="0"/>
                      <w:marTop w:val="0"/>
                      <w:marBottom w:val="0"/>
                      <w:divBdr>
                        <w:top w:val="none" w:sz="0" w:space="0" w:color="auto"/>
                        <w:left w:val="none" w:sz="0" w:space="0" w:color="auto"/>
                        <w:bottom w:val="none" w:sz="0" w:space="0" w:color="auto"/>
                        <w:right w:val="none" w:sz="0" w:space="0" w:color="auto"/>
                      </w:divBdr>
                    </w:div>
                  </w:divsChild>
                </w:div>
                <w:div w:id="437330514">
                  <w:marLeft w:val="0"/>
                  <w:marRight w:val="0"/>
                  <w:marTop w:val="0"/>
                  <w:marBottom w:val="0"/>
                  <w:divBdr>
                    <w:top w:val="none" w:sz="0" w:space="0" w:color="auto"/>
                    <w:left w:val="none" w:sz="0" w:space="0" w:color="auto"/>
                    <w:bottom w:val="none" w:sz="0" w:space="0" w:color="auto"/>
                    <w:right w:val="none" w:sz="0" w:space="0" w:color="auto"/>
                  </w:divBdr>
                  <w:divsChild>
                    <w:div w:id="7684842">
                      <w:marLeft w:val="0"/>
                      <w:marRight w:val="0"/>
                      <w:marTop w:val="0"/>
                      <w:marBottom w:val="0"/>
                      <w:divBdr>
                        <w:top w:val="none" w:sz="0" w:space="0" w:color="auto"/>
                        <w:left w:val="none" w:sz="0" w:space="0" w:color="auto"/>
                        <w:bottom w:val="none" w:sz="0" w:space="0" w:color="auto"/>
                        <w:right w:val="none" w:sz="0" w:space="0" w:color="auto"/>
                      </w:divBdr>
                    </w:div>
                  </w:divsChild>
                </w:div>
                <w:div w:id="440881606">
                  <w:marLeft w:val="0"/>
                  <w:marRight w:val="0"/>
                  <w:marTop w:val="0"/>
                  <w:marBottom w:val="0"/>
                  <w:divBdr>
                    <w:top w:val="none" w:sz="0" w:space="0" w:color="auto"/>
                    <w:left w:val="none" w:sz="0" w:space="0" w:color="auto"/>
                    <w:bottom w:val="none" w:sz="0" w:space="0" w:color="auto"/>
                    <w:right w:val="none" w:sz="0" w:space="0" w:color="auto"/>
                  </w:divBdr>
                  <w:divsChild>
                    <w:div w:id="1521552966">
                      <w:marLeft w:val="0"/>
                      <w:marRight w:val="0"/>
                      <w:marTop w:val="0"/>
                      <w:marBottom w:val="0"/>
                      <w:divBdr>
                        <w:top w:val="none" w:sz="0" w:space="0" w:color="auto"/>
                        <w:left w:val="none" w:sz="0" w:space="0" w:color="auto"/>
                        <w:bottom w:val="none" w:sz="0" w:space="0" w:color="auto"/>
                        <w:right w:val="none" w:sz="0" w:space="0" w:color="auto"/>
                      </w:divBdr>
                    </w:div>
                  </w:divsChild>
                </w:div>
                <w:div w:id="452946848">
                  <w:marLeft w:val="0"/>
                  <w:marRight w:val="0"/>
                  <w:marTop w:val="0"/>
                  <w:marBottom w:val="0"/>
                  <w:divBdr>
                    <w:top w:val="none" w:sz="0" w:space="0" w:color="auto"/>
                    <w:left w:val="none" w:sz="0" w:space="0" w:color="auto"/>
                    <w:bottom w:val="none" w:sz="0" w:space="0" w:color="auto"/>
                    <w:right w:val="none" w:sz="0" w:space="0" w:color="auto"/>
                  </w:divBdr>
                  <w:divsChild>
                    <w:div w:id="1420328249">
                      <w:marLeft w:val="0"/>
                      <w:marRight w:val="0"/>
                      <w:marTop w:val="0"/>
                      <w:marBottom w:val="0"/>
                      <w:divBdr>
                        <w:top w:val="none" w:sz="0" w:space="0" w:color="auto"/>
                        <w:left w:val="none" w:sz="0" w:space="0" w:color="auto"/>
                        <w:bottom w:val="none" w:sz="0" w:space="0" w:color="auto"/>
                        <w:right w:val="none" w:sz="0" w:space="0" w:color="auto"/>
                      </w:divBdr>
                    </w:div>
                  </w:divsChild>
                </w:div>
                <w:div w:id="459954970">
                  <w:marLeft w:val="0"/>
                  <w:marRight w:val="0"/>
                  <w:marTop w:val="0"/>
                  <w:marBottom w:val="0"/>
                  <w:divBdr>
                    <w:top w:val="none" w:sz="0" w:space="0" w:color="auto"/>
                    <w:left w:val="none" w:sz="0" w:space="0" w:color="auto"/>
                    <w:bottom w:val="none" w:sz="0" w:space="0" w:color="auto"/>
                    <w:right w:val="none" w:sz="0" w:space="0" w:color="auto"/>
                  </w:divBdr>
                  <w:divsChild>
                    <w:div w:id="35862089">
                      <w:marLeft w:val="0"/>
                      <w:marRight w:val="0"/>
                      <w:marTop w:val="0"/>
                      <w:marBottom w:val="0"/>
                      <w:divBdr>
                        <w:top w:val="none" w:sz="0" w:space="0" w:color="auto"/>
                        <w:left w:val="none" w:sz="0" w:space="0" w:color="auto"/>
                        <w:bottom w:val="none" w:sz="0" w:space="0" w:color="auto"/>
                        <w:right w:val="none" w:sz="0" w:space="0" w:color="auto"/>
                      </w:divBdr>
                    </w:div>
                  </w:divsChild>
                </w:div>
                <w:div w:id="486552419">
                  <w:marLeft w:val="0"/>
                  <w:marRight w:val="0"/>
                  <w:marTop w:val="0"/>
                  <w:marBottom w:val="0"/>
                  <w:divBdr>
                    <w:top w:val="none" w:sz="0" w:space="0" w:color="auto"/>
                    <w:left w:val="none" w:sz="0" w:space="0" w:color="auto"/>
                    <w:bottom w:val="none" w:sz="0" w:space="0" w:color="auto"/>
                    <w:right w:val="none" w:sz="0" w:space="0" w:color="auto"/>
                  </w:divBdr>
                  <w:divsChild>
                    <w:div w:id="1997372449">
                      <w:marLeft w:val="0"/>
                      <w:marRight w:val="0"/>
                      <w:marTop w:val="0"/>
                      <w:marBottom w:val="0"/>
                      <w:divBdr>
                        <w:top w:val="none" w:sz="0" w:space="0" w:color="auto"/>
                        <w:left w:val="none" w:sz="0" w:space="0" w:color="auto"/>
                        <w:bottom w:val="none" w:sz="0" w:space="0" w:color="auto"/>
                        <w:right w:val="none" w:sz="0" w:space="0" w:color="auto"/>
                      </w:divBdr>
                    </w:div>
                  </w:divsChild>
                </w:div>
                <w:div w:id="634525764">
                  <w:marLeft w:val="0"/>
                  <w:marRight w:val="0"/>
                  <w:marTop w:val="0"/>
                  <w:marBottom w:val="0"/>
                  <w:divBdr>
                    <w:top w:val="none" w:sz="0" w:space="0" w:color="auto"/>
                    <w:left w:val="none" w:sz="0" w:space="0" w:color="auto"/>
                    <w:bottom w:val="none" w:sz="0" w:space="0" w:color="auto"/>
                    <w:right w:val="none" w:sz="0" w:space="0" w:color="auto"/>
                  </w:divBdr>
                  <w:divsChild>
                    <w:div w:id="816996723">
                      <w:marLeft w:val="0"/>
                      <w:marRight w:val="0"/>
                      <w:marTop w:val="0"/>
                      <w:marBottom w:val="0"/>
                      <w:divBdr>
                        <w:top w:val="none" w:sz="0" w:space="0" w:color="auto"/>
                        <w:left w:val="none" w:sz="0" w:space="0" w:color="auto"/>
                        <w:bottom w:val="none" w:sz="0" w:space="0" w:color="auto"/>
                        <w:right w:val="none" w:sz="0" w:space="0" w:color="auto"/>
                      </w:divBdr>
                    </w:div>
                  </w:divsChild>
                </w:div>
                <w:div w:id="661007317">
                  <w:marLeft w:val="0"/>
                  <w:marRight w:val="0"/>
                  <w:marTop w:val="0"/>
                  <w:marBottom w:val="0"/>
                  <w:divBdr>
                    <w:top w:val="none" w:sz="0" w:space="0" w:color="auto"/>
                    <w:left w:val="none" w:sz="0" w:space="0" w:color="auto"/>
                    <w:bottom w:val="none" w:sz="0" w:space="0" w:color="auto"/>
                    <w:right w:val="none" w:sz="0" w:space="0" w:color="auto"/>
                  </w:divBdr>
                  <w:divsChild>
                    <w:div w:id="2030639220">
                      <w:marLeft w:val="0"/>
                      <w:marRight w:val="0"/>
                      <w:marTop w:val="0"/>
                      <w:marBottom w:val="0"/>
                      <w:divBdr>
                        <w:top w:val="none" w:sz="0" w:space="0" w:color="auto"/>
                        <w:left w:val="none" w:sz="0" w:space="0" w:color="auto"/>
                        <w:bottom w:val="none" w:sz="0" w:space="0" w:color="auto"/>
                        <w:right w:val="none" w:sz="0" w:space="0" w:color="auto"/>
                      </w:divBdr>
                    </w:div>
                  </w:divsChild>
                </w:div>
                <w:div w:id="753552273">
                  <w:marLeft w:val="0"/>
                  <w:marRight w:val="0"/>
                  <w:marTop w:val="0"/>
                  <w:marBottom w:val="0"/>
                  <w:divBdr>
                    <w:top w:val="none" w:sz="0" w:space="0" w:color="auto"/>
                    <w:left w:val="none" w:sz="0" w:space="0" w:color="auto"/>
                    <w:bottom w:val="none" w:sz="0" w:space="0" w:color="auto"/>
                    <w:right w:val="none" w:sz="0" w:space="0" w:color="auto"/>
                  </w:divBdr>
                  <w:divsChild>
                    <w:div w:id="603881282">
                      <w:marLeft w:val="0"/>
                      <w:marRight w:val="0"/>
                      <w:marTop w:val="0"/>
                      <w:marBottom w:val="0"/>
                      <w:divBdr>
                        <w:top w:val="none" w:sz="0" w:space="0" w:color="auto"/>
                        <w:left w:val="none" w:sz="0" w:space="0" w:color="auto"/>
                        <w:bottom w:val="none" w:sz="0" w:space="0" w:color="auto"/>
                        <w:right w:val="none" w:sz="0" w:space="0" w:color="auto"/>
                      </w:divBdr>
                    </w:div>
                  </w:divsChild>
                </w:div>
                <w:div w:id="887301643">
                  <w:marLeft w:val="0"/>
                  <w:marRight w:val="0"/>
                  <w:marTop w:val="0"/>
                  <w:marBottom w:val="0"/>
                  <w:divBdr>
                    <w:top w:val="none" w:sz="0" w:space="0" w:color="auto"/>
                    <w:left w:val="none" w:sz="0" w:space="0" w:color="auto"/>
                    <w:bottom w:val="none" w:sz="0" w:space="0" w:color="auto"/>
                    <w:right w:val="none" w:sz="0" w:space="0" w:color="auto"/>
                  </w:divBdr>
                  <w:divsChild>
                    <w:div w:id="1428769892">
                      <w:marLeft w:val="0"/>
                      <w:marRight w:val="0"/>
                      <w:marTop w:val="0"/>
                      <w:marBottom w:val="0"/>
                      <w:divBdr>
                        <w:top w:val="none" w:sz="0" w:space="0" w:color="auto"/>
                        <w:left w:val="none" w:sz="0" w:space="0" w:color="auto"/>
                        <w:bottom w:val="none" w:sz="0" w:space="0" w:color="auto"/>
                        <w:right w:val="none" w:sz="0" w:space="0" w:color="auto"/>
                      </w:divBdr>
                    </w:div>
                  </w:divsChild>
                </w:div>
                <w:div w:id="968585795">
                  <w:marLeft w:val="0"/>
                  <w:marRight w:val="0"/>
                  <w:marTop w:val="0"/>
                  <w:marBottom w:val="0"/>
                  <w:divBdr>
                    <w:top w:val="none" w:sz="0" w:space="0" w:color="auto"/>
                    <w:left w:val="none" w:sz="0" w:space="0" w:color="auto"/>
                    <w:bottom w:val="none" w:sz="0" w:space="0" w:color="auto"/>
                    <w:right w:val="none" w:sz="0" w:space="0" w:color="auto"/>
                  </w:divBdr>
                  <w:divsChild>
                    <w:div w:id="1508788537">
                      <w:marLeft w:val="0"/>
                      <w:marRight w:val="0"/>
                      <w:marTop w:val="0"/>
                      <w:marBottom w:val="0"/>
                      <w:divBdr>
                        <w:top w:val="none" w:sz="0" w:space="0" w:color="auto"/>
                        <w:left w:val="none" w:sz="0" w:space="0" w:color="auto"/>
                        <w:bottom w:val="none" w:sz="0" w:space="0" w:color="auto"/>
                        <w:right w:val="none" w:sz="0" w:space="0" w:color="auto"/>
                      </w:divBdr>
                    </w:div>
                  </w:divsChild>
                </w:div>
                <w:div w:id="975338784">
                  <w:marLeft w:val="0"/>
                  <w:marRight w:val="0"/>
                  <w:marTop w:val="0"/>
                  <w:marBottom w:val="0"/>
                  <w:divBdr>
                    <w:top w:val="none" w:sz="0" w:space="0" w:color="auto"/>
                    <w:left w:val="none" w:sz="0" w:space="0" w:color="auto"/>
                    <w:bottom w:val="none" w:sz="0" w:space="0" w:color="auto"/>
                    <w:right w:val="none" w:sz="0" w:space="0" w:color="auto"/>
                  </w:divBdr>
                  <w:divsChild>
                    <w:div w:id="671883518">
                      <w:marLeft w:val="0"/>
                      <w:marRight w:val="0"/>
                      <w:marTop w:val="0"/>
                      <w:marBottom w:val="0"/>
                      <w:divBdr>
                        <w:top w:val="none" w:sz="0" w:space="0" w:color="auto"/>
                        <w:left w:val="none" w:sz="0" w:space="0" w:color="auto"/>
                        <w:bottom w:val="none" w:sz="0" w:space="0" w:color="auto"/>
                        <w:right w:val="none" w:sz="0" w:space="0" w:color="auto"/>
                      </w:divBdr>
                    </w:div>
                  </w:divsChild>
                </w:div>
                <w:div w:id="1090080831">
                  <w:marLeft w:val="0"/>
                  <w:marRight w:val="0"/>
                  <w:marTop w:val="0"/>
                  <w:marBottom w:val="0"/>
                  <w:divBdr>
                    <w:top w:val="none" w:sz="0" w:space="0" w:color="auto"/>
                    <w:left w:val="none" w:sz="0" w:space="0" w:color="auto"/>
                    <w:bottom w:val="none" w:sz="0" w:space="0" w:color="auto"/>
                    <w:right w:val="none" w:sz="0" w:space="0" w:color="auto"/>
                  </w:divBdr>
                  <w:divsChild>
                    <w:div w:id="1865287315">
                      <w:marLeft w:val="0"/>
                      <w:marRight w:val="0"/>
                      <w:marTop w:val="0"/>
                      <w:marBottom w:val="0"/>
                      <w:divBdr>
                        <w:top w:val="none" w:sz="0" w:space="0" w:color="auto"/>
                        <w:left w:val="none" w:sz="0" w:space="0" w:color="auto"/>
                        <w:bottom w:val="none" w:sz="0" w:space="0" w:color="auto"/>
                        <w:right w:val="none" w:sz="0" w:space="0" w:color="auto"/>
                      </w:divBdr>
                    </w:div>
                  </w:divsChild>
                </w:div>
                <w:div w:id="1099789408">
                  <w:marLeft w:val="0"/>
                  <w:marRight w:val="0"/>
                  <w:marTop w:val="0"/>
                  <w:marBottom w:val="0"/>
                  <w:divBdr>
                    <w:top w:val="none" w:sz="0" w:space="0" w:color="auto"/>
                    <w:left w:val="none" w:sz="0" w:space="0" w:color="auto"/>
                    <w:bottom w:val="none" w:sz="0" w:space="0" w:color="auto"/>
                    <w:right w:val="none" w:sz="0" w:space="0" w:color="auto"/>
                  </w:divBdr>
                  <w:divsChild>
                    <w:div w:id="358967835">
                      <w:marLeft w:val="0"/>
                      <w:marRight w:val="0"/>
                      <w:marTop w:val="0"/>
                      <w:marBottom w:val="0"/>
                      <w:divBdr>
                        <w:top w:val="none" w:sz="0" w:space="0" w:color="auto"/>
                        <w:left w:val="none" w:sz="0" w:space="0" w:color="auto"/>
                        <w:bottom w:val="none" w:sz="0" w:space="0" w:color="auto"/>
                        <w:right w:val="none" w:sz="0" w:space="0" w:color="auto"/>
                      </w:divBdr>
                    </w:div>
                  </w:divsChild>
                </w:div>
                <w:div w:id="1107433847">
                  <w:marLeft w:val="0"/>
                  <w:marRight w:val="0"/>
                  <w:marTop w:val="0"/>
                  <w:marBottom w:val="0"/>
                  <w:divBdr>
                    <w:top w:val="none" w:sz="0" w:space="0" w:color="auto"/>
                    <w:left w:val="none" w:sz="0" w:space="0" w:color="auto"/>
                    <w:bottom w:val="none" w:sz="0" w:space="0" w:color="auto"/>
                    <w:right w:val="none" w:sz="0" w:space="0" w:color="auto"/>
                  </w:divBdr>
                  <w:divsChild>
                    <w:div w:id="1989632742">
                      <w:marLeft w:val="0"/>
                      <w:marRight w:val="0"/>
                      <w:marTop w:val="0"/>
                      <w:marBottom w:val="0"/>
                      <w:divBdr>
                        <w:top w:val="none" w:sz="0" w:space="0" w:color="auto"/>
                        <w:left w:val="none" w:sz="0" w:space="0" w:color="auto"/>
                        <w:bottom w:val="none" w:sz="0" w:space="0" w:color="auto"/>
                        <w:right w:val="none" w:sz="0" w:space="0" w:color="auto"/>
                      </w:divBdr>
                    </w:div>
                  </w:divsChild>
                </w:div>
                <w:div w:id="1195850665">
                  <w:marLeft w:val="0"/>
                  <w:marRight w:val="0"/>
                  <w:marTop w:val="0"/>
                  <w:marBottom w:val="0"/>
                  <w:divBdr>
                    <w:top w:val="none" w:sz="0" w:space="0" w:color="auto"/>
                    <w:left w:val="none" w:sz="0" w:space="0" w:color="auto"/>
                    <w:bottom w:val="none" w:sz="0" w:space="0" w:color="auto"/>
                    <w:right w:val="none" w:sz="0" w:space="0" w:color="auto"/>
                  </w:divBdr>
                  <w:divsChild>
                    <w:div w:id="182011300">
                      <w:marLeft w:val="0"/>
                      <w:marRight w:val="0"/>
                      <w:marTop w:val="0"/>
                      <w:marBottom w:val="0"/>
                      <w:divBdr>
                        <w:top w:val="none" w:sz="0" w:space="0" w:color="auto"/>
                        <w:left w:val="none" w:sz="0" w:space="0" w:color="auto"/>
                        <w:bottom w:val="none" w:sz="0" w:space="0" w:color="auto"/>
                        <w:right w:val="none" w:sz="0" w:space="0" w:color="auto"/>
                      </w:divBdr>
                    </w:div>
                  </w:divsChild>
                </w:div>
                <w:div w:id="1213350977">
                  <w:marLeft w:val="0"/>
                  <w:marRight w:val="0"/>
                  <w:marTop w:val="0"/>
                  <w:marBottom w:val="0"/>
                  <w:divBdr>
                    <w:top w:val="none" w:sz="0" w:space="0" w:color="auto"/>
                    <w:left w:val="none" w:sz="0" w:space="0" w:color="auto"/>
                    <w:bottom w:val="none" w:sz="0" w:space="0" w:color="auto"/>
                    <w:right w:val="none" w:sz="0" w:space="0" w:color="auto"/>
                  </w:divBdr>
                  <w:divsChild>
                    <w:div w:id="2022849132">
                      <w:marLeft w:val="0"/>
                      <w:marRight w:val="0"/>
                      <w:marTop w:val="0"/>
                      <w:marBottom w:val="0"/>
                      <w:divBdr>
                        <w:top w:val="none" w:sz="0" w:space="0" w:color="auto"/>
                        <w:left w:val="none" w:sz="0" w:space="0" w:color="auto"/>
                        <w:bottom w:val="none" w:sz="0" w:space="0" w:color="auto"/>
                        <w:right w:val="none" w:sz="0" w:space="0" w:color="auto"/>
                      </w:divBdr>
                    </w:div>
                  </w:divsChild>
                </w:div>
                <w:div w:id="1222519323">
                  <w:marLeft w:val="0"/>
                  <w:marRight w:val="0"/>
                  <w:marTop w:val="0"/>
                  <w:marBottom w:val="0"/>
                  <w:divBdr>
                    <w:top w:val="none" w:sz="0" w:space="0" w:color="auto"/>
                    <w:left w:val="none" w:sz="0" w:space="0" w:color="auto"/>
                    <w:bottom w:val="none" w:sz="0" w:space="0" w:color="auto"/>
                    <w:right w:val="none" w:sz="0" w:space="0" w:color="auto"/>
                  </w:divBdr>
                  <w:divsChild>
                    <w:div w:id="1366060805">
                      <w:marLeft w:val="0"/>
                      <w:marRight w:val="0"/>
                      <w:marTop w:val="0"/>
                      <w:marBottom w:val="0"/>
                      <w:divBdr>
                        <w:top w:val="none" w:sz="0" w:space="0" w:color="auto"/>
                        <w:left w:val="none" w:sz="0" w:space="0" w:color="auto"/>
                        <w:bottom w:val="none" w:sz="0" w:space="0" w:color="auto"/>
                        <w:right w:val="none" w:sz="0" w:space="0" w:color="auto"/>
                      </w:divBdr>
                    </w:div>
                  </w:divsChild>
                </w:div>
                <w:div w:id="1240557285">
                  <w:marLeft w:val="0"/>
                  <w:marRight w:val="0"/>
                  <w:marTop w:val="0"/>
                  <w:marBottom w:val="0"/>
                  <w:divBdr>
                    <w:top w:val="none" w:sz="0" w:space="0" w:color="auto"/>
                    <w:left w:val="none" w:sz="0" w:space="0" w:color="auto"/>
                    <w:bottom w:val="none" w:sz="0" w:space="0" w:color="auto"/>
                    <w:right w:val="none" w:sz="0" w:space="0" w:color="auto"/>
                  </w:divBdr>
                  <w:divsChild>
                    <w:div w:id="1320308513">
                      <w:marLeft w:val="0"/>
                      <w:marRight w:val="0"/>
                      <w:marTop w:val="0"/>
                      <w:marBottom w:val="0"/>
                      <w:divBdr>
                        <w:top w:val="none" w:sz="0" w:space="0" w:color="auto"/>
                        <w:left w:val="none" w:sz="0" w:space="0" w:color="auto"/>
                        <w:bottom w:val="none" w:sz="0" w:space="0" w:color="auto"/>
                        <w:right w:val="none" w:sz="0" w:space="0" w:color="auto"/>
                      </w:divBdr>
                    </w:div>
                  </w:divsChild>
                </w:div>
                <w:div w:id="1300068367">
                  <w:marLeft w:val="0"/>
                  <w:marRight w:val="0"/>
                  <w:marTop w:val="0"/>
                  <w:marBottom w:val="0"/>
                  <w:divBdr>
                    <w:top w:val="none" w:sz="0" w:space="0" w:color="auto"/>
                    <w:left w:val="none" w:sz="0" w:space="0" w:color="auto"/>
                    <w:bottom w:val="none" w:sz="0" w:space="0" w:color="auto"/>
                    <w:right w:val="none" w:sz="0" w:space="0" w:color="auto"/>
                  </w:divBdr>
                  <w:divsChild>
                    <w:div w:id="1581792179">
                      <w:marLeft w:val="0"/>
                      <w:marRight w:val="0"/>
                      <w:marTop w:val="0"/>
                      <w:marBottom w:val="0"/>
                      <w:divBdr>
                        <w:top w:val="none" w:sz="0" w:space="0" w:color="auto"/>
                        <w:left w:val="none" w:sz="0" w:space="0" w:color="auto"/>
                        <w:bottom w:val="none" w:sz="0" w:space="0" w:color="auto"/>
                        <w:right w:val="none" w:sz="0" w:space="0" w:color="auto"/>
                      </w:divBdr>
                    </w:div>
                  </w:divsChild>
                </w:div>
                <w:div w:id="1342662289">
                  <w:marLeft w:val="0"/>
                  <w:marRight w:val="0"/>
                  <w:marTop w:val="0"/>
                  <w:marBottom w:val="0"/>
                  <w:divBdr>
                    <w:top w:val="none" w:sz="0" w:space="0" w:color="auto"/>
                    <w:left w:val="none" w:sz="0" w:space="0" w:color="auto"/>
                    <w:bottom w:val="none" w:sz="0" w:space="0" w:color="auto"/>
                    <w:right w:val="none" w:sz="0" w:space="0" w:color="auto"/>
                  </w:divBdr>
                  <w:divsChild>
                    <w:div w:id="778181743">
                      <w:marLeft w:val="0"/>
                      <w:marRight w:val="0"/>
                      <w:marTop w:val="0"/>
                      <w:marBottom w:val="0"/>
                      <w:divBdr>
                        <w:top w:val="none" w:sz="0" w:space="0" w:color="auto"/>
                        <w:left w:val="none" w:sz="0" w:space="0" w:color="auto"/>
                        <w:bottom w:val="none" w:sz="0" w:space="0" w:color="auto"/>
                        <w:right w:val="none" w:sz="0" w:space="0" w:color="auto"/>
                      </w:divBdr>
                    </w:div>
                  </w:divsChild>
                </w:div>
                <w:div w:id="1376470694">
                  <w:marLeft w:val="0"/>
                  <w:marRight w:val="0"/>
                  <w:marTop w:val="0"/>
                  <w:marBottom w:val="0"/>
                  <w:divBdr>
                    <w:top w:val="none" w:sz="0" w:space="0" w:color="auto"/>
                    <w:left w:val="none" w:sz="0" w:space="0" w:color="auto"/>
                    <w:bottom w:val="none" w:sz="0" w:space="0" w:color="auto"/>
                    <w:right w:val="none" w:sz="0" w:space="0" w:color="auto"/>
                  </w:divBdr>
                  <w:divsChild>
                    <w:div w:id="311568699">
                      <w:marLeft w:val="0"/>
                      <w:marRight w:val="0"/>
                      <w:marTop w:val="0"/>
                      <w:marBottom w:val="0"/>
                      <w:divBdr>
                        <w:top w:val="none" w:sz="0" w:space="0" w:color="auto"/>
                        <w:left w:val="none" w:sz="0" w:space="0" w:color="auto"/>
                        <w:bottom w:val="none" w:sz="0" w:space="0" w:color="auto"/>
                        <w:right w:val="none" w:sz="0" w:space="0" w:color="auto"/>
                      </w:divBdr>
                    </w:div>
                  </w:divsChild>
                </w:div>
                <w:div w:id="1412120358">
                  <w:marLeft w:val="0"/>
                  <w:marRight w:val="0"/>
                  <w:marTop w:val="0"/>
                  <w:marBottom w:val="0"/>
                  <w:divBdr>
                    <w:top w:val="none" w:sz="0" w:space="0" w:color="auto"/>
                    <w:left w:val="none" w:sz="0" w:space="0" w:color="auto"/>
                    <w:bottom w:val="none" w:sz="0" w:space="0" w:color="auto"/>
                    <w:right w:val="none" w:sz="0" w:space="0" w:color="auto"/>
                  </w:divBdr>
                  <w:divsChild>
                    <w:div w:id="1409157349">
                      <w:marLeft w:val="0"/>
                      <w:marRight w:val="0"/>
                      <w:marTop w:val="0"/>
                      <w:marBottom w:val="0"/>
                      <w:divBdr>
                        <w:top w:val="none" w:sz="0" w:space="0" w:color="auto"/>
                        <w:left w:val="none" w:sz="0" w:space="0" w:color="auto"/>
                        <w:bottom w:val="none" w:sz="0" w:space="0" w:color="auto"/>
                        <w:right w:val="none" w:sz="0" w:space="0" w:color="auto"/>
                      </w:divBdr>
                    </w:div>
                  </w:divsChild>
                </w:div>
                <w:div w:id="1423841449">
                  <w:marLeft w:val="0"/>
                  <w:marRight w:val="0"/>
                  <w:marTop w:val="0"/>
                  <w:marBottom w:val="0"/>
                  <w:divBdr>
                    <w:top w:val="none" w:sz="0" w:space="0" w:color="auto"/>
                    <w:left w:val="none" w:sz="0" w:space="0" w:color="auto"/>
                    <w:bottom w:val="none" w:sz="0" w:space="0" w:color="auto"/>
                    <w:right w:val="none" w:sz="0" w:space="0" w:color="auto"/>
                  </w:divBdr>
                  <w:divsChild>
                    <w:div w:id="1633516631">
                      <w:marLeft w:val="0"/>
                      <w:marRight w:val="0"/>
                      <w:marTop w:val="0"/>
                      <w:marBottom w:val="0"/>
                      <w:divBdr>
                        <w:top w:val="none" w:sz="0" w:space="0" w:color="auto"/>
                        <w:left w:val="none" w:sz="0" w:space="0" w:color="auto"/>
                        <w:bottom w:val="none" w:sz="0" w:space="0" w:color="auto"/>
                        <w:right w:val="none" w:sz="0" w:space="0" w:color="auto"/>
                      </w:divBdr>
                    </w:div>
                  </w:divsChild>
                </w:div>
                <w:div w:id="1457869197">
                  <w:marLeft w:val="0"/>
                  <w:marRight w:val="0"/>
                  <w:marTop w:val="0"/>
                  <w:marBottom w:val="0"/>
                  <w:divBdr>
                    <w:top w:val="none" w:sz="0" w:space="0" w:color="auto"/>
                    <w:left w:val="none" w:sz="0" w:space="0" w:color="auto"/>
                    <w:bottom w:val="none" w:sz="0" w:space="0" w:color="auto"/>
                    <w:right w:val="none" w:sz="0" w:space="0" w:color="auto"/>
                  </w:divBdr>
                  <w:divsChild>
                    <w:div w:id="245459477">
                      <w:marLeft w:val="0"/>
                      <w:marRight w:val="0"/>
                      <w:marTop w:val="0"/>
                      <w:marBottom w:val="0"/>
                      <w:divBdr>
                        <w:top w:val="none" w:sz="0" w:space="0" w:color="auto"/>
                        <w:left w:val="none" w:sz="0" w:space="0" w:color="auto"/>
                        <w:bottom w:val="none" w:sz="0" w:space="0" w:color="auto"/>
                        <w:right w:val="none" w:sz="0" w:space="0" w:color="auto"/>
                      </w:divBdr>
                    </w:div>
                  </w:divsChild>
                </w:div>
                <w:div w:id="1544442034">
                  <w:marLeft w:val="0"/>
                  <w:marRight w:val="0"/>
                  <w:marTop w:val="0"/>
                  <w:marBottom w:val="0"/>
                  <w:divBdr>
                    <w:top w:val="none" w:sz="0" w:space="0" w:color="auto"/>
                    <w:left w:val="none" w:sz="0" w:space="0" w:color="auto"/>
                    <w:bottom w:val="none" w:sz="0" w:space="0" w:color="auto"/>
                    <w:right w:val="none" w:sz="0" w:space="0" w:color="auto"/>
                  </w:divBdr>
                  <w:divsChild>
                    <w:div w:id="1959096340">
                      <w:marLeft w:val="0"/>
                      <w:marRight w:val="0"/>
                      <w:marTop w:val="0"/>
                      <w:marBottom w:val="0"/>
                      <w:divBdr>
                        <w:top w:val="none" w:sz="0" w:space="0" w:color="auto"/>
                        <w:left w:val="none" w:sz="0" w:space="0" w:color="auto"/>
                        <w:bottom w:val="none" w:sz="0" w:space="0" w:color="auto"/>
                        <w:right w:val="none" w:sz="0" w:space="0" w:color="auto"/>
                      </w:divBdr>
                    </w:div>
                  </w:divsChild>
                </w:div>
                <w:div w:id="1629971901">
                  <w:marLeft w:val="0"/>
                  <w:marRight w:val="0"/>
                  <w:marTop w:val="0"/>
                  <w:marBottom w:val="0"/>
                  <w:divBdr>
                    <w:top w:val="none" w:sz="0" w:space="0" w:color="auto"/>
                    <w:left w:val="none" w:sz="0" w:space="0" w:color="auto"/>
                    <w:bottom w:val="none" w:sz="0" w:space="0" w:color="auto"/>
                    <w:right w:val="none" w:sz="0" w:space="0" w:color="auto"/>
                  </w:divBdr>
                  <w:divsChild>
                    <w:div w:id="140002541">
                      <w:marLeft w:val="0"/>
                      <w:marRight w:val="0"/>
                      <w:marTop w:val="0"/>
                      <w:marBottom w:val="0"/>
                      <w:divBdr>
                        <w:top w:val="none" w:sz="0" w:space="0" w:color="auto"/>
                        <w:left w:val="none" w:sz="0" w:space="0" w:color="auto"/>
                        <w:bottom w:val="none" w:sz="0" w:space="0" w:color="auto"/>
                        <w:right w:val="none" w:sz="0" w:space="0" w:color="auto"/>
                      </w:divBdr>
                    </w:div>
                  </w:divsChild>
                </w:div>
                <w:div w:id="1680816697">
                  <w:marLeft w:val="0"/>
                  <w:marRight w:val="0"/>
                  <w:marTop w:val="0"/>
                  <w:marBottom w:val="0"/>
                  <w:divBdr>
                    <w:top w:val="none" w:sz="0" w:space="0" w:color="auto"/>
                    <w:left w:val="none" w:sz="0" w:space="0" w:color="auto"/>
                    <w:bottom w:val="none" w:sz="0" w:space="0" w:color="auto"/>
                    <w:right w:val="none" w:sz="0" w:space="0" w:color="auto"/>
                  </w:divBdr>
                  <w:divsChild>
                    <w:div w:id="536939563">
                      <w:marLeft w:val="0"/>
                      <w:marRight w:val="0"/>
                      <w:marTop w:val="0"/>
                      <w:marBottom w:val="0"/>
                      <w:divBdr>
                        <w:top w:val="none" w:sz="0" w:space="0" w:color="auto"/>
                        <w:left w:val="none" w:sz="0" w:space="0" w:color="auto"/>
                        <w:bottom w:val="none" w:sz="0" w:space="0" w:color="auto"/>
                        <w:right w:val="none" w:sz="0" w:space="0" w:color="auto"/>
                      </w:divBdr>
                    </w:div>
                  </w:divsChild>
                </w:div>
                <w:div w:id="1715734958">
                  <w:marLeft w:val="0"/>
                  <w:marRight w:val="0"/>
                  <w:marTop w:val="0"/>
                  <w:marBottom w:val="0"/>
                  <w:divBdr>
                    <w:top w:val="none" w:sz="0" w:space="0" w:color="auto"/>
                    <w:left w:val="none" w:sz="0" w:space="0" w:color="auto"/>
                    <w:bottom w:val="none" w:sz="0" w:space="0" w:color="auto"/>
                    <w:right w:val="none" w:sz="0" w:space="0" w:color="auto"/>
                  </w:divBdr>
                  <w:divsChild>
                    <w:div w:id="182789532">
                      <w:marLeft w:val="0"/>
                      <w:marRight w:val="0"/>
                      <w:marTop w:val="0"/>
                      <w:marBottom w:val="0"/>
                      <w:divBdr>
                        <w:top w:val="none" w:sz="0" w:space="0" w:color="auto"/>
                        <w:left w:val="none" w:sz="0" w:space="0" w:color="auto"/>
                        <w:bottom w:val="none" w:sz="0" w:space="0" w:color="auto"/>
                        <w:right w:val="none" w:sz="0" w:space="0" w:color="auto"/>
                      </w:divBdr>
                    </w:div>
                  </w:divsChild>
                </w:div>
                <w:div w:id="1739941012">
                  <w:marLeft w:val="0"/>
                  <w:marRight w:val="0"/>
                  <w:marTop w:val="0"/>
                  <w:marBottom w:val="0"/>
                  <w:divBdr>
                    <w:top w:val="none" w:sz="0" w:space="0" w:color="auto"/>
                    <w:left w:val="none" w:sz="0" w:space="0" w:color="auto"/>
                    <w:bottom w:val="none" w:sz="0" w:space="0" w:color="auto"/>
                    <w:right w:val="none" w:sz="0" w:space="0" w:color="auto"/>
                  </w:divBdr>
                  <w:divsChild>
                    <w:div w:id="696152178">
                      <w:marLeft w:val="0"/>
                      <w:marRight w:val="0"/>
                      <w:marTop w:val="0"/>
                      <w:marBottom w:val="0"/>
                      <w:divBdr>
                        <w:top w:val="none" w:sz="0" w:space="0" w:color="auto"/>
                        <w:left w:val="none" w:sz="0" w:space="0" w:color="auto"/>
                        <w:bottom w:val="none" w:sz="0" w:space="0" w:color="auto"/>
                        <w:right w:val="none" w:sz="0" w:space="0" w:color="auto"/>
                      </w:divBdr>
                    </w:div>
                  </w:divsChild>
                </w:div>
                <w:div w:id="1751274053">
                  <w:marLeft w:val="0"/>
                  <w:marRight w:val="0"/>
                  <w:marTop w:val="0"/>
                  <w:marBottom w:val="0"/>
                  <w:divBdr>
                    <w:top w:val="none" w:sz="0" w:space="0" w:color="auto"/>
                    <w:left w:val="none" w:sz="0" w:space="0" w:color="auto"/>
                    <w:bottom w:val="none" w:sz="0" w:space="0" w:color="auto"/>
                    <w:right w:val="none" w:sz="0" w:space="0" w:color="auto"/>
                  </w:divBdr>
                  <w:divsChild>
                    <w:div w:id="1883595725">
                      <w:marLeft w:val="0"/>
                      <w:marRight w:val="0"/>
                      <w:marTop w:val="0"/>
                      <w:marBottom w:val="0"/>
                      <w:divBdr>
                        <w:top w:val="none" w:sz="0" w:space="0" w:color="auto"/>
                        <w:left w:val="none" w:sz="0" w:space="0" w:color="auto"/>
                        <w:bottom w:val="none" w:sz="0" w:space="0" w:color="auto"/>
                        <w:right w:val="none" w:sz="0" w:space="0" w:color="auto"/>
                      </w:divBdr>
                    </w:div>
                  </w:divsChild>
                </w:div>
                <w:div w:id="1766997066">
                  <w:marLeft w:val="0"/>
                  <w:marRight w:val="0"/>
                  <w:marTop w:val="0"/>
                  <w:marBottom w:val="0"/>
                  <w:divBdr>
                    <w:top w:val="none" w:sz="0" w:space="0" w:color="auto"/>
                    <w:left w:val="none" w:sz="0" w:space="0" w:color="auto"/>
                    <w:bottom w:val="none" w:sz="0" w:space="0" w:color="auto"/>
                    <w:right w:val="none" w:sz="0" w:space="0" w:color="auto"/>
                  </w:divBdr>
                  <w:divsChild>
                    <w:div w:id="1990860585">
                      <w:marLeft w:val="0"/>
                      <w:marRight w:val="0"/>
                      <w:marTop w:val="0"/>
                      <w:marBottom w:val="0"/>
                      <w:divBdr>
                        <w:top w:val="none" w:sz="0" w:space="0" w:color="auto"/>
                        <w:left w:val="none" w:sz="0" w:space="0" w:color="auto"/>
                        <w:bottom w:val="none" w:sz="0" w:space="0" w:color="auto"/>
                        <w:right w:val="none" w:sz="0" w:space="0" w:color="auto"/>
                      </w:divBdr>
                    </w:div>
                  </w:divsChild>
                </w:div>
                <w:div w:id="2046904626">
                  <w:marLeft w:val="0"/>
                  <w:marRight w:val="0"/>
                  <w:marTop w:val="0"/>
                  <w:marBottom w:val="0"/>
                  <w:divBdr>
                    <w:top w:val="none" w:sz="0" w:space="0" w:color="auto"/>
                    <w:left w:val="none" w:sz="0" w:space="0" w:color="auto"/>
                    <w:bottom w:val="none" w:sz="0" w:space="0" w:color="auto"/>
                    <w:right w:val="none" w:sz="0" w:space="0" w:color="auto"/>
                  </w:divBdr>
                  <w:divsChild>
                    <w:div w:id="522789830">
                      <w:marLeft w:val="0"/>
                      <w:marRight w:val="0"/>
                      <w:marTop w:val="0"/>
                      <w:marBottom w:val="0"/>
                      <w:divBdr>
                        <w:top w:val="none" w:sz="0" w:space="0" w:color="auto"/>
                        <w:left w:val="none" w:sz="0" w:space="0" w:color="auto"/>
                        <w:bottom w:val="none" w:sz="0" w:space="0" w:color="auto"/>
                        <w:right w:val="none" w:sz="0" w:space="0" w:color="auto"/>
                      </w:divBdr>
                    </w:div>
                  </w:divsChild>
                </w:div>
                <w:div w:id="2067874790">
                  <w:marLeft w:val="0"/>
                  <w:marRight w:val="0"/>
                  <w:marTop w:val="0"/>
                  <w:marBottom w:val="0"/>
                  <w:divBdr>
                    <w:top w:val="none" w:sz="0" w:space="0" w:color="auto"/>
                    <w:left w:val="none" w:sz="0" w:space="0" w:color="auto"/>
                    <w:bottom w:val="none" w:sz="0" w:space="0" w:color="auto"/>
                    <w:right w:val="none" w:sz="0" w:space="0" w:color="auto"/>
                  </w:divBdr>
                  <w:divsChild>
                    <w:div w:id="869606095">
                      <w:marLeft w:val="0"/>
                      <w:marRight w:val="0"/>
                      <w:marTop w:val="0"/>
                      <w:marBottom w:val="0"/>
                      <w:divBdr>
                        <w:top w:val="none" w:sz="0" w:space="0" w:color="auto"/>
                        <w:left w:val="none" w:sz="0" w:space="0" w:color="auto"/>
                        <w:bottom w:val="none" w:sz="0" w:space="0" w:color="auto"/>
                        <w:right w:val="none" w:sz="0" w:space="0" w:color="auto"/>
                      </w:divBdr>
                    </w:div>
                  </w:divsChild>
                </w:div>
                <w:div w:id="2142074303">
                  <w:marLeft w:val="0"/>
                  <w:marRight w:val="0"/>
                  <w:marTop w:val="0"/>
                  <w:marBottom w:val="0"/>
                  <w:divBdr>
                    <w:top w:val="none" w:sz="0" w:space="0" w:color="auto"/>
                    <w:left w:val="none" w:sz="0" w:space="0" w:color="auto"/>
                    <w:bottom w:val="none" w:sz="0" w:space="0" w:color="auto"/>
                    <w:right w:val="none" w:sz="0" w:space="0" w:color="auto"/>
                  </w:divBdr>
                  <w:divsChild>
                    <w:div w:id="16870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06044">
          <w:marLeft w:val="0"/>
          <w:marRight w:val="0"/>
          <w:marTop w:val="0"/>
          <w:marBottom w:val="0"/>
          <w:divBdr>
            <w:top w:val="none" w:sz="0" w:space="0" w:color="auto"/>
            <w:left w:val="none" w:sz="0" w:space="0" w:color="auto"/>
            <w:bottom w:val="none" w:sz="0" w:space="0" w:color="auto"/>
            <w:right w:val="none" w:sz="0" w:space="0" w:color="auto"/>
          </w:divBdr>
        </w:div>
        <w:div w:id="501430457">
          <w:marLeft w:val="0"/>
          <w:marRight w:val="0"/>
          <w:marTop w:val="0"/>
          <w:marBottom w:val="0"/>
          <w:divBdr>
            <w:top w:val="none" w:sz="0" w:space="0" w:color="auto"/>
            <w:left w:val="none" w:sz="0" w:space="0" w:color="auto"/>
            <w:bottom w:val="none" w:sz="0" w:space="0" w:color="auto"/>
            <w:right w:val="none" w:sz="0" w:space="0" w:color="auto"/>
          </w:divBdr>
        </w:div>
        <w:div w:id="541795154">
          <w:marLeft w:val="0"/>
          <w:marRight w:val="0"/>
          <w:marTop w:val="0"/>
          <w:marBottom w:val="0"/>
          <w:divBdr>
            <w:top w:val="none" w:sz="0" w:space="0" w:color="auto"/>
            <w:left w:val="none" w:sz="0" w:space="0" w:color="auto"/>
            <w:bottom w:val="none" w:sz="0" w:space="0" w:color="auto"/>
            <w:right w:val="none" w:sz="0" w:space="0" w:color="auto"/>
          </w:divBdr>
        </w:div>
        <w:div w:id="593052153">
          <w:marLeft w:val="0"/>
          <w:marRight w:val="0"/>
          <w:marTop w:val="0"/>
          <w:marBottom w:val="0"/>
          <w:divBdr>
            <w:top w:val="none" w:sz="0" w:space="0" w:color="auto"/>
            <w:left w:val="none" w:sz="0" w:space="0" w:color="auto"/>
            <w:bottom w:val="none" w:sz="0" w:space="0" w:color="auto"/>
            <w:right w:val="none" w:sz="0" w:space="0" w:color="auto"/>
          </w:divBdr>
        </w:div>
        <w:div w:id="919680655">
          <w:marLeft w:val="0"/>
          <w:marRight w:val="0"/>
          <w:marTop w:val="0"/>
          <w:marBottom w:val="0"/>
          <w:divBdr>
            <w:top w:val="none" w:sz="0" w:space="0" w:color="auto"/>
            <w:left w:val="none" w:sz="0" w:space="0" w:color="auto"/>
            <w:bottom w:val="none" w:sz="0" w:space="0" w:color="auto"/>
            <w:right w:val="none" w:sz="0" w:space="0" w:color="auto"/>
          </w:divBdr>
        </w:div>
        <w:div w:id="992416950">
          <w:marLeft w:val="0"/>
          <w:marRight w:val="0"/>
          <w:marTop w:val="0"/>
          <w:marBottom w:val="0"/>
          <w:divBdr>
            <w:top w:val="none" w:sz="0" w:space="0" w:color="auto"/>
            <w:left w:val="none" w:sz="0" w:space="0" w:color="auto"/>
            <w:bottom w:val="none" w:sz="0" w:space="0" w:color="auto"/>
            <w:right w:val="none" w:sz="0" w:space="0" w:color="auto"/>
          </w:divBdr>
        </w:div>
        <w:div w:id="1272587692">
          <w:marLeft w:val="0"/>
          <w:marRight w:val="0"/>
          <w:marTop w:val="0"/>
          <w:marBottom w:val="0"/>
          <w:divBdr>
            <w:top w:val="none" w:sz="0" w:space="0" w:color="auto"/>
            <w:left w:val="none" w:sz="0" w:space="0" w:color="auto"/>
            <w:bottom w:val="none" w:sz="0" w:space="0" w:color="auto"/>
            <w:right w:val="none" w:sz="0" w:space="0" w:color="auto"/>
          </w:divBdr>
        </w:div>
        <w:div w:id="1317413547">
          <w:marLeft w:val="0"/>
          <w:marRight w:val="0"/>
          <w:marTop w:val="0"/>
          <w:marBottom w:val="0"/>
          <w:divBdr>
            <w:top w:val="none" w:sz="0" w:space="0" w:color="auto"/>
            <w:left w:val="none" w:sz="0" w:space="0" w:color="auto"/>
            <w:bottom w:val="none" w:sz="0" w:space="0" w:color="auto"/>
            <w:right w:val="none" w:sz="0" w:space="0" w:color="auto"/>
          </w:divBdr>
        </w:div>
        <w:div w:id="1540165718">
          <w:marLeft w:val="0"/>
          <w:marRight w:val="0"/>
          <w:marTop w:val="0"/>
          <w:marBottom w:val="0"/>
          <w:divBdr>
            <w:top w:val="none" w:sz="0" w:space="0" w:color="auto"/>
            <w:left w:val="none" w:sz="0" w:space="0" w:color="auto"/>
            <w:bottom w:val="none" w:sz="0" w:space="0" w:color="auto"/>
            <w:right w:val="none" w:sz="0" w:space="0" w:color="auto"/>
          </w:divBdr>
        </w:div>
        <w:div w:id="1734617382">
          <w:marLeft w:val="0"/>
          <w:marRight w:val="0"/>
          <w:marTop w:val="0"/>
          <w:marBottom w:val="0"/>
          <w:divBdr>
            <w:top w:val="none" w:sz="0" w:space="0" w:color="auto"/>
            <w:left w:val="none" w:sz="0" w:space="0" w:color="auto"/>
            <w:bottom w:val="none" w:sz="0" w:space="0" w:color="auto"/>
            <w:right w:val="none" w:sz="0" w:space="0" w:color="auto"/>
          </w:divBdr>
        </w:div>
        <w:div w:id="1966277637">
          <w:marLeft w:val="0"/>
          <w:marRight w:val="0"/>
          <w:marTop w:val="0"/>
          <w:marBottom w:val="0"/>
          <w:divBdr>
            <w:top w:val="none" w:sz="0" w:space="0" w:color="auto"/>
            <w:left w:val="none" w:sz="0" w:space="0" w:color="auto"/>
            <w:bottom w:val="none" w:sz="0" w:space="0" w:color="auto"/>
            <w:right w:val="none" w:sz="0" w:space="0" w:color="auto"/>
          </w:divBdr>
        </w:div>
      </w:divsChild>
    </w:div>
    <w:div w:id="248270481">
      <w:bodyDiv w:val="1"/>
      <w:marLeft w:val="0"/>
      <w:marRight w:val="0"/>
      <w:marTop w:val="0"/>
      <w:marBottom w:val="0"/>
      <w:divBdr>
        <w:top w:val="none" w:sz="0" w:space="0" w:color="auto"/>
        <w:left w:val="none" w:sz="0" w:space="0" w:color="auto"/>
        <w:bottom w:val="none" w:sz="0" w:space="0" w:color="auto"/>
        <w:right w:val="none" w:sz="0" w:space="0" w:color="auto"/>
      </w:divBdr>
      <w:divsChild>
        <w:div w:id="100995532">
          <w:marLeft w:val="0"/>
          <w:marRight w:val="0"/>
          <w:marTop w:val="0"/>
          <w:marBottom w:val="0"/>
          <w:divBdr>
            <w:top w:val="none" w:sz="0" w:space="0" w:color="auto"/>
            <w:left w:val="none" w:sz="0" w:space="0" w:color="auto"/>
            <w:bottom w:val="none" w:sz="0" w:space="0" w:color="auto"/>
            <w:right w:val="none" w:sz="0" w:space="0" w:color="auto"/>
          </w:divBdr>
        </w:div>
        <w:div w:id="117067578">
          <w:marLeft w:val="0"/>
          <w:marRight w:val="0"/>
          <w:marTop w:val="0"/>
          <w:marBottom w:val="0"/>
          <w:divBdr>
            <w:top w:val="none" w:sz="0" w:space="0" w:color="auto"/>
            <w:left w:val="none" w:sz="0" w:space="0" w:color="auto"/>
            <w:bottom w:val="none" w:sz="0" w:space="0" w:color="auto"/>
            <w:right w:val="none" w:sz="0" w:space="0" w:color="auto"/>
          </w:divBdr>
        </w:div>
        <w:div w:id="180289613">
          <w:marLeft w:val="0"/>
          <w:marRight w:val="0"/>
          <w:marTop w:val="0"/>
          <w:marBottom w:val="0"/>
          <w:divBdr>
            <w:top w:val="none" w:sz="0" w:space="0" w:color="auto"/>
            <w:left w:val="none" w:sz="0" w:space="0" w:color="auto"/>
            <w:bottom w:val="none" w:sz="0" w:space="0" w:color="auto"/>
            <w:right w:val="none" w:sz="0" w:space="0" w:color="auto"/>
          </w:divBdr>
        </w:div>
        <w:div w:id="322903034">
          <w:marLeft w:val="0"/>
          <w:marRight w:val="0"/>
          <w:marTop w:val="0"/>
          <w:marBottom w:val="0"/>
          <w:divBdr>
            <w:top w:val="none" w:sz="0" w:space="0" w:color="auto"/>
            <w:left w:val="none" w:sz="0" w:space="0" w:color="auto"/>
            <w:bottom w:val="none" w:sz="0" w:space="0" w:color="auto"/>
            <w:right w:val="none" w:sz="0" w:space="0" w:color="auto"/>
          </w:divBdr>
        </w:div>
        <w:div w:id="331954839">
          <w:marLeft w:val="0"/>
          <w:marRight w:val="0"/>
          <w:marTop w:val="0"/>
          <w:marBottom w:val="0"/>
          <w:divBdr>
            <w:top w:val="none" w:sz="0" w:space="0" w:color="auto"/>
            <w:left w:val="none" w:sz="0" w:space="0" w:color="auto"/>
            <w:bottom w:val="none" w:sz="0" w:space="0" w:color="auto"/>
            <w:right w:val="none" w:sz="0" w:space="0" w:color="auto"/>
          </w:divBdr>
        </w:div>
        <w:div w:id="358044919">
          <w:marLeft w:val="0"/>
          <w:marRight w:val="0"/>
          <w:marTop w:val="0"/>
          <w:marBottom w:val="0"/>
          <w:divBdr>
            <w:top w:val="none" w:sz="0" w:space="0" w:color="auto"/>
            <w:left w:val="none" w:sz="0" w:space="0" w:color="auto"/>
            <w:bottom w:val="none" w:sz="0" w:space="0" w:color="auto"/>
            <w:right w:val="none" w:sz="0" w:space="0" w:color="auto"/>
          </w:divBdr>
        </w:div>
        <w:div w:id="399639058">
          <w:marLeft w:val="0"/>
          <w:marRight w:val="0"/>
          <w:marTop w:val="0"/>
          <w:marBottom w:val="0"/>
          <w:divBdr>
            <w:top w:val="none" w:sz="0" w:space="0" w:color="auto"/>
            <w:left w:val="none" w:sz="0" w:space="0" w:color="auto"/>
            <w:bottom w:val="none" w:sz="0" w:space="0" w:color="auto"/>
            <w:right w:val="none" w:sz="0" w:space="0" w:color="auto"/>
          </w:divBdr>
        </w:div>
        <w:div w:id="432358461">
          <w:marLeft w:val="0"/>
          <w:marRight w:val="0"/>
          <w:marTop w:val="0"/>
          <w:marBottom w:val="0"/>
          <w:divBdr>
            <w:top w:val="none" w:sz="0" w:space="0" w:color="auto"/>
            <w:left w:val="none" w:sz="0" w:space="0" w:color="auto"/>
            <w:bottom w:val="none" w:sz="0" w:space="0" w:color="auto"/>
            <w:right w:val="none" w:sz="0" w:space="0" w:color="auto"/>
          </w:divBdr>
        </w:div>
        <w:div w:id="471949025">
          <w:marLeft w:val="0"/>
          <w:marRight w:val="0"/>
          <w:marTop w:val="0"/>
          <w:marBottom w:val="0"/>
          <w:divBdr>
            <w:top w:val="none" w:sz="0" w:space="0" w:color="auto"/>
            <w:left w:val="none" w:sz="0" w:space="0" w:color="auto"/>
            <w:bottom w:val="none" w:sz="0" w:space="0" w:color="auto"/>
            <w:right w:val="none" w:sz="0" w:space="0" w:color="auto"/>
          </w:divBdr>
        </w:div>
        <w:div w:id="476842041">
          <w:marLeft w:val="0"/>
          <w:marRight w:val="0"/>
          <w:marTop w:val="0"/>
          <w:marBottom w:val="0"/>
          <w:divBdr>
            <w:top w:val="none" w:sz="0" w:space="0" w:color="auto"/>
            <w:left w:val="none" w:sz="0" w:space="0" w:color="auto"/>
            <w:bottom w:val="none" w:sz="0" w:space="0" w:color="auto"/>
            <w:right w:val="none" w:sz="0" w:space="0" w:color="auto"/>
          </w:divBdr>
        </w:div>
        <w:div w:id="516308719">
          <w:marLeft w:val="0"/>
          <w:marRight w:val="0"/>
          <w:marTop w:val="0"/>
          <w:marBottom w:val="0"/>
          <w:divBdr>
            <w:top w:val="none" w:sz="0" w:space="0" w:color="auto"/>
            <w:left w:val="none" w:sz="0" w:space="0" w:color="auto"/>
            <w:bottom w:val="none" w:sz="0" w:space="0" w:color="auto"/>
            <w:right w:val="none" w:sz="0" w:space="0" w:color="auto"/>
          </w:divBdr>
        </w:div>
        <w:div w:id="524833422">
          <w:marLeft w:val="0"/>
          <w:marRight w:val="0"/>
          <w:marTop w:val="0"/>
          <w:marBottom w:val="0"/>
          <w:divBdr>
            <w:top w:val="none" w:sz="0" w:space="0" w:color="auto"/>
            <w:left w:val="none" w:sz="0" w:space="0" w:color="auto"/>
            <w:bottom w:val="none" w:sz="0" w:space="0" w:color="auto"/>
            <w:right w:val="none" w:sz="0" w:space="0" w:color="auto"/>
          </w:divBdr>
        </w:div>
        <w:div w:id="538981255">
          <w:marLeft w:val="0"/>
          <w:marRight w:val="0"/>
          <w:marTop w:val="0"/>
          <w:marBottom w:val="0"/>
          <w:divBdr>
            <w:top w:val="none" w:sz="0" w:space="0" w:color="auto"/>
            <w:left w:val="none" w:sz="0" w:space="0" w:color="auto"/>
            <w:bottom w:val="none" w:sz="0" w:space="0" w:color="auto"/>
            <w:right w:val="none" w:sz="0" w:space="0" w:color="auto"/>
          </w:divBdr>
        </w:div>
        <w:div w:id="562371730">
          <w:marLeft w:val="0"/>
          <w:marRight w:val="0"/>
          <w:marTop w:val="0"/>
          <w:marBottom w:val="0"/>
          <w:divBdr>
            <w:top w:val="none" w:sz="0" w:space="0" w:color="auto"/>
            <w:left w:val="none" w:sz="0" w:space="0" w:color="auto"/>
            <w:bottom w:val="none" w:sz="0" w:space="0" w:color="auto"/>
            <w:right w:val="none" w:sz="0" w:space="0" w:color="auto"/>
          </w:divBdr>
        </w:div>
        <w:div w:id="576287855">
          <w:marLeft w:val="0"/>
          <w:marRight w:val="0"/>
          <w:marTop w:val="0"/>
          <w:marBottom w:val="0"/>
          <w:divBdr>
            <w:top w:val="none" w:sz="0" w:space="0" w:color="auto"/>
            <w:left w:val="none" w:sz="0" w:space="0" w:color="auto"/>
            <w:bottom w:val="none" w:sz="0" w:space="0" w:color="auto"/>
            <w:right w:val="none" w:sz="0" w:space="0" w:color="auto"/>
          </w:divBdr>
        </w:div>
        <w:div w:id="584386581">
          <w:marLeft w:val="0"/>
          <w:marRight w:val="0"/>
          <w:marTop w:val="0"/>
          <w:marBottom w:val="0"/>
          <w:divBdr>
            <w:top w:val="none" w:sz="0" w:space="0" w:color="auto"/>
            <w:left w:val="none" w:sz="0" w:space="0" w:color="auto"/>
            <w:bottom w:val="none" w:sz="0" w:space="0" w:color="auto"/>
            <w:right w:val="none" w:sz="0" w:space="0" w:color="auto"/>
          </w:divBdr>
        </w:div>
        <w:div w:id="612171991">
          <w:marLeft w:val="0"/>
          <w:marRight w:val="0"/>
          <w:marTop w:val="0"/>
          <w:marBottom w:val="0"/>
          <w:divBdr>
            <w:top w:val="none" w:sz="0" w:space="0" w:color="auto"/>
            <w:left w:val="none" w:sz="0" w:space="0" w:color="auto"/>
            <w:bottom w:val="none" w:sz="0" w:space="0" w:color="auto"/>
            <w:right w:val="none" w:sz="0" w:space="0" w:color="auto"/>
          </w:divBdr>
        </w:div>
        <w:div w:id="625162880">
          <w:marLeft w:val="0"/>
          <w:marRight w:val="0"/>
          <w:marTop w:val="0"/>
          <w:marBottom w:val="0"/>
          <w:divBdr>
            <w:top w:val="none" w:sz="0" w:space="0" w:color="auto"/>
            <w:left w:val="none" w:sz="0" w:space="0" w:color="auto"/>
            <w:bottom w:val="none" w:sz="0" w:space="0" w:color="auto"/>
            <w:right w:val="none" w:sz="0" w:space="0" w:color="auto"/>
          </w:divBdr>
        </w:div>
        <w:div w:id="674190992">
          <w:marLeft w:val="0"/>
          <w:marRight w:val="0"/>
          <w:marTop w:val="0"/>
          <w:marBottom w:val="0"/>
          <w:divBdr>
            <w:top w:val="none" w:sz="0" w:space="0" w:color="auto"/>
            <w:left w:val="none" w:sz="0" w:space="0" w:color="auto"/>
            <w:bottom w:val="none" w:sz="0" w:space="0" w:color="auto"/>
            <w:right w:val="none" w:sz="0" w:space="0" w:color="auto"/>
          </w:divBdr>
        </w:div>
        <w:div w:id="689263577">
          <w:marLeft w:val="0"/>
          <w:marRight w:val="0"/>
          <w:marTop w:val="0"/>
          <w:marBottom w:val="0"/>
          <w:divBdr>
            <w:top w:val="none" w:sz="0" w:space="0" w:color="auto"/>
            <w:left w:val="none" w:sz="0" w:space="0" w:color="auto"/>
            <w:bottom w:val="none" w:sz="0" w:space="0" w:color="auto"/>
            <w:right w:val="none" w:sz="0" w:space="0" w:color="auto"/>
          </w:divBdr>
        </w:div>
        <w:div w:id="694886824">
          <w:marLeft w:val="0"/>
          <w:marRight w:val="0"/>
          <w:marTop w:val="0"/>
          <w:marBottom w:val="0"/>
          <w:divBdr>
            <w:top w:val="none" w:sz="0" w:space="0" w:color="auto"/>
            <w:left w:val="none" w:sz="0" w:space="0" w:color="auto"/>
            <w:bottom w:val="none" w:sz="0" w:space="0" w:color="auto"/>
            <w:right w:val="none" w:sz="0" w:space="0" w:color="auto"/>
          </w:divBdr>
        </w:div>
        <w:div w:id="719668795">
          <w:marLeft w:val="0"/>
          <w:marRight w:val="0"/>
          <w:marTop w:val="0"/>
          <w:marBottom w:val="0"/>
          <w:divBdr>
            <w:top w:val="none" w:sz="0" w:space="0" w:color="auto"/>
            <w:left w:val="none" w:sz="0" w:space="0" w:color="auto"/>
            <w:bottom w:val="none" w:sz="0" w:space="0" w:color="auto"/>
            <w:right w:val="none" w:sz="0" w:space="0" w:color="auto"/>
          </w:divBdr>
        </w:div>
        <w:div w:id="768937390">
          <w:marLeft w:val="0"/>
          <w:marRight w:val="0"/>
          <w:marTop w:val="0"/>
          <w:marBottom w:val="0"/>
          <w:divBdr>
            <w:top w:val="none" w:sz="0" w:space="0" w:color="auto"/>
            <w:left w:val="none" w:sz="0" w:space="0" w:color="auto"/>
            <w:bottom w:val="none" w:sz="0" w:space="0" w:color="auto"/>
            <w:right w:val="none" w:sz="0" w:space="0" w:color="auto"/>
          </w:divBdr>
        </w:div>
        <w:div w:id="773550554">
          <w:marLeft w:val="0"/>
          <w:marRight w:val="0"/>
          <w:marTop w:val="0"/>
          <w:marBottom w:val="0"/>
          <w:divBdr>
            <w:top w:val="none" w:sz="0" w:space="0" w:color="auto"/>
            <w:left w:val="none" w:sz="0" w:space="0" w:color="auto"/>
            <w:bottom w:val="none" w:sz="0" w:space="0" w:color="auto"/>
            <w:right w:val="none" w:sz="0" w:space="0" w:color="auto"/>
          </w:divBdr>
        </w:div>
        <w:div w:id="857499073">
          <w:marLeft w:val="0"/>
          <w:marRight w:val="0"/>
          <w:marTop w:val="0"/>
          <w:marBottom w:val="0"/>
          <w:divBdr>
            <w:top w:val="none" w:sz="0" w:space="0" w:color="auto"/>
            <w:left w:val="none" w:sz="0" w:space="0" w:color="auto"/>
            <w:bottom w:val="none" w:sz="0" w:space="0" w:color="auto"/>
            <w:right w:val="none" w:sz="0" w:space="0" w:color="auto"/>
          </w:divBdr>
        </w:div>
        <w:div w:id="869223088">
          <w:marLeft w:val="0"/>
          <w:marRight w:val="0"/>
          <w:marTop w:val="0"/>
          <w:marBottom w:val="0"/>
          <w:divBdr>
            <w:top w:val="none" w:sz="0" w:space="0" w:color="auto"/>
            <w:left w:val="none" w:sz="0" w:space="0" w:color="auto"/>
            <w:bottom w:val="none" w:sz="0" w:space="0" w:color="auto"/>
            <w:right w:val="none" w:sz="0" w:space="0" w:color="auto"/>
          </w:divBdr>
        </w:div>
        <w:div w:id="887423990">
          <w:marLeft w:val="0"/>
          <w:marRight w:val="0"/>
          <w:marTop w:val="0"/>
          <w:marBottom w:val="0"/>
          <w:divBdr>
            <w:top w:val="none" w:sz="0" w:space="0" w:color="auto"/>
            <w:left w:val="none" w:sz="0" w:space="0" w:color="auto"/>
            <w:bottom w:val="none" w:sz="0" w:space="0" w:color="auto"/>
            <w:right w:val="none" w:sz="0" w:space="0" w:color="auto"/>
          </w:divBdr>
        </w:div>
        <w:div w:id="905183890">
          <w:marLeft w:val="0"/>
          <w:marRight w:val="0"/>
          <w:marTop w:val="0"/>
          <w:marBottom w:val="0"/>
          <w:divBdr>
            <w:top w:val="none" w:sz="0" w:space="0" w:color="auto"/>
            <w:left w:val="none" w:sz="0" w:space="0" w:color="auto"/>
            <w:bottom w:val="none" w:sz="0" w:space="0" w:color="auto"/>
            <w:right w:val="none" w:sz="0" w:space="0" w:color="auto"/>
          </w:divBdr>
        </w:div>
        <w:div w:id="929194497">
          <w:marLeft w:val="0"/>
          <w:marRight w:val="0"/>
          <w:marTop w:val="0"/>
          <w:marBottom w:val="0"/>
          <w:divBdr>
            <w:top w:val="none" w:sz="0" w:space="0" w:color="auto"/>
            <w:left w:val="none" w:sz="0" w:space="0" w:color="auto"/>
            <w:bottom w:val="none" w:sz="0" w:space="0" w:color="auto"/>
            <w:right w:val="none" w:sz="0" w:space="0" w:color="auto"/>
          </w:divBdr>
        </w:div>
        <w:div w:id="1011490441">
          <w:marLeft w:val="0"/>
          <w:marRight w:val="0"/>
          <w:marTop w:val="0"/>
          <w:marBottom w:val="0"/>
          <w:divBdr>
            <w:top w:val="none" w:sz="0" w:space="0" w:color="auto"/>
            <w:left w:val="none" w:sz="0" w:space="0" w:color="auto"/>
            <w:bottom w:val="none" w:sz="0" w:space="0" w:color="auto"/>
            <w:right w:val="none" w:sz="0" w:space="0" w:color="auto"/>
          </w:divBdr>
        </w:div>
        <w:div w:id="1012150193">
          <w:marLeft w:val="0"/>
          <w:marRight w:val="0"/>
          <w:marTop w:val="0"/>
          <w:marBottom w:val="0"/>
          <w:divBdr>
            <w:top w:val="none" w:sz="0" w:space="0" w:color="auto"/>
            <w:left w:val="none" w:sz="0" w:space="0" w:color="auto"/>
            <w:bottom w:val="none" w:sz="0" w:space="0" w:color="auto"/>
            <w:right w:val="none" w:sz="0" w:space="0" w:color="auto"/>
          </w:divBdr>
        </w:div>
        <w:div w:id="1025138664">
          <w:marLeft w:val="0"/>
          <w:marRight w:val="0"/>
          <w:marTop w:val="0"/>
          <w:marBottom w:val="0"/>
          <w:divBdr>
            <w:top w:val="none" w:sz="0" w:space="0" w:color="auto"/>
            <w:left w:val="none" w:sz="0" w:space="0" w:color="auto"/>
            <w:bottom w:val="none" w:sz="0" w:space="0" w:color="auto"/>
            <w:right w:val="none" w:sz="0" w:space="0" w:color="auto"/>
          </w:divBdr>
        </w:div>
        <w:div w:id="1058240326">
          <w:marLeft w:val="0"/>
          <w:marRight w:val="0"/>
          <w:marTop w:val="0"/>
          <w:marBottom w:val="0"/>
          <w:divBdr>
            <w:top w:val="none" w:sz="0" w:space="0" w:color="auto"/>
            <w:left w:val="none" w:sz="0" w:space="0" w:color="auto"/>
            <w:bottom w:val="none" w:sz="0" w:space="0" w:color="auto"/>
            <w:right w:val="none" w:sz="0" w:space="0" w:color="auto"/>
          </w:divBdr>
        </w:div>
        <w:div w:id="1074284415">
          <w:marLeft w:val="0"/>
          <w:marRight w:val="0"/>
          <w:marTop w:val="0"/>
          <w:marBottom w:val="0"/>
          <w:divBdr>
            <w:top w:val="none" w:sz="0" w:space="0" w:color="auto"/>
            <w:left w:val="none" w:sz="0" w:space="0" w:color="auto"/>
            <w:bottom w:val="none" w:sz="0" w:space="0" w:color="auto"/>
            <w:right w:val="none" w:sz="0" w:space="0" w:color="auto"/>
          </w:divBdr>
        </w:div>
        <w:div w:id="1104112441">
          <w:marLeft w:val="0"/>
          <w:marRight w:val="0"/>
          <w:marTop w:val="0"/>
          <w:marBottom w:val="0"/>
          <w:divBdr>
            <w:top w:val="none" w:sz="0" w:space="0" w:color="auto"/>
            <w:left w:val="none" w:sz="0" w:space="0" w:color="auto"/>
            <w:bottom w:val="none" w:sz="0" w:space="0" w:color="auto"/>
            <w:right w:val="none" w:sz="0" w:space="0" w:color="auto"/>
          </w:divBdr>
        </w:div>
        <w:div w:id="1117601863">
          <w:marLeft w:val="0"/>
          <w:marRight w:val="0"/>
          <w:marTop w:val="0"/>
          <w:marBottom w:val="0"/>
          <w:divBdr>
            <w:top w:val="none" w:sz="0" w:space="0" w:color="auto"/>
            <w:left w:val="none" w:sz="0" w:space="0" w:color="auto"/>
            <w:bottom w:val="none" w:sz="0" w:space="0" w:color="auto"/>
            <w:right w:val="none" w:sz="0" w:space="0" w:color="auto"/>
          </w:divBdr>
        </w:div>
        <w:div w:id="1162429674">
          <w:marLeft w:val="0"/>
          <w:marRight w:val="0"/>
          <w:marTop w:val="0"/>
          <w:marBottom w:val="0"/>
          <w:divBdr>
            <w:top w:val="none" w:sz="0" w:space="0" w:color="auto"/>
            <w:left w:val="none" w:sz="0" w:space="0" w:color="auto"/>
            <w:bottom w:val="none" w:sz="0" w:space="0" w:color="auto"/>
            <w:right w:val="none" w:sz="0" w:space="0" w:color="auto"/>
          </w:divBdr>
        </w:div>
        <w:div w:id="1180702210">
          <w:marLeft w:val="0"/>
          <w:marRight w:val="0"/>
          <w:marTop w:val="0"/>
          <w:marBottom w:val="0"/>
          <w:divBdr>
            <w:top w:val="none" w:sz="0" w:space="0" w:color="auto"/>
            <w:left w:val="none" w:sz="0" w:space="0" w:color="auto"/>
            <w:bottom w:val="none" w:sz="0" w:space="0" w:color="auto"/>
            <w:right w:val="none" w:sz="0" w:space="0" w:color="auto"/>
          </w:divBdr>
        </w:div>
        <w:div w:id="1183477853">
          <w:marLeft w:val="0"/>
          <w:marRight w:val="0"/>
          <w:marTop w:val="0"/>
          <w:marBottom w:val="0"/>
          <w:divBdr>
            <w:top w:val="none" w:sz="0" w:space="0" w:color="auto"/>
            <w:left w:val="none" w:sz="0" w:space="0" w:color="auto"/>
            <w:bottom w:val="none" w:sz="0" w:space="0" w:color="auto"/>
            <w:right w:val="none" w:sz="0" w:space="0" w:color="auto"/>
          </w:divBdr>
        </w:div>
        <w:div w:id="1226721500">
          <w:marLeft w:val="0"/>
          <w:marRight w:val="0"/>
          <w:marTop w:val="0"/>
          <w:marBottom w:val="0"/>
          <w:divBdr>
            <w:top w:val="none" w:sz="0" w:space="0" w:color="auto"/>
            <w:left w:val="none" w:sz="0" w:space="0" w:color="auto"/>
            <w:bottom w:val="none" w:sz="0" w:space="0" w:color="auto"/>
            <w:right w:val="none" w:sz="0" w:space="0" w:color="auto"/>
          </w:divBdr>
        </w:div>
        <w:div w:id="1234510928">
          <w:marLeft w:val="0"/>
          <w:marRight w:val="0"/>
          <w:marTop w:val="0"/>
          <w:marBottom w:val="0"/>
          <w:divBdr>
            <w:top w:val="none" w:sz="0" w:space="0" w:color="auto"/>
            <w:left w:val="none" w:sz="0" w:space="0" w:color="auto"/>
            <w:bottom w:val="none" w:sz="0" w:space="0" w:color="auto"/>
            <w:right w:val="none" w:sz="0" w:space="0" w:color="auto"/>
          </w:divBdr>
        </w:div>
        <w:div w:id="1279213920">
          <w:marLeft w:val="0"/>
          <w:marRight w:val="0"/>
          <w:marTop w:val="0"/>
          <w:marBottom w:val="0"/>
          <w:divBdr>
            <w:top w:val="none" w:sz="0" w:space="0" w:color="auto"/>
            <w:left w:val="none" w:sz="0" w:space="0" w:color="auto"/>
            <w:bottom w:val="none" w:sz="0" w:space="0" w:color="auto"/>
            <w:right w:val="none" w:sz="0" w:space="0" w:color="auto"/>
          </w:divBdr>
        </w:div>
        <w:div w:id="1294823524">
          <w:marLeft w:val="0"/>
          <w:marRight w:val="0"/>
          <w:marTop w:val="0"/>
          <w:marBottom w:val="0"/>
          <w:divBdr>
            <w:top w:val="none" w:sz="0" w:space="0" w:color="auto"/>
            <w:left w:val="none" w:sz="0" w:space="0" w:color="auto"/>
            <w:bottom w:val="none" w:sz="0" w:space="0" w:color="auto"/>
            <w:right w:val="none" w:sz="0" w:space="0" w:color="auto"/>
          </w:divBdr>
        </w:div>
        <w:div w:id="1359157050">
          <w:marLeft w:val="0"/>
          <w:marRight w:val="0"/>
          <w:marTop w:val="0"/>
          <w:marBottom w:val="0"/>
          <w:divBdr>
            <w:top w:val="none" w:sz="0" w:space="0" w:color="auto"/>
            <w:left w:val="none" w:sz="0" w:space="0" w:color="auto"/>
            <w:bottom w:val="none" w:sz="0" w:space="0" w:color="auto"/>
            <w:right w:val="none" w:sz="0" w:space="0" w:color="auto"/>
          </w:divBdr>
        </w:div>
        <w:div w:id="1372997671">
          <w:marLeft w:val="0"/>
          <w:marRight w:val="0"/>
          <w:marTop w:val="0"/>
          <w:marBottom w:val="0"/>
          <w:divBdr>
            <w:top w:val="none" w:sz="0" w:space="0" w:color="auto"/>
            <w:left w:val="none" w:sz="0" w:space="0" w:color="auto"/>
            <w:bottom w:val="none" w:sz="0" w:space="0" w:color="auto"/>
            <w:right w:val="none" w:sz="0" w:space="0" w:color="auto"/>
          </w:divBdr>
        </w:div>
        <w:div w:id="1374501302">
          <w:marLeft w:val="0"/>
          <w:marRight w:val="0"/>
          <w:marTop w:val="0"/>
          <w:marBottom w:val="0"/>
          <w:divBdr>
            <w:top w:val="none" w:sz="0" w:space="0" w:color="auto"/>
            <w:left w:val="none" w:sz="0" w:space="0" w:color="auto"/>
            <w:bottom w:val="none" w:sz="0" w:space="0" w:color="auto"/>
            <w:right w:val="none" w:sz="0" w:space="0" w:color="auto"/>
          </w:divBdr>
        </w:div>
        <w:div w:id="1434324033">
          <w:marLeft w:val="0"/>
          <w:marRight w:val="0"/>
          <w:marTop w:val="0"/>
          <w:marBottom w:val="0"/>
          <w:divBdr>
            <w:top w:val="none" w:sz="0" w:space="0" w:color="auto"/>
            <w:left w:val="none" w:sz="0" w:space="0" w:color="auto"/>
            <w:bottom w:val="none" w:sz="0" w:space="0" w:color="auto"/>
            <w:right w:val="none" w:sz="0" w:space="0" w:color="auto"/>
          </w:divBdr>
        </w:div>
        <w:div w:id="1456489527">
          <w:marLeft w:val="0"/>
          <w:marRight w:val="0"/>
          <w:marTop w:val="0"/>
          <w:marBottom w:val="0"/>
          <w:divBdr>
            <w:top w:val="none" w:sz="0" w:space="0" w:color="auto"/>
            <w:left w:val="none" w:sz="0" w:space="0" w:color="auto"/>
            <w:bottom w:val="none" w:sz="0" w:space="0" w:color="auto"/>
            <w:right w:val="none" w:sz="0" w:space="0" w:color="auto"/>
          </w:divBdr>
        </w:div>
        <w:div w:id="1461454676">
          <w:marLeft w:val="0"/>
          <w:marRight w:val="0"/>
          <w:marTop w:val="0"/>
          <w:marBottom w:val="0"/>
          <w:divBdr>
            <w:top w:val="none" w:sz="0" w:space="0" w:color="auto"/>
            <w:left w:val="none" w:sz="0" w:space="0" w:color="auto"/>
            <w:bottom w:val="none" w:sz="0" w:space="0" w:color="auto"/>
            <w:right w:val="none" w:sz="0" w:space="0" w:color="auto"/>
          </w:divBdr>
        </w:div>
        <w:div w:id="1497264276">
          <w:marLeft w:val="0"/>
          <w:marRight w:val="0"/>
          <w:marTop w:val="0"/>
          <w:marBottom w:val="0"/>
          <w:divBdr>
            <w:top w:val="none" w:sz="0" w:space="0" w:color="auto"/>
            <w:left w:val="none" w:sz="0" w:space="0" w:color="auto"/>
            <w:bottom w:val="none" w:sz="0" w:space="0" w:color="auto"/>
            <w:right w:val="none" w:sz="0" w:space="0" w:color="auto"/>
          </w:divBdr>
        </w:div>
        <w:div w:id="1529837062">
          <w:marLeft w:val="0"/>
          <w:marRight w:val="0"/>
          <w:marTop w:val="0"/>
          <w:marBottom w:val="0"/>
          <w:divBdr>
            <w:top w:val="none" w:sz="0" w:space="0" w:color="auto"/>
            <w:left w:val="none" w:sz="0" w:space="0" w:color="auto"/>
            <w:bottom w:val="none" w:sz="0" w:space="0" w:color="auto"/>
            <w:right w:val="none" w:sz="0" w:space="0" w:color="auto"/>
          </w:divBdr>
        </w:div>
        <w:div w:id="1530533073">
          <w:marLeft w:val="0"/>
          <w:marRight w:val="0"/>
          <w:marTop w:val="0"/>
          <w:marBottom w:val="0"/>
          <w:divBdr>
            <w:top w:val="none" w:sz="0" w:space="0" w:color="auto"/>
            <w:left w:val="none" w:sz="0" w:space="0" w:color="auto"/>
            <w:bottom w:val="none" w:sz="0" w:space="0" w:color="auto"/>
            <w:right w:val="none" w:sz="0" w:space="0" w:color="auto"/>
          </w:divBdr>
        </w:div>
        <w:div w:id="1553078512">
          <w:marLeft w:val="0"/>
          <w:marRight w:val="0"/>
          <w:marTop w:val="0"/>
          <w:marBottom w:val="0"/>
          <w:divBdr>
            <w:top w:val="none" w:sz="0" w:space="0" w:color="auto"/>
            <w:left w:val="none" w:sz="0" w:space="0" w:color="auto"/>
            <w:bottom w:val="none" w:sz="0" w:space="0" w:color="auto"/>
            <w:right w:val="none" w:sz="0" w:space="0" w:color="auto"/>
          </w:divBdr>
        </w:div>
        <w:div w:id="1565336204">
          <w:marLeft w:val="0"/>
          <w:marRight w:val="0"/>
          <w:marTop w:val="0"/>
          <w:marBottom w:val="0"/>
          <w:divBdr>
            <w:top w:val="none" w:sz="0" w:space="0" w:color="auto"/>
            <w:left w:val="none" w:sz="0" w:space="0" w:color="auto"/>
            <w:bottom w:val="none" w:sz="0" w:space="0" w:color="auto"/>
            <w:right w:val="none" w:sz="0" w:space="0" w:color="auto"/>
          </w:divBdr>
        </w:div>
        <w:div w:id="1576627559">
          <w:marLeft w:val="0"/>
          <w:marRight w:val="0"/>
          <w:marTop w:val="0"/>
          <w:marBottom w:val="0"/>
          <w:divBdr>
            <w:top w:val="none" w:sz="0" w:space="0" w:color="auto"/>
            <w:left w:val="none" w:sz="0" w:space="0" w:color="auto"/>
            <w:bottom w:val="none" w:sz="0" w:space="0" w:color="auto"/>
            <w:right w:val="none" w:sz="0" w:space="0" w:color="auto"/>
          </w:divBdr>
        </w:div>
        <w:div w:id="1599604571">
          <w:marLeft w:val="0"/>
          <w:marRight w:val="0"/>
          <w:marTop w:val="0"/>
          <w:marBottom w:val="0"/>
          <w:divBdr>
            <w:top w:val="none" w:sz="0" w:space="0" w:color="auto"/>
            <w:left w:val="none" w:sz="0" w:space="0" w:color="auto"/>
            <w:bottom w:val="none" w:sz="0" w:space="0" w:color="auto"/>
            <w:right w:val="none" w:sz="0" w:space="0" w:color="auto"/>
          </w:divBdr>
        </w:div>
        <w:div w:id="1616211434">
          <w:marLeft w:val="0"/>
          <w:marRight w:val="0"/>
          <w:marTop w:val="0"/>
          <w:marBottom w:val="0"/>
          <w:divBdr>
            <w:top w:val="none" w:sz="0" w:space="0" w:color="auto"/>
            <w:left w:val="none" w:sz="0" w:space="0" w:color="auto"/>
            <w:bottom w:val="none" w:sz="0" w:space="0" w:color="auto"/>
            <w:right w:val="none" w:sz="0" w:space="0" w:color="auto"/>
          </w:divBdr>
        </w:div>
        <w:div w:id="1629361624">
          <w:marLeft w:val="0"/>
          <w:marRight w:val="0"/>
          <w:marTop w:val="0"/>
          <w:marBottom w:val="0"/>
          <w:divBdr>
            <w:top w:val="none" w:sz="0" w:space="0" w:color="auto"/>
            <w:left w:val="none" w:sz="0" w:space="0" w:color="auto"/>
            <w:bottom w:val="none" w:sz="0" w:space="0" w:color="auto"/>
            <w:right w:val="none" w:sz="0" w:space="0" w:color="auto"/>
          </w:divBdr>
        </w:div>
        <w:div w:id="1639871798">
          <w:marLeft w:val="0"/>
          <w:marRight w:val="0"/>
          <w:marTop w:val="0"/>
          <w:marBottom w:val="0"/>
          <w:divBdr>
            <w:top w:val="none" w:sz="0" w:space="0" w:color="auto"/>
            <w:left w:val="none" w:sz="0" w:space="0" w:color="auto"/>
            <w:bottom w:val="none" w:sz="0" w:space="0" w:color="auto"/>
            <w:right w:val="none" w:sz="0" w:space="0" w:color="auto"/>
          </w:divBdr>
        </w:div>
        <w:div w:id="1676687927">
          <w:marLeft w:val="0"/>
          <w:marRight w:val="0"/>
          <w:marTop w:val="0"/>
          <w:marBottom w:val="0"/>
          <w:divBdr>
            <w:top w:val="none" w:sz="0" w:space="0" w:color="auto"/>
            <w:left w:val="none" w:sz="0" w:space="0" w:color="auto"/>
            <w:bottom w:val="none" w:sz="0" w:space="0" w:color="auto"/>
            <w:right w:val="none" w:sz="0" w:space="0" w:color="auto"/>
          </w:divBdr>
        </w:div>
        <w:div w:id="1697802979">
          <w:marLeft w:val="0"/>
          <w:marRight w:val="0"/>
          <w:marTop w:val="0"/>
          <w:marBottom w:val="0"/>
          <w:divBdr>
            <w:top w:val="none" w:sz="0" w:space="0" w:color="auto"/>
            <w:left w:val="none" w:sz="0" w:space="0" w:color="auto"/>
            <w:bottom w:val="none" w:sz="0" w:space="0" w:color="auto"/>
            <w:right w:val="none" w:sz="0" w:space="0" w:color="auto"/>
          </w:divBdr>
        </w:div>
        <w:div w:id="1709649318">
          <w:marLeft w:val="0"/>
          <w:marRight w:val="0"/>
          <w:marTop w:val="0"/>
          <w:marBottom w:val="0"/>
          <w:divBdr>
            <w:top w:val="none" w:sz="0" w:space="0" w:color="auto"/>
            <w:left w:val="none" w:sz="0" w:space="0" w:color="auto"/>
            <w:bottom w:val="none" w:sz="0" w:space="0" w:color="auto"/>
            <w:right w:val="none" w:sz="0" w:space="0" w:color="auto"/>
          </w:divBdr>
        </w:div>
        <w:div w:id="1730573282">
          <w:marLeft w:val="0"/>
          <w:marRight w:val="0"/>
          <w:marTop w:val="0"/>
          <w:marBottom w:val="0"/>
          <w:divBdr>
            <w:top w:val="none" w:sz="0" w:space="0" w:color="auto"/>
            <w:left w:val="none" w:sz="0" w:space="0" w:color="auto"/>
            <w:bottom w:val="none" w:sz="0" w:space="0" w:color="auto"/>
            <w:right w:val="none" w:sz="0" w:space="0" w:color="auto"/>
          </w:divBdr>
        </w:div>
        <w:div w:id="1745714047">
          <w:marLeft w:val="0"/>
          <w:marRight w:val="0"/>
          <w:marTop w:val="0"/>
          <w:marBottom w:val="0"/>
          <w:divBdr>
            <w:top w:val="none" w:sz="0" w:space="0" w:color="auto"/>
            <w:left w:val="none" w:sz="0" w:space="0" w:color="auto"/>
            <w:bottom w:val="none" w:sz="0" w:space="0" w:color="auto"/>
            <w:right w:val="none" w:sz="0" w:space="0" w:color="auto"/>
          </w:divBdr>
        </w:div>
        <w:div w:id="1774400780">
          <w:marLeft w:val="0"/>
          <w:marRight w:val="0"/>
          <w:marTop w:val="0"/>
          <w:marBottom w:val="0"/>
          <w:divBdr>
            <w:top w:val="none" w:sz="0" w:space="0" w:color="auto"/>
            <w:left w:val="none" w:sz="0" w:space="0" w:color="auto"/>
            <w:bottom w:val="none" w:sz="0" w:space="0" w:color="auto"/>
            <w:right w:val="none" w:sz="0" w:space="0" w:color="auto"/>
          </w:divBdr>
        </w:div>
        <w:div w:id="1784500595">
          <w:marLeft w:val="0"/>
          <w:marRight w:val="0"/>
          <w:marTop w:val="0"/>
          <w:marBottom w:val="0"/>
          <w:divBdr>
            <w:top w:val="none" w:sz="0" w:space="0" w:color="auto"/>
            <w:left w:val="none" w:sz="0" w:space="0" w:color="auto"/>
            <w:bottom w:val="none" w:sz="0" w:space="0" w:color="auto"/>
            <w:right w:val="none" w:sz="0" w:space="0" w:color="auto"/>
          </w:divBdr>
        </w:div>
        <w:div w:id="1823737042">
          <w:marLeft w:val="0"/>
          <w:marRight w:val="0"/>
          <w:marTop w:val="0"/>
          <w:marBottom w:val="0"/>
          <w:divBdr>
            <w:top w:val="none" w:sz="0" w:space="0" w:color="auto"/>
            <w:left w:val="none" w:sz="0" w:space="0" w:color="auto"/>
            <w:bottom w:val="none" w:sz="0" w:space="0" w:color="auto"/>
            <w:right w:val="none" w:sz="0" w:space="0" w:color="auto"/>
          </w:divBdr>
        </w:div>
        <w:div w:id="1972441483">
          <w:marLeft w:val="0"/>
          <w:marRight w:val="0"/>
          <w:marTop w:val="0"/>
          <w:marBottom w:val="0"/>
          <w:divBdr>
            <w:top w:val="none" w:sz="0" w:space="0" w:color="auto"/>
            <w:left w:val="none" w:sz="0" w:space="0" w:color="auto"/>
            <w:bottom w:val="none" w:sz="0" w:space="0" w:color="auto"/>
            <w:right w:val="none" w:sz="0" w:space="0" w:color="auto"/>
          </w:divBdr>
        </w:div>
        <w:div w:id="1972785012">
          <w:marLeft w:val="0"/>
          <w:marRight w:val="0"/>
          <w:marTop w:val="0"/>
          <w:marBottom w:val="0"/>
          <w:divBdr>
            <w:top w:val="none" w:sz="0" w:space="0" w:color="auto"/>
            <w:left w:val="none" w:sz="0" w:space="0" w:color="auto"/>
            <w:bottom w:val="none" w:sz="0" w:space="0" w:color="auto"/>
            <w:right w:val="none" w:sz="0" w:space="0" w:color="auto"/>
          </w:divBdr>
        </w:div>
        <w:div w:id="2028286548">
          <w:marLeft w:val="0"/>
          <w:marRight w:val="0"/>
          <w:marTop w:val="0"/>
          <w:marBottom w:val="0"/>
          <w:divBdr>
            <w:top w:val="none" w:sz="0" w:space="0" w:color="auto"/>
            <w:left w:val="none" w:sz="0" w:space="0" w:color="auto"/>
            <w:bottom w:val="none" w:sz="0" w:space="0" w:color="auto"/>
            <w:right w:val="none" w:sz="0" w:space="0" w:color="auto"/>
          </w:divBdr>
        </w:div>
        <w:div w:id="2029939089">
          <w:marLeft w:val="0"/>
          <w:marRight w:val="0"/>
          <w:marTop w:val="0"/>
          <w:marBottom w:val="0"/>
          <w:divBdr>
            <w:top w:val="none" w:sz="0" w:space="0" w:color="auto"/>
            <w:left w:val="none" w:sz="0" w:space="0" w:color="auto"/>
            <w:bottom w:val="none" w:sz="0" w:space="0" w:color="auto"/>
            <w:right w:val="none" w:sz="0" w:space="0" w:color="auto"/>
          </w:divBdr>
        </w:div>
        <w:div w:id="2044863235">
          <w:marLeft w:val="0"/>
          <w:marRight w:val="0"/>
          <w:marTop w:val="0"/>
          <w:marBottom w:val="0"/>
          <w:divBdr>
            <w:top w:val="none" w:sz="0" w:space="0" w:color="auto"/>
            <w:left w:val="none" w:sz="0" w:space="0" w:color="auto"/>
            <w:bottom w:val="none" w:sz="0" w:space="0" w:color="auto"/>
            <w:right w:val="none" w:sz="0" w:space="0" w:color="auto"/>
          </w:divBdr>
        </w:div>
        <w:div w:id="2068527291">
          <w:marLeft w:val="0"/>
          <w:marRight w:val="0"/>
          <w:marTop w:val="0"/>
          <w:marBottom w:val="0"/>
          <w:divBdr>
            <w:top w:val="none" w:sz="0" w:space="0" w:color="auto"/>
            <w:left w:val="none" w:sz="0" w:space="0" w:color="auto"/>
            <w:bottom w:val="none" w:sz="0" w:space="0" w:color="auto"/>
            <w:right w:val="none" w:sz="0" w:space="0" w:color="auto"/>
          </w:divBdr>
        </w:div>
        <w:div w:id="2076118822">
          <w:marLeft w:val="0"/>
          <w:marRight w:val="0"/>
          <w:marTop w:val="0"/>
          <w:marBottom w:val="0"/>
          <w:divBdr>
            <w:top w:val="none" w:sz="0" w:space="0" w:color="auto"/>
            <w:left w:val="none" w:sz="0" w:space="0" w:color="auto"/>
            <w:bottom w:val="none" w:sz="0" w:space="0" w:color="auto"/>
            <w:right w:val="none" w:sz="0" w:space="0" w:color="auto"/>
          </w:divBdr>
        </w:div>
        <w:div w:id="2077430657">
          <w:marLeft w:val="0"/>
          <w:marRight w:val="0"/>
          <w:marTop w:val="0"/>
          <w:marBottom w:val="0"/>
          <w:divBdr>
            <w:top w:val="none" w:sz="0" w:space="0" w:color="auto"/>
            <w:left w:val="none" w:sz="0" w:space="0" w:color="auto"/>
            <w:bottom w:val="none" w:sz="0" w:space="0" w:color="auto"/>
            <w:right w:val="none" w:sz="0" w:space="0" w:color="auto"/>
          </w:divBdr>
        </w:div>
        <w:div w:id="2116710127">
          <w:marLeft w:val="0"/>
          <w:marRight w:val="0"/>
          <w:marTop w:val="0"/>
          <w:marBottom w:val="0"/>
          <w:divBdr>
            <w:top w:val="none" w:sz="0" w:space="0" w:color="auto"/>
            <w:left w:val="none" w:sz="0" w:space="0" w:color="auto"/>
            <w:bottom w:val="none" w:sz="0" w:space="0" w:color="auto"/>
            <w:right w:val="none" w:sz="0" w:space="0" w:color="auto"/>
          </w:divBdr>
        </w:div>
        <w:div w:id="2124374058">
          <w:marLeft w:val="0"/>
          <w:marRight w:val="0"/>
          <w:marTop w:val="0"/>
          <w:marBottom w:val="0"/>
          <w:divBdr>
            <w:top w:val="none" w:sz="0" w:space="0" w:color="auto"/>
            <w:left w:val="none" w:sz="0" w:space="0" w:color="auto"/>
            <w:bottom w:val="none" w:sz="0" w:space="0" w:color="auto"/>
            <w:right w:val="none" w:sz="0" w:space="0" w:color="auto"/>
          </w:divBdr>
        </w:div>
        <w:div w:id="2126462692">
          <w:marLeft w:val="0"/>
          <w:marRight w:val="0"/>
          <w:marTop w:val="0"/>
          <w:marBottom w:val="0"/>
          <w:divBdr>
            <w:top w:val="none" w:sz="0" w:space="0" w:color="auto"/>
            <w:left w:val="none" w:sz="0" w:space="0" w:color="auto"/>
            <w:bottom w:val="none" w:sz="0" w:space="0" w:color="auto"/>
            <w:right w:val="none" w:sz="0" w:space="0" w:color="auto"/>
          </w:divBdr>
        </w:div>
        <w:div w:id="2138916243">
          <w:marLeft w:val="0"/>
          <w:marRight w:val="0"/>
          <w:marTop w:val="0"/>
          <w:marBottom w:val="0"/>
          <w:divBdr>
            <w:top w:val="none" w:sz="0" w:space="0" w:color="auto"/>
            <w:left w:val="none" w:sz="0" w:space="0" w:color="auto"/>
            <w:bottom w:val="none" w:sz="0" w:space="0" w:color="auto"/>
            <w:right w:val="none" w:sz="0" w:space="0" w:color="auto"/>
          </w:divBdr>
        </w:div>
      </w:divsChild>
    </w:div>
    <w:div w:id="369768783">
      <w:bodyDiv w:val="1"/>
      <w:marLeft w:val="0"/>
      <w:marRight w:val="0"/>
      <w:marTop w:val="0"/>
      <w:marBottom w:val="0"/>
      <w:divBdr>
        <w:top w:val="none" w:sz="0" w:space="0" w:color="auto"/>
        <w:left w:val="none" w:sz="0" w:space="0" w:color="auto"/>
        <w:bottom w:val="none" w:sz="0" w:space="0" w:color="auto"/>
        <w:right w:val="none" w:sz="0" w:space="0" w:color="auto"/>
      </w:divBdr>
      <w:divsChild>
        <w:div w:id="1292595230">
          <w:marLeft w:val="0"/>
          <w:marRight w:val="0"/>
          <w:marTop w:val="0"/>
          <w:marBottom w:val="0"/>
          <w:divBdr>
            <w:top w:val="none" w:sz="0" w:space="0" w:color="auto"/>
            <w:left w:val="none" w:sz="0" w:space="0" w:color="auto"/>
            <w:bottom w:val="none" w:sz="0" w:space="0" w:color="auto"/>
            <w:right w:val="none" w:sz="0" w:space="0" w:color="auto"/>
          </w:divBdr>
          <w:divsChild>
            <w:div w:id="198906066">
              <w:marLeft w:val="0"/>
              <w:marRight w:val="0"/>
              <w:marTop w:val="0"/>
              <w:marBottom w:val="0"/>
              <w:divBdr>
                <w:top w:val="none" w:sz="0" w:space="0" w:color="auto"/>
                <w:left w:val="none" w:sz="0" w:space="0" w:color="auto"/>
                <w:bottom w:val="none" w:sz="0" w:space="0" w:color="auto"/>
                <w:right w:val="none" w:sz="0" w:space="0" w:color="auto"/>
              </w:divBdr>
            </w:div>
            <w:div w:id="438641624">
              <w:marLeft w:val="0"/>
              <w:marRight w:val="0"/>
              <w:marTop w:val="0"/>
              <w:marBottom w:val="0"/>
              <w:divBdr>
                <w:top w:val="none" w:sz="0" w:space="0" w:color="auto"/>
                <w:left w:val="none" w:sz="0" w:space="0" w:color="auto"/>
                <w:bottom w:val="none" w:sz="0" w:space="0" w:color="auto"/>
                <w:right w:val="none" w:sz="0" w:space="0" w:color="auto"/>
              </w:divBdr>
            </w:div>
            <w:div w:id="441341740">
              <w:marLeft w:val="0"/>
              <w:marRight w:val="0"/>
              <w:marTop w:val="0"/>
              <w:marBottom w:val="0"/>
              <w:divBdr>
                <w:top w:val="none" w:sz="0" w:space="0" w:color="auto"/>
                <w:left w:val="none" w:sz="0" w:space="0" w:color="auto"/>
                <w:bottom w:val="none" w:sz="0" w:space="0" w:color="auto"/>
                <w:right w:val="none" w:sz="0" w:space="0" w:color="auto"/>
              </w:divBdr>
            </w:div>
            <w:div w:id="1140222456">
              <w:marLeft w:val="0"/>
              <w:marRight w:val="0"/>
              <w:marTop w:val="0"/>
              <w:marBottom w:val="0"/>
              <w:divBdr>
                <w:top w:val="none" w:sz="0" w:space="0" w:color="auto"/>
                <w:left w:val="none" w:sz="0" w:space="0" w:color="auto"/>
                <w:bottom w:val="none" w:sz="0" w:space="0" w:color="auto"/>
                <w:right w:val="none" w:sz="0" w:space="0" w:color="auto"/>
              </w:divBdr>
            </w:div>
            <w:div w:id="1253930694">
              <w:marLeft w:val="0"/>
              <w:marRight w:val="0"/>
              <w:marTop w:val="0"/>
              <w:marBottom w:val="0"/>
              <w:divBdr>
                <w:top w:val="none" w:sz="0" w:space="0" w:color="auto"/>
                <w:left w:val="none" w:sz="0" w:space="0" w:color="auto"/>
                <w:bottom w:val="none" w:sz="0" w:space="0" w:color="auto"/>
                <w:right w:val="none" w:sz="0" w:space="0" w:color="auto"/>
              </w:divBdr>
            </w:div>
            <w:div w:id="1308046617">
              <w:marLeft w:val="0"/>
              <w:marRight w:val="0"/>
              <w:marTop w:val="0"/>
              <w:marBottom w:val="0"/>
              <w:divBdr>
                <w:top w:val="none" w:sz="0" w:space="0" w:color="auto"/>
                <w:left w:val="none" w:sz="0" w:space="0" w:color="auto"/>
                <w:bottom w:val="none" w:sz="0" w:space="0" w:color="auto"/>
                <w:right w:val="none" w:sz="0" w:space="0" w:color="auto"/>
              </w:divBdr>
            </w:div>
            <w:div w:id="1956407520">
              <w:marLeft w:val="0"/>
              <w:marRight w:val="0"/>
              <w:marTop w:val="0"/>
              <w:marBottom w:val="0"/>
              <w:divBdr>
                <w:top w:val="none" w:sz="0" w:space="0" w:color="auto"/>
                <w:left w:val="none" w:sz="0" w:space="0" w:color="auto"/>
                <w:bottom w:val="none" w:sz="0" w:space="0" w:color="auto"/>
                <w:right w:val="none" w:sz="0" w:space="0" w:color="auto"/>
              </w:divBdr>
            </w:div>
            <w:div w:id="2038386455">
              <w:marLeft w:val="0"/>
              <w:marRight w:val="0"/>
              <w:marTop w:val="0"/>
              <w:marBottom w:val="0"/>
              <w:divBdr>
                <w:top w:val="none" w:sz="0" w:space="0" w:color="auto"/>
                <w:left w:val="none" w:sz="0" w:space="0" w:color="auto"/>
                <w:bottom w:val="none" w:sz="0" w:space="0" w:color="auto"/>
                <w:right w:val="none" w:sz="0" w:space="0" w:color="auto"/>
              </w:divBdr>
            </w:div>
          </w:divsChild>
        </w:div>
        <w:div w:id="1359741536">
          <w:marLeft w:val="0"/>
          <w:marRight w:val="0"/>
          <w:marTop w:val="0"/>
          <w:marBottom w:val="0"/>
          <w:divBdr>
            <w:top w:val="none" w:sz="0" w:space="0" w:color="auto"/>
            <w:left w:val="none" w:sz="0" w:space="0" w:color="auto"/>
            <w:bottom w:val="none" w:sz="0" w:space="0" w:color="auto"/>
            <w:right w:val="none" w:sz="0" w:space="0" w:color="auto"/>
          </w:divBdr>
        </w:div>
        <w:div w:id="1744836755">
          <w:marLeft w:val="0"/>
          <w:marRight w:val="0"/>
          <w:marTop w:val="0"/>
          <w:marBottom w:val="0"/>
          <w:divBdr>
            <w:top w:val="none" w:sz="0" w:space="0" w:color="auto"/>
            <w:left w:val="none" w:sz="0" w:space="0" w:color="auto"/>
            <w:bottom w:val="none" w:sz="0" w:space="0" w:color="auto"/>
            <w:right w:val="none" w:sz="0" w:space="0" w:color="auto"/>
          </w:divBdr>
          <w:divsChild>
            <w:div w:id="876963987">
              <w:marLeft w:val="-75"/>
              <w:marRight w:val="0"/>
              <w:marTop w:val="30"/>
              <w:marBottom w:val="30"/>
              <w:divBdr>
                <w:top w:val="none" w:sz="0" w:space="0" w:color="auto"/>
                <w:left w:val="none" w:sz="0" w:space="0" w:color="auto"/>
                <w:bottom w:val="none" w:sz="0" w:space="0" w:color="auto"/>
                <w:right w:val="none" w:sz="0" w:space="0" w:color="auto"/>
              </w:divBdr>
              <w:divsChild>
                <w:div w:id="86578310">
                  <w:marLeft w:val="0"/>
                  <w:marRight w:val="0"/>
                  <w:marTop w:val="0"/>
                  <w:marBottom w:val="0"/>
                  <w:divBdr>
                    <w:top w:val="none" w:sz="0" w:space="0" w:color="auto"/>
                    <w:left w:val="none" w:sz="0" w:space="0" w:color="auto"/>
                    <w:bottom w:val="none" w:sz="0" w:space="0" w:color="auto"/>
                    <w:right w:val="none" w:sz="0" w:space="0" w:color="auto"/>
                  </w:divBdr>
                  <w:divsChild>
                    <w:div w:id="744574755">
                      <w:marLeft w:val="0"/>
                      <w:marRight w:val="0"/>
                      <w:marTop w:val="0"/>
                      <w:marBottom w:val="0"/>
                      <w:divBdr>
                        <w:top w:val="none" w:sz="0" w:space="0" w:color="auto"/>
                        <w:left w:val="none" w:sz="0" w:space="0" w:color="auto"/>
                        <w:bottom w:val="none" w:sz="0" w:space="0" w:color="auto"/>
                        <w:right w:val="none" w:sz="0" w:space="0" w:color="auto"/>
                      </w:divBdr>
                    </w:div>
                  </w:divsChild>
                </w:div>
                <w:div w:id="187791189">
                  <w:marLeft w:val="0"/>
                  <w:marRight w:val="0"/>
                  <w:marTop w:val="0"/>
                  <w:marBottom w:val="0"/>
                  <w:divBdr>
                    <w:top w:val="none" w:sz="0" w:space="0" w:color="auto"/>
                    <w:left w:val="none" w:sz="0" w:space="0" w:color="auto"/>
                    <w:bottom w:val="none" w:sz="0" w:space="0" w:color="auto"/>
                    <w:right w:val="none" w:sz="0" w:space="0" w:color="auto"/>
                  </w:divBdr>
                  <w:divsChild>
                    <w:div w:id="1929465832">
                      <w:marLeft w:val="0"/>
                      <w:marRight w:val="0"/>
                      <w:marTop w:val="0"/>
                      <w:marBottom w:val="0"/>
                      <w:divBdr>
                        <w:top w:val="none" w:sz="0" w:space="0" w:color="auto"/>
                        <w:left w:val="none" w:sz="0" w:space="0" w:color="auto"/>
                        <w:bottom w:val="none" w:sz="0" w:space="0" w:color="auto"/>
                        <w:right w:val="none" w:sz="0" w:space="0" w:color="auto"/>
                      </w:divBdr>
                    </w:div>
                  </w:divsChild>
                </w:div>
                <w:div w:id="198013825">
                  <w:marLeft w:val="0"/>
                  <w:marRight w:val="0"/>
                  <w:marTop w:val="0"/>
                  <w:marBottom w:val="0"/>
                  <w:divBdr>
                    <w:top w:val="none" w:sz="0" w:space="0" w:color="auto"/>
                    <w:left w:val="none" w:sz="0" w:space="0" w:color="auto"/>
                    <w:bottom w:val="none" w:sz="0" w:space="0" w:color="auto"/>
                    <w:right w:val="none" w:sz="0" w:space="0" w:color="auto"/>
                  </w:divBdr>
                  <w:divsChild>
                    <w:div w:id="176119531">
                      <w:marLeft w:val="0"/>
                      <w:marRight w:val="0"/>
                      <w:marTop w:val="0"/>
                      <w:marBottom w:val="0"/>
                      <w:divBdr>
                        <w:top w:val="none" w:sz="0" w:space="0" w:color="auto"/>
                        <w:left w:val="none" w:sz="0" w:space="0" w:color="auto"/>
                        <w:bottom w:val="none" w:sz="0" w:space="0" w:color="auto"/>
                        <w:right w:val="none" w:sz="0" w:space="0" w:color="auto"/>
                      </w:divBdr>
                    </w:div>
                  </w:divsChild>
                </w:div>
                <w:div w:id="273682785">
                  <w:marLeft w:val="0"/>
                  <w:marRight w:val="0"/>
                  <w:marTop w:val="0"/>
                  <w:marBottom w:val="0"/>
                  <w:divBdr>
                    <w:top w:val="none" w:sz="0" w:space="0" w:color="auto"/>
                    <w:left w:val="none" w:sz="0" w:space="0" w:color="auto"/>
                    <w:bottom w:val="none" w:sz="0" w:space="0" w:color="auto"/>
                    <w:right w:val="none" w:sz="0" w:space="0" w:color="auto"/>
                  </w:divBdr>
                  <w:divsChild>
                    <w:div w:id="335959403">
                      <w:marLeft w:val="0"/>
                      <w:marRight w:val="0"/>
                      <w:marTop w:val="0"/>
                      <w:marBottom w:val="0"/>
                      <w:divBdr>
                        <w:top w:val="none" w:sz="0" w:space="0" w:color="auto"/>
                        <w:left w:val="none" w:sz="0" w:space="0" w:color="auto"/>
                        <w:bottom w:val="none" w:sz="0" w:space="0" w:color="auto"/>
                        <w:right w:val="none" w:sz="0" w:space="0" w:color="auto"/>
                      </w:divBdr>
                    </w:div>
                  </w:divsChild>
                </w:div>
                <w:div w:id="282614682">
                  <w:marLeft w:val="0"/>
                  <w:marRight w:val="0"/>
                  <w:marTop w:val="0"/>
                  <w:marBottom w:val="0"/>
                  <w:divBdr>
                    <w:top w:val="none" w:sz="0" w:space="0" w:color="auto"/>
                    <w:left w:val="none" w:sz="0" w:space="0" w:color="auto"/>
                    <w:bottom w:val="none" w:sz="0" w:space="0" w:color="auto"/>
                    <w:right w:val="none" w:sz="0" w:space="0" w:color="auto"/>
                  </w:divBdr>
                  <w:divsChild>
                    <w:div w:id="1140852353">
                      <w:marLeft w:val="0"/>
                      <w:marRight w:val="0"/>
                      <w:marTop w:val="0"/>
                      <w:marBottom w:val="0"/>
                      <w:divBdr>
                        <w:top w:val="none" w:sz="0" w:space="0" w:color="auto"/>
                        <w:left w:val="none" w:sz="0" w:space="0" w:color="auto"/>
                        <w:bottom w:val="none" w:sz="0" w:space="0" w:color="auto"/>
                        <w:right w:val="none" w:sz="0" w:space="0" w:color="auto"/>
                      </w:divBdr>
                    </w:div>
                  </w:divsChild>
                </w:div>
                <w:div w:id="305622987">
                  <w:marLeft w:val="0"/>
                  <w:marRight w:val="0"/>
                  <w:marTop w:val="0"/>
                  <w:marBottom w:val="0"/>
                  <w:divBdr>
                    <w:top w:val="none" w:sz="0" w:space="0" w:color="auto"/>
                    <w:left w:val="none" w:sz="0" w:space="0" w:color="auto"/>
                    <w:bottom w:val="none" w:sz="0" w:space="0" w:color="auto"/>
                    <w:right w:val="none" w:sz="0" w:space="0" w:color="auto"/>
                  </w:divBdr>
                  <w:divsChild>
                    <w:div w:id="1834948200">
                      <w:marLeft w:val="0"/>
                      <w:marRight w:val="0"/>
                      <w:marTop w:val="0"/>
                      <w:marBottom w:val="0"/>
                      <w:divBdr>
                        <w:top w:val="none" w:sz="0" w:space="0" w:color="auto"/>
                        <w:left w:val="none" w:sz="0" w:space="0" w:color="auto"/>
                        <w:bottom w:val="none" w:sz="0" w:space="0" w:color="auto"/>
                        <w:right w:val="none" w:sz="0" w:space="0" w:color="auto"/>
                      </w:divBdr>
                    </w:div>
                  </w:divsChild>
                </w:div>
                <w:div w:id="342361909">
                  <w:marLeft w:val="0"/>
                  <w:marRight w:val="0"/>
                  <w:marTop w:val="0"/>
                  <w:marBottom w:val="0"/>
                  <w:divBdr>
                    <w:top w:val="none" w:sz="0" w:space="0" w:color="auto"/>
                    <w:left w:val="none" w:sz="0" w:space="0" w:color="auto"/>
                    <w:bottom w:val="none" w:sz="0" w:space="0" w:color="auto"/>
                    <w:right w:val="none" w:sz="0" w:space="0" w:color="auto"/>
                  </w:divBdr>
                  <w:divsChild>
                    <w:div w:id="42756834">
                      <w:marLeft w:val="0"/>
                      <w:marRight w:val="0"/>
                      <w:marTop w:val="0"/>
                      <w:marBottom w:val="0"/>
                      <w:divBdr>
                        <w:top w:val="none" w:sz="0" w:space="0" w:color="auto"/>
                        <w:left w:val="none" w:sz="0" w:space="0" w:color="auto"/>
                        <w:bottom w:val="none" w:sz="0" w:space="0" w:color="auto"/>
                        <w:right w:val="none" w:sz="0" w:space="0" w:color="auto"/>
                      </w:divBdr>
                    </w:div>
                  </w:divsChild>
                </w:div>
                <w:div w:id="355233497">
                  <w:marLeft w:val="0"/>
                  <w:marRight w:val="0"/>
                  <w:marTop w:val="0"/>
                  <w:marBottom w:val="0"/>
                  <w:divBdr>
                    <w:top w:val="none" w:sz="0" w:space="0" w:color="auto"/>
                    <w:left w:val="none" w:sz="0" w:space="0" w:color="auto"/>
                    <w:bottom w:val="none" w:sz="0" w:space="0" w:color="auto"/>
                    <w:right w:val="none" w:sz="0" w:space="0" w:color="auto"/>
                  </w:divBdr>
                  <w:divsChild>
                    <w:div w:id="1677609716">
                      <w:marLeft w:val="0"/>
                      <w:marRight w:val="0"/>
                      <w:marTop w:val="0"/>
                      <w:marBottom w:val="0"/>
                      <w:divBdr>
                        <w:top w:val="none" w:sz="0" w:space="0" w:color="auto"/>
                        <w:left w:val="none" w:sz="0" w:space="0" w:color="auto"/>
                        <w:bottom w:val="none" w:sz="0" w:space="0" w:color="auto"/>
                        <w:right w:val="none" w:sz="0" w:space="0" w:color="auto"/>
                      </w:divBdr>
                    </w:div>
                  </w:divsChild>
                </w:div>
                <w:div w:id="364642506">
                  <w:marLeft w:val="0"/>
                  <w:marRight w:val="0"/>
                  <w:marTop w:val="0"/>
                  <w:marBottom w:val="0"/>
                  <w:divBdr>
                    <w:top w:val="none" w:sz="0" w:space="0" w:color="auto"/>
                    <w:left w:val="none" w:sz="0" w:space="0" w:color="auto"/>
                    <w:bottom w:val="none" w:sz="0" w:space="0" w:color="auto"/>
                    <w:right w:val="none" w:sz="0" w:space="0" w:color="auto"/>
                  </w:divBdr>
                  <w:divsChild>
                    <w:div w:id="1277368382">
                      <w:marLeft w:val="0"/>
                      <w:marRight w:val="0"/>
                      <w:marTop w:val="0"/>
                      <w:marBottom w:val="0"/>
                      <w:divBdr>
                        <w:top w:val="none" w:sz="0" w:space="0" w:color="auto"/>
                        <w:left w:val="none" w:sz="0" w:space="0" w:color="auto"/>
                        <w:bottom w:val="none" w:sz="0" w:space="0" w:color="auto"/>
                        <w:right w:val="none" w:sz="0" w:space="0" w:color="auto"/>
                      </w:divBdr>
                    </w:div>
                  </w:divsChild>
                </w:div>
                <w:div w:id="394359382">
                  <w:marLeft w:val="0"/>
                  <w:marRight w:val="0"/>
                  <w:marTop w:val="0"/>
                  <w:marBottom w:val="0"/>
                  <w:divBdr>
                    <w:top w:val="none" w:sz="0" w:space="0" w:color="auto"/>
                    <w:left w:val="none" w:sz="0" w:space="0" w:color="auto"/>
                    <w:bottom w:val="none" w:sz="0" w:space="0" w:color="auto"/>
                    <w:right w:val="none" w:sz="0" w:space="0" w:color="auto"/>
                  </w:divBdr>
                  <w:divsChild>
                    <w:div w:id="1326939135">
                      <w:marLeft w:val="0"/>
                      <w:marRight w:val="0"/>
                      <w:marTop w:val="0"/>
                      <w:marBottom w:val="0"/>
                      <w:divBdr>
                        <w:top w:val="none" w:sz="0" w:space="0" w:color="auto"/>
                        <w:left w:val="none" w:sz="0" w:space="0" w:color="auto"/>
                        <w:bottom w:val="none" w:sz="0" w:space="0" w:color="auto"/>
                        <w:right w:val="none" w:sz="0" w:space="0" w:color="auto"/>
                      </w:divBdr>
                    </w:div>
                  </w:divsChild>
                </w:div>
                <w:div w:id="494884148">
                  <w:marLeft w:val="0"/>
                  <w:marRight w:val="0"/>
                  <w:marTop w:val="0"/>
                  <w:marBottom w:val="0"/>
                  <w:divBdr>
                    <w:top w:val="none" w:sz="0" w:space="0" w:color="auto"/>
                    <w:left w:val="none" w:sz="0" w:space="0" w:color="auto"/>
                    <w:bottom w:val="none" w:sz="0" w:space="0" w:color="auto"/>
                    <w:right w:val="none" w:sz="0" w:space="0" w:color="auto"/>
                  </w:divBdr>
                  <w:divsChild>
                    <w:div w:id="1285884469">
                      <w:marLeft w:val="0"/>
                      <w:marRight w:val="0"/>
                      <w:marTop w:val="0"/>
                      <w:marBottom w:val="0"/>
                      <w:divBdr>
                        <w:top w:val="none" w:sz="0" w:space="0" w:color="auto"/>
                        <w:left w:val="none" w:sz="0" w:space="0" w:color="auto"/>
                        <w:bottom w:val="none" w:sz="0" w:space="0" w:color="auto"/>
                        <w:right w:val="none" w:sz="0" w:space="0" w:color="auto"/>
                      </w:divBdr>
                    </w:div>
                  </w:divsChild>
                </w:div>
                <w:div w:id="567230655">
                  <w:marLeft w:val="0"/>
                  <w:marRight w:val="0"/>
                  <w:marTop w:val="0"/>
                  <w:marBottom w:val="0"/>
                  <w:divBdr>
                    <w:top w:val="none" w:sz="0" w:space="0" w:color="auto"/>
                    <w:left w:val="none" w:sz="0" w:space="0" w:color="auto"/>
                    <w:bottom w:val="none" w:sz="0" w:space="0" w:color="auto"/>
                    <w:right w:val="none" w:sz="0" w:space="0" w:color="auto"/>
                  </w:divBdr>
                  <w:divsChild>
                    <w:div w:id="732317148">
                      <w:marLeft w:val="0"/>
                      <w:marRight w:val="0"/>
                      <w:marTop w:val="0"/>
                      <w:marBottom w:val="0"/>
                      <w:divBdr>
                        <w:top w:val="none" w:sz="0" w:space="0" w:color="auto"/>
                        <w:left w:val="none" w:sz="0" w:space="0" w:color="auto"/>
                        <w:bottom w:val="none" w:sz="0" w:space="0" w:color="auto"/>
                        <w:right w:val="none" w:sz="0" w:space="0" w:color="auto"/>
                      </w:divBdr>
                    </w:div>
                  </w:divsChild>
                </w:div>
                <w:div w:id="622078433">
                  <w:marLeft w:val="0"/>
                  <w:marRight w:val="0"/>
                  <w:marTop w:val="0"/>
                  <w:marBottom w:val="0"/>
                  <w:divBdr>
                    <w:top w:val="none" w:sz="0" w:space="0" w:color="auto"/>
                    <w:left w:val="none" w:sz="0" w:space="0" w:color="auto"/>
                    <w:bottom w:val="none" w:sz="0" w:space="0" w:color="auto"/>
                    <w:right w:val="none" w:sz="0" w:space="0" w:color="auto"/>
                  </w:divBdr>
                  <w:divsChild>
                    <w:div w:id="1077479269">
                      <w:marLeft w:val="0"/>
                      <w:marRight w:val="0"/>
                      <w:marTop w:val="0"/>
                      <w:marBottom w:val="0"/>
                      <w:divBdr>
                        <w:top w:val="none" w:sz="0" w:space="0" w:color="auto"/>
                        <w:left w:val="none" w:sz="0" w:space="0" w:color="auto"/>
                        <w:bottom w:val="none" w:sz="0" w:space="0" w:color="auto"/>
                        <w:right w:val="none" w:sz="0" w:space="0" w:color="auto"/>
                      </w:divBdr>
                    </w:div>
                  </w:divsChild>
                </w:div>
                <w:div w:id="680861338">
                  <w:marLeft w:val="0"/>
                  <w:marRight w:val="0"/>
                  <w:marTop w:val="0"/>
                  <w:marBottom w:val="0"/>
                  <w:divBdr>
                    <w:top w:val="none" w:sz="0" w:space="0" w:color="auto"/>
                    <w:left w:val="none" w:sz="0" w:space="0" w:color="auto"/>
                    <w:bottom w:val="none" w:sz="0" w:space="0" w:color="auto"/>
                    <w:right w:val="none" w:sz="0" w:space="0" w:color="auto"/>
                  </w:divBdr>
                  <w:divsChild>
                    <w:div w:id="2032998463">
                      <w:marLeft w:val="0"/>
                      <w:marRight w:val="0"/>
                      <w:marTop w:val="0"/>
                      <w:marBottom w:val="0"/>
                      <w:divBdr>
                        <w:top w:val="none" w:sz="0" w:space="0" w:color="auto"/>
                        <w:left w:val="none" w:sz="0" w:space="0" w:color="auto"/>
                        <w:bottom w:val="none" w:sz="0" w:space="0" w:color="auto"/>
                        <w:right w:val="none" w:sz="0" w:space="0" w:color="auto"/>
                      </w:divBdr>
                    </w:div>
                  </w:divsChild>
                </w:div>
                <w:div w:id="771052034">
                  <w:marLeft w:val="0"/>
                  <w:marRight w:val="0"/>
                  <w:marTop w:val="0"/>
                  <w:marBottom w:val="0"/>
                  <w:divBdr>
                    <w:top w:val="none" w:sz="0" w:space="0" w:color="auto"/>
                    <w:left w:val="none" w:sz="0" w:space="0" w:color="auto"/>
                    <w:bottom w:val="none" w:sz="0" w:space="0" w:color="auto"/>
                    <w:right w:val="none" w:sz="0" w:space="0" w:color="auto"/>
                  </w:divBdr>
                  <w:divsChild>
                    <w:div w:id="1683430653">
                      <w:marLeft w:val="0"/>
                      <w:marRight w:val="0"/>
                      <w:marTop w:val="0"/>
                      <w:marBottom w:val="0"/>
                      <w:divBdr>
                        <w:top w:val="none" w:sz="0" w:space="0" w:color="auto"/>
                        <w:left w:val="none" w:sz="0" w:space="0" w:color="auto"/>
                        <w:bottom w:val="none" w:sz="0" w:space="0" w:color="auto"/>
                        <w:right w:val="none" w:sz="0" w:space="0" w:color="auto"/>
                      </w:divBdr>
                    </w:div>
                  </w:divsChild>
                </w:div>
                <w:div w:id="778373090">
                  <w:marLeft w:val="0"/>
                  <w:marRight w:val="0"/>
                  <w:marTop w:val="0"/>
                  <w:marBottom w:val="0"/>
                  <w:divBdr>
                    <w:top w:val="none" w:sz="0" w:space="0" w:color="auto"/>
                    <w:left w:val="none" w:sz="0" w:space="0" w:color="auto"/>
                    <w:bottom w:val="none" w:sz="0" w:space="0" w:color="auto"/>
                    <w:right w:val="none" w:sz="0" w:space="0" w:color="auto"/>
                  </w:divBdr>
                  <w:divsChild>
                    <w:div w:id="359551486">
                      <w:marLeft w:val="0"/>
                      <w:marRight w:val="0"/>
                      <w:marTop w:val="0"/>
                      <w:marBottom w:val="0"/>
                      <w:divBdr>
                        <w:top w:val="none" w:sz="0" w:space="0" w:color="auto"/>
                        <w:left w:val="none" w:sz="0" w:space="0" w:color="auto"/>
                        <w:bottom w:val="none" w:sz="0" w:space="0" w:color="auto"/>
                        <w:right w:val="none" w:sz="0" w:space="0" w:color="auto"/>
                      </w:divBdr>
                    </w:div>
                  </w:divsChild>
                </w:div>
                <w:div w:id="800653380">
                  <w:marLeft w:val="0"/>
                  <w:marRight w:val="0"/>
                  <w:marTop w:val="0"/>
                  <w:marBottom w:val="0"/>
                  <w:divBdr>
                    <w:top w:val="none" w:sz="0" w:space="0" w:color="auto"/>
                    <w:left w:val="none" w:sz="0" w:space="0" w:color="auto"/>
                    <w:bottom w:val="none" w:sz="0" w:space="0" w:color="auto"/>
                    <w:right w:val="none" w:sz="0" w:space="0" w:color="auto"/>
                  </w:divBdr>
                  <w:divsChild>
                    <w:div w:id="755438391">
                      <w:marLeft w:val="0"/>
                      <w:marRight w:val="0"/>
                      <w:marTop w:val="0"/>
                      <w:marBottom w:val="0"/>
                      <w:divBdr>
                        <w:top w:val="none" w:sz="0" w:space="0" w:color="auto"/>
                        <w:left w:val="none" w:sz="0" w:space="0" w:color="auto"/>
                        <w:bottom w:val="none" w:sz="0" w:space="0" w:color="auto"/>
                        <w:right w:val="none" w:sz="0" w:space="0" w:color="auto"/>
                      </w:divBdr>
                    </w:div>
                  </w:divsChild>
                </w:div>
                <w:div w:id="809439376">
                  <w:marLeft w:val="0"/>
                  <w:marRight w:val="0"/>
                  <w:marTop w:val="0"/>
                  <w:marBottom w:val="0"/>
                  <w:divBdr>
                    <w:top w:val="none" w:sz="0" w:space="0" w:color="auto"/>
                    <w:left w:val="none" w:sz="0" w:space="0" w:color="auto"/>
                    <w:bottom w:val="none" w:sz="0" w:space="0" w:color="auto"/>
                    <w:right w:val="none" w:sz="0" w:space="0" w:color="auto"/>
                  </w:divBdr>
                  <w:divsChild>
                    <w:div w:id="823426668">
                      <w:marLeft w:val="0"/>
                      <w:marRight w:val="0"/>
                      <w:marTop w:val="0"/>
                      <w:marBottom w:val="0"/>
                      <w:divBdr>
                        <w:top w:val="none" w:sz="0" w:space="0" w:color="auto"/>
                        <w:left w:val="none" w:sz="0" w:space="0" w:color="auto"/>
                        <w:bottom w:val="none" w:sz="0" w:space="0" w:color="auto"/>
                        <w:right w:val="none" w:sz="0" w:space="0" w:color="auto"/>
                      </w:divBdr>
                    </w:div>
                  </w:divsChild>
                </w:div>
                <w:div w:id="861432060">
                  <w:marLeft w:val="0"/>
                  <w:marRight w:val="0"/>
                  <w:marTop w:val="0"/>
                  <w:marBottom w:val="0"/>
                  <w:divBdr>
                    <w:top w:val="none" w:sz="0" w:space="0" w:color="auto"/>
                    <w:left w:val="none" w:sz="0" w:space="0" w:color="auto"/>
                    <w:bottom w:val="none" w:sz="0" w:space="0" w:color="auto"/>
                    <w:right w:val="none" w:sz="0" w:space="0" w:color="auto"/>
                  </w:divBdr>
                  <w:divsChild>
                    <w:div w:id="1012339541">
                      <w:marLeft w:val="0"/>
                      <w:marRight w:val="0"/>
                      <w:marTop w:val="0"/>
                      <w:marBottom w:val="0"/>
                      <w:divBdr>
                        <w:top w:val="none" w:sz="0" w:space="0" w:color="auto"/>
                        <w:left w:val="none" w:sz="0" w:space="0" w:color="auto"/>
                        <w:bottom w:val="none" w:sz="0" w:space="0" w:color="auto"/>
                        <w:right w:val="none" w:sz="0" w:space="0" w:color="auto"/>
                      </w:divBdr>
                    </w:div>
                  </w:divsChild>
                </w:div>
                <w:div w:id="923950519">
                  <w:marLeft w:val="0"/>
                  <w:marRight w:val="0"/>
                  <w:marTop w:val="0"/>
                  <w:marBottom w:val="0"/>
                  <w:divBdr>
                    <w:top w:val="none" w:sz="0" w:space="0" w:color="auto"/>
                    <w:left w:val="none" w:sz="0" w:space="0" w:color="auto"/>
                    <w:bottom w:val="none" w:sz="0" w:space="0" w:color="auto"/>
                    <w:right w:val="none" w:sz="0" w:space="0" w:color="auto"/>
                  </w:divBdr>
                  <w:divsChild>
                    <w:div w:id="211431842">
                      <w:marLeft w:val="0"/>
                      <w:marRight w:val="0"/>
                      <w:marTop w:val="0"/>
                      <w:marBottom w:val="0"/>
                      <w:divBdr>
                        <w:top w:val="none" w:sz="0" w:space="0" w:color="auto"/>
                        <w:left w:val="none" w:sz="0" w:space="0" w:color="auto"/>
                        <w:bottom w:val="none" w:sz="0" w:space="0" w:color="auto"/>
                        <w:right w:val="none" w:sz="0" w:space="0" w:color="auto"/>
                      </w:divBdr>
                    </w:div>
                  </w:divsChild>
                </w:div>
                <w:div w:id="928395315">
                  <w:marLeft w:val="0"/>
                  <w:marRight w:val="0"/>
                  <w:marTop w:val="0"/>
                  <w:marBottom w:val="0"/>
                  <w:divBdr>
                    <w:top w:val="none" w:sz="0" w:space="0" w:color="auto"/>
                    <w:left w:val="none" w:sz="0" w:space="0" w:color="auto"/>
                    <w:bottom w:val="none" w:sz="0" w:space="0" w:color="auto"/>
                    <w:right w:val="none" w:sz="0" w:space="0" w:color="auto"/>
                  </w:divBdr>
                  <w:divsChild>
                    <w:div w:id="1805469172">
                      <w:marLeft w:val="0"/>
                      <w:marRight w:val="0"/>
                      <w:marTop w:val="0"/>
                      <w:marBottom w:val="0"/>
                      <w:divBdr>
                        <w:top w:val="none" w:sz="0" w:space="0" w:color="auto"/>
                        <w:left w:val="none" w:sz="0" w:space="0" w:color="auto"/>
                        <w:bottom w:val="none" w:sz="0" w:space="0" w:color="auto"/>
                        <w:right w:val="none" w:sz="0" w:space="0" w:color="auto"/>
                      </w:divBdr>
                    </w:div>
                  </w:divsChild>
                </w:div>
                <w:div w:id="975715761">
                  <w:marLeft w:val="0"/>
                  <w:marRight w:val="0"/>
                  <w:marTop w:val="0"/>
                  <w:marBottom w:val="0"/>
                  <w:divBdr>
                    <w:top w:val="none" w:sz="0" w:space="0" w:color="auto"/>
                    <w:left w:val="none" w:sz="0" w:space="0" w:color="auto"/>
                    <w:bottom w:val="none" w:sz="0" w:space="0" w:color="auto"/>
                    <w:right w:val="none" w:sz="0" w:space="0" w:color="auto"/>
                  </w:divBdr>
                  <w:divsChild>
                    <w:div w:id="1944337494">
                      <w:marLeft w:val="0"/>
                      <w:marRight w:val="0"/>
                      <w:marTop w:val="0"/>
                      <w:marBottom w:val="0"/>
                      <w:divBdr>
                        <w:top w:val="none" w:sz="0" w:space="0" w:color="auto"/>
                        <w:left w:val="none" w:sz="0" w:space="0" w:color="auto"/>
                        <w:bottom w:val="none" w:sz="0" w:space="0" w:color="auto"/>
                        <w:right w:val="none" w:sz="0" w:space="0" w:color="auto"/>
                      </w:divBdr>
                    </w:div>
                  </w:divsChild>
                </w:div>
                <w:div w:id="985858127">
                  <w:marLeft w:val="0"/>
                  <w:marRight w:val="0"/>
                  <w:marTop w:val="0"/>
                  <w:marBottom w:val="0"/>
                  <w:divBdr>
                    <w:top w:val="none" w:sz="0" w:space="0" w:color="auto"/>
                    <w:left w:val="none" w:sz="0" w:space="0" w:color="auto"/>
                    <w:bottom w:val="none" w:sz="0" w:space="0" w:color="auto"/>
                    <w:right w:val="none" w:sz="0" w:space="0" w:color="auto"/>
                  </w:divBdr>
                  <w:divsChild>
                    <w:div w:id="411513264">
                      <w:marLeft w:val="0"/>
                      <w:marRight w:val="0"/>
                      <w:marTop w:val="0"/>
                      <w:marBottom w:val="0"/>
                      <w:divBdr>
                        <w:top w:val="none" w:sz="0" w:space="0" w:color="auto"/>
                        <w:left w:val="none" w:sz="0" w:space="0" w:color="auto"/>
                        <w:bottom w:val="none" w:sz="0" w:space="0" w:color="auto"/>
                        <w:right w:val="none" w:sz="0" w:space="0" w:color="auto"/>
                      </w:divBdr>
                    </w:div>
                  </w:divsChild>
                </w:div>
                <w:div w:id="1028801870">
                  <w:marLeft w:val="0"/>
                  <w:marRight w:val="0"/>
                  <w:marTop w:val="0"/>
                  <w:marBottom w:val="0"/>
                  <w:divBdr>
                    <w:top w:val="none" w:sz="0" w:space="0" w:color="auto"/>
                    <w:left w:val="none" w:sz="0" w:space="0" w:color="auto"/>
                    <w:bottom w:val="none" w:sz="0" w:space="0" w:color="auto"/>
                    <w:right w:val="none" w:sz="0" w:space="0" w:color="auto"/>
                  </w:divBdr>
                  <w:divsChild>
                    <w:div w:id="1183665489">
                      <w:marLeft w:val="0"/>
                      <w:marRight w:val="0"/>
                      <w:marTop w:val="0"/>
                      <w:marBottom w:val="0"/>
                      <w:divBdr>
                        <w:top w:val="none" w:sz="0" w:space="0" w:color="auto"/>
                        <w:left w:val="none" w:sz="0" w:space="0" w:color="auto"/>
                        <w:bottom w:val="none" w:sz="0" w:space="0" w:color="auto"/>
                        <w:right w:val="none" w:sz="0" w:space="0" w:color="auto"/>
                      </w:divBdr>
                    </w:div>
                  </w:divsChild>
                </w:div>
                <w:div w:id="1032195421">
                  <w:marLeft w:val="0"/>
                  <w:marRight w:val="0"/>
                  <w:marTop w:val="0"/>
                  <w:marBottom w:val="0"/>
                  <w:divBdr>
                    <w:top w:val="none" w:sz="0" w:space="0" w:color="auto"/>
                    <w:left w:val="none" w:sz="0" w:space="0" w:color="auto"/>
                    <w:bottom w:val="none" w:sz="0" w:space="0" w:color="auto"/>
                    <w:right w:val="none" w:sz="0" w:space="0" w:color="auto"/>
                  </w:divBdr>
                  <w:divsChild>
                    <w:div w:id="1713000805">
                      <w:marLeft w:val="0"/>
                      <w:marRight w:val="0"/>
                      <w:marTop w:val="0"/>
                      <w:marBottom w:val="0"/>
                      <w:divBdr>
                        <w:top w:val="none" w:sz="0" w:space="0" w:color="auto"/>
                        <w:left w:val="none" w:sz="0" w:space="0" w:color="auto"/>
                        <w:bottom w:val="none" w:sz="0" w:space="0" w:color="auto"/>
                        <w:right w:val="none" w:sz="0" w:space="0" w:color="auto"/>
                      </w:divBdr>
                    </w:div>
                  </w:divsChild>
                </w:div>
                <w:div w:id="1051878787">
                  <w:marLeft w:val="0"/>
                  <w:marRight w:val="0"/>
                  <w:marTop w:val="0"/>
                  <w:marBottom w:val="0"/>
                  <w:divBdr>
                    <w:top w:val="none" w:sz="0" w:space="0" w:color="auto"/>
                    <w:left w:val="none" w:sz="0" w:space="0" w:color="auto"/>
                    <w:bottom w:val="none" w:sz="0" w:space="0" w:color="auto"/>
                    <w:right w:val="none" w:sz="0" w:space="0" w:color="auto"/>
                  </w:divBdr>
                  <w:divsChild>
                    <w:div w:id="2120444336">
                      <w:marLeft w:val="0"/>
                      <w:marRight w:val="0"/>
                      <w:marTop w:val="0"/>
                      <w:marBottom w:val="0"/>
                      <w:divBdr>
                        <w:top w:val="none" w:sz="0" w:space="0" w:color="auto"/>
                        <w:left w:val="none" w:sz="0" w:space="0" w:color="auto"/>
                        <w:bottom w:val="none" w:sz="0" w:space="0" w:color="auto"/>
                        <w:right w:val="none" w:sz="0" w:space="0" w:color="auto"/>
                      </w:divBdr>
                    </w:div>
                  </w:divsChild>
                </w:div>
                <w:div w:id="1107774994">
                  <w:marLeft w:val="0"/>
                  <w:marRight w:val="0"/>
                  <w:marTop w:val="0"/>
                  <w:marBottom w:val="0"/>
                  <w:divBdr>
                    <w:top w:val="none" w:sz="0" w:space="0" w:color="auto"/>
                    <w:left w:val="none" w:sz="0" w:space="0" w:color="auto"/>
                    <w:bottom w:val="none" w:sz="0" w:space="0" w:color="auto"/>
                    <w:right w:val="none" w:sz="0" w:space="0" w:color="auto"/>
                  </w:divBdr>
                  <w:divsChild>
                    <w:div w:id="1173446621">
                      <w:marLeft w:val="0"/>
                      <w:marRight w:val="0"/>
                      <w:marTop w:val="0"/>
                      <w:marBottom w:val="0"/>
                      <w:divBdr>
                        <w:top w:val="none" w:sz="0" w:space="0" w:color="auto"/>
                        <w:left w:val="none" w:sz="0" w:space="0" w:color="auto"/>
                        <w:bottom w:val="none" w:sz="0" w:space="0" w:color="auto"/>
                        <w:right w:val="none" w:sz="0" w:space="0" w:color="auto"/>
                      </w:divBdr>
                    </w:div>
                  </w:divsChild>
                </w:div>
                <w:div w:id="1174372300">
                  <w:marLeft w:val="0"/>
                  <w:marRight w:val="0"/>
                  <w:marTop w:val="0"/>
                  <w:marBottom w:val="0"/>
                  <w:divBdr>
                    <w:top w:val="none" w:sz="0" w:space="0" w:color="auto"/>
                    <w:left w:val="none" w:sz="0" w:space="0" w:color="auto"/>
                    <w:bottom w:val="none" w:sz="0" w:space="0" w:color="auto"/>
                    <w:right w:val="none" w:sz="0" w:space="0" w:color="auto"/>
                  </w:divBdr>
                  <w:divsChild>
                    <w:div w:id="353387440">
                      <w:marLeft w:val="0"/>
                      <w:marRight w:val="0"/>
                      <w:marTop w:val="0"/>
                      <w:marBottom w:val="0"/>
                      <w:divBdr>
                        <w:top w:val="none" w:sz="0" w:space="0" w:color="auto"/>
                        <w:left w:val="none" w:sz="0" w:space="0" w:color="auto"/>
                        <w:bottom w:val="none" w:sz="0" w:space="0" w:color="auto"/>
                        <w:right w:val="none" w:sz="0" w:space="0" w:color="auto"/>
                      </w:divBdr>
                    </w:div>
                  </w:divsChild>
                </w:div>
                <w:div w:id="1249146348">
                  <w:marLeft w:val="0"/>
                  <w:marRight w:val="0"/>
                  <w:marTop w:val="0"/>
                  <w:marBottom w:val="0"/>
                  <w:divBdr>
                    <w:top w:val="none" w:sz="0" w:space="0" w:color="auto"/>
                    <w:left w:val="none" w:sz="0" w:space="0" w:color="auto"/>
                    <w:bottom w:val="none" w:sz="0" w:space="0" w:color="auto"/>
                    <w:right w:val="none" w:sz="0" w:space="0" w:color="auto"/>
                  </w:divBdr>
                  <w:divsChild>
                    <w:div w:id="1622490555">
                      <w:marLeft w:val="0"/>
                      <w:marRight w:val="0"/>
                      <w:marTop w:val="0"/>
                      <w:marBottom w:val="0"/>
                      <w:divBdr>
                        <w:top w:val="none" w:sz="0" w:space="0" w:color="auto"/>
                        <w:left w:val="none" w:sz="0" w:space="0" w:color="auto"/>
                        <w:bottom w:val="none" w:sz="0" w:space="0" w:color="auto"/>
                        <w:right w:val="none" w:sz="0" w:space="0" w:color="auto"/>
                      </w:divBdr>
                    </w:div>
                  </w:divsChild>
                </w:div>
                <w:div w:id="1280449518">
                  <w:marLeft w:val="0"/>
                  <w:marRight w:val="0"/>
                  <w:marTop w:val="0"/>
                  <w:marBottom w:val="0"/>
                  <w:divBdr>
                    <w:top w:val="none" w:sz="0" w:space="0" w:color="auto"/>
                    <w:left w:val="none" w:sz="0" w:space="0" w:color="auto"/>
                    <w:bottom w:val="none" w:sz="0" w:space="0" w:color="auto"/>
                    <w:right w:val="none" w:sz="0" w:space="0" w:color="auto"/>
                  </w:divBdr>
                  <w:divsChild>
                    <w:div w:id="1703019542">
                      <w:marLeft w:val="0"/>
                      <w:marRight w:val="0"/>
                      <w:marTop w:val="0"/>
                      <w:marBottom w:val="0"/>
                      <w:divBdr>
                        <w:top w:val="none" w:sz="0" w:space="0" w:color="auto"/>
                        <w:left w:val="none" w:sz="0" w:space="0" w:color="auto"/>
                        <w:bottom w:val="none" w:sz="0" w:space="0" w:color="auto"/>
                        <w:right w:val="none" w:sz="0" w:space="0" w:color="auto"/>
                      </w:divBdr>
                    </w:div>
                  </w:divsChild>
                </w:div>
                <w:div w:id="1290169120">
                  <w:marLeft w:val="0"/>
                  <w:marRight w:val="0"/>
                  <w:marTop w:val="0"/>
                  <w:marBottom w:val="0"/>
                  <w:divBdr>
                    <w:top w:val="none" w:sz="0" w:space="0" w:color="auto"/>
                    <w:left w:val="none" w:sz="0" w:space="0" w:color="auto"/>
                    <w:bottom w:val="none" w:sz="0" w:space="0" w:color="auto"/>
                    <w:right w:val="none" w:sz="0" w:space="0" w:color="auto"/>
                  </w:divBdr>
                  <w:divsChild>
                    <w:div w:id="677580189">
                      <w:marLeft w:val="0"/>
                      <w:marRight w:val="0"/>
                      <w:marTop w:val="0"/>
                      <w:marBottom w:val="0"/>
                      <w:divBdr>
                        <w:top w:val="none" w:sz="0" w:space="0" w:color="auto"/>
                        <w:left w:val="none" w:sz="0" w:space="0" w:color="auto"/>
                        <w:bottom w:val="none" w:sz="0" w:space="0" w:color="auto"/>
                        <w:right w:val="none" w:sz="0" w:space="0" w:color="auto"/>
                      </w:divBdr>
                    </w:div>
                  </w:divsChild>
                </w:div>
                <w:div w:id="1306277395">
                  <w:marLeft w:val="0"/>
                  <w:marRight w:val="0"/>
                  <w:marTop w:val="0"/>
                  <w:marBottom w:val="0"/>
                  <w:divBdr>
                    <w:top w:val="none" w:sz="0" w:space="0" w:color="auto"/>
                    <w:left w:val="none" w:sz="0" w:space="0" w:color="auto"/>
                    <w:bottom w:val="none" w:sz="0" w:space="0" w:color="auto"/>
                    <w:right w:val="none" w:sz="0" w:space="0" w:color="auto"/>
                  </w:divBdr>
                  <w:divsChild>
                    <w:div w:id="308435963">
                      <w:marLeft w:val="0"/>
                      <w:marRight w:val="0"/>
                      <w:marTop w:val="0"/>
                      <w:marBottom w:val="0"/>
                      <w:divBdr>
                        <w:top w:val="none" w:sz="0" w:space="0" w:color="auto"/>
                        <w:left w:val="none" w:sz="0" w:space="0" w:color="auto"/>
                        <w:bottom w:val="none" w:sz="0" w:space="0" w:color="auto"/>
                        <w:right w:val="none" w:sz="0" w:space="0" w:color="auto"/>
                      </w:divBdr>
                    </w:div>
                  </w:divsChild>
                </w:div>
                <w:div w:id="1357924576">
                  <w:marLeft w:val="0"/>
                  <w:marRight w:val="0"/>
                  <w:marTop w:val="0"/>
                  <w:marBottom w:val="0"/>
                  <w:divBdr>
                    <w:top w:val="none" w:sz="0" w:space="0" w:color="auto"/>
                    <w:left w:val="none" w:sz="0" w:space="0" w:color="auto"/>
                    <w:bottom w:val="none" w:sz="0" w:space="0" w:color="auto"/>
                    <w:right w:val="none" w:sz="0" w:space="0" w:color="auto"/>
                  </w:divBdr>
                  <w:divsChild>
                    <w:div w:id="1241476890">
                      <w:marLeft w:val="0"/>
                      <w:marRight w:val="0"/>
                      <w:marTop w:val="0"/>
                      <w:marBottom w:val="0"/>
                      <w:divBdr>
                        <w:top w:val="none" w:sz="0" w:space="0" w:color="auto"/>
                        <w:left w:val="none" w:sz="0" w:space="0" w:color="auto"/>
                        <w:bottom w:val="none" w:sz="0" w:space="0" w:color="auto"/>
                        <w:right w:val="none" w:sz="0" w:space="0" w:color="auto"/>
                      </w:divBdr>
                    </w:div>
                  </w:divsChild>
                </w:div>
                <w:div w:id="1495678522">
                  <w:marLeft w:val="0"/>
                  <w:marRight w:val="0"/>
                  <w:marTop w:val="0"/>
                  <w:marBottom w:val="0"/>
                  <w:divBdr>
                    <w:top w:val="none" w:sz="0" w:space="0" w:color="auto"/>
                    <w:left w:val="none" w:sz="0" w:space="0" w:color="auto"/>
                    <w:bottom w:val="none" w:sz="0" w:space="0" w:color="auto"/>
                    <w:right w:val="none" w:sz="0" w:space="0" w:color="auto"/>
                  </w:divBdr>
                  <w:divsChild>
                    <w:div w:id="1107429903">
                      <w:marLeft w:val="0"/>
                      <w:marRight w:val="0"/>
                      <w:marTop w:val="0"/>
                      <w:marBottom w:val="0"/>
                      <w:divBdr>
                        <w:top w:val="none" w:sz="0" w:space="0" w:color="auto"/>
                        <w:left w:val="none" w:sz="0" w:space="0" w:color="auto"/>
                        <w:bottom w:val="none" w:sz="0" w:space="0" w:color="auto"/>
                        <w:right w:val="none" w:sz="0" w:space="0" w:color="auto"/>
                      </w:divBdr>
                    </w:div>
                  </w:divsChild>
                </w:div>
                <w:div w:id="1512140903">
                  <w:marLeft w:val="0"/>
                  <w:marRight w:val="0"/>
                  <w:marTop w:val="0"/>
                  <w:marBottom w:val="0"/>
                  <w:divBdr>
                    <w:top w:val="none" w:sz="0" w:space="0" w:color="auto"/>
                    <w:left w:val="none" w:sz="0" w:space="0" w:color="auto"/>
                    <w:bottom w:val="none" w:sz="0" w:space="0" w:color="auto"/>
                    <w:right w:val="none" w:sz="0" w:space="0" w:color="auto"/>
                  </w:divBdr>
                  <w:divsChild>
                    <w:div w:id="1852064668">
                      <w:marLeft w:val="0"/>
                      <w:marRight w:val="0"/>
                      <w:marTop w:val="0"/>
                      <w:marBottom w:val="0"/>
                      <w:divBdr>
                        <w:top w:val="none" w:sz="0" w:space="0" w:color="auto"/>
                        <w:left w:val="none" w:sz="0" w:space="0" w:color="auto"/>
                        <w:bottom w:val="none" w:sz="0" w:space="0" w:color="auto"/>
                        <w:right w:val="none" w:sz="0" w:space="0" w:color="auto"/>
                      </w:divBdr>
                    </w:div>
                  </w:divsChild>
                </w:div>
                <w:div w:id="1632057904">
                  <w:marLeft w:val="0"/>
                  <w:marRight w:val="0"/>
                  <w:marTop w:val="0"/>
                  <w:marBottom w:val="0"/>
                  <w:divBdr>
                    <w:top w:val="none" w:sz="0" w:space="0" w:color="auto"/>
                    <w:left w:val="none" w:sz="0" w:space="0" w:color="auto"/>
                    <w:bottom w:val="none" w:sz="0" w:space="0" w:color="auto"/>
                    <w:right w:val="none" w:sz="0" w:space="0" w:color="auto"/>
                  </w:divBdr>
                  <w:divsChild>
                    <w:div w:id="1817062646">
                      <w:marLeft w:val="0"/>
                      <w:marRight w:val="0"/>
                      <w:marTop w:val="0"/>
                      <w:marBottom w:val="0"/>
                      <w:divBdr>
                        <w:top w:val="none" w:sz="0" w:space="0" w:color="auto"/>
                        <w:left w:val="none" w:sz="0" w:space="0" w:color="auto"/>
                        <w:bottom w:val="none" w:sz="0" w:space="0" w:color="auto"/>
                        <w:right w:val="none" w:sz="0" w:space="0" w:color="auto"/>
                      </w:divBdr>
                    </w:div>
                  </w:divsChild>
                </w:div>
                <w:div w:id="1645161000">
                  <w:marLeft w:val="0"/>
                  <w:marRight w:val="0"/>
                  <w:marTop w:val="0"/>
                  <w:marBottom w:val="0"/>
                  <w:divBdr>
                    <w:top w:val="none" w:sz="0" w:space="0" w:color="auto"/>
                    <w:left w:val="none" w:sz="0" w:space="0" w:color="auto"/>
                    <w:bottom w:val="none" w:sz="0" w:space="0" w:color="auto"/>
                    <w:right w:val="none" w:sz="0" w:space="0" w:color="auto"/>
                  </w:divBdr>
                  <w:divsChild>
                    <w:div w:id="465005388">
                      <w:marLeft w:val="0"/>
                      <w:marRight w:val="0"/>
                      <w:marTop w:val="0"/>
                      <w:marBottom w:val="0"/>
                      <w:divBdr>
                        <w:top w:val="none" w:sz="0" w:space="0" w:color="auto"/>
                        <w:left w:val="none" w:sz="0" w:space="0" w:color="auto"/>
                        <w:bottom w:val="none" w:sz="0" w:space="0" w:color="auto"/>
                        <w:right w:val="none" w:sz="0" w:space="0" w:color="auto"/>
                      </w:divBdr>
                    </w:div>
                  </w:divsChild>
                </w:div>
                <w:div w:id="1646087159">
                  <w:marLeft w:val="0"/>
                  <w:marRight w:val="0"/>
                  <w:marTop w:val="0"/>
                  <w:marBottom w:val="0"/>
                  <w:divBdr>
                    <w:top w:val="none" w:sz="0" w:space="0" w:color="auto"/>
                    <w:left w:val="none" w:sz="0" w:space="0" w:color="auto"/>
                    <w:bottom w:val="none" w:sz="0" w:space="0" w:color="auto"/>
                    <w:right w:val="none" w:sz="0" w:space="0" w:color="auto"/>
                  </w:divBdr>
                  <w:divsChild>
                    <w:div w:id="2023967672">
                      <w:marLeft w:val="0"/>
                      <w:marRight w:val="0"/>
                      <w:marTop w:val="0"/>
                      <w:marBottom w:val="0"/>
                      <w:divBdr>
                        <w:top w:val="none" w:sz="0" w:space="0" w:color="auto"/>
                        <w:left w:val="none" w:sz="0" w:space="0" w:color="auto"/>
                        <w:bottom w:val="none" w:sz="0" w:space="0" w:color="auto"/>
                        <w:right w:val="none" w:sz="0" w:space="0" w:color="auto"/>
                      </w:divBdr>
                    </w:div>
                  </w:divsChild>
                </w:div>
                <w:div w:id="1666665583">
                  <w:marLeft w:val="0"/>
                  <w:marRight w:val="0"/>
                  <w:marTop w:val="0"/>
                  <w:marBottom w:val="0"/>
                  <w:divBdr>
                    <w:top w:val="none" w:sz="0" w:space="0" w:color="auto"/>
                    <w:left w:val="none" w:sz="0" w:space="0" w:color="auto"/>
                    <w:bottom w:val="none" w:sz="0" w:space="0" w:color="auto"/>
                    <w:right w:val="none" w:sz="0" w:space="0" w:color="auto"/>
                  </w:divBdr>
                  <w:divsChild>
                    <w:div w:id="1518691541">
                      <w:marLeft w:val="0"/>
                      <w:marRight w:val="0"/>
                      <w:marTop w:val="0"/>
                      <w:marBottom w:val="0"/>
                      <w:divBdr>
                        <w:top w:val="none" w:sz="0" w:space="0" w:color="auto"/>
                        <w:left w:val="none" w:sz="0" w:space="0" w:color="auto"/>
                        <w:bottom w:val="none" w:sz="0" w:space="0" w:color="auto"/>
                        <w:right w:val="none" w:sz="0" w:space="0" w:color="auto"/>
                      </w:divBdr>
                    </w:div>
                  </w:divsChild>
                </w:div>
                <w:div w:id="1693338375">
                  <w:marLeft w:val="0"/>
                  <w:marRight w:val="0"/>
                  <w:marTop w:val="0"/>
                  <w:marBottom w:val="0"/>
                  <w:divBdr>
                    <w:top w:val="none" w:sz="0" w:space="0" w:color="auto"/>
                    <w:left w:val="none" w:sz="0" w:space="0" w:color="auto"/>
                    <w:bottom w:val="none" w:sz="0" w:space="0" w:color="auto"/>
                    <w:right w:val="none" w:sz="0" w:space="0" w:color="auto"/>
                  </w:divBdr>
                  <w:divsChild>
                    <w:div w:id="1704282066">
                      <w:marLeft w:val="0"/>
                      <w:marRight w:val="0"/>
                      <w:marTop w:val="0"/>
                      <w:marBottom w:val="0"/>
                      <w:divBdr>
                        <w:top w:val="none" w:sz="0" w:space="0" w:color="auto"/>
                        <w:left w:val="none" w:sz="0" w:space="0" w:color="auto"/>
                        <w:bottom w:val="none" w:sz="0" w:space="0" w:color="auto"/>
                        <w:right w:val="none" w:sz="0" w:space="0" w:color="auto"/>
                      </w:divBdr>
                    </w:div>
                  </w:divsChild>
                </w:div>
                <w:div w:id="1855413462">
                  <w:marLeft w:val="0"/>
                  <w:marRight w:val="0"/>
                  <w:marTop w:val="0"/>
                  <w:marBottom w:val="0"/>
                  <w:divBdr>
                    <w:top w:val="none" w:sz="0" w:space="0" w:color="auto"/>
                    <w:left w:val="none" w:sz="0" w:space="0" w:color="auto"/>
                    <w:bottom w:val="none" w:sz="0" w:space="0" w:color="auto"/>
                    <w:right w:val="none" w:sz="0" w:space="0" w:color="auto"/>
                  </w:divBdr>
                  <w:divsChild>
                    <w:div w:id="342244366">
                      <w:marLeft w:val="0"/>
                      <w:marRight w:val="0"/>
                      <w:marTop w:val="0"/>
                      <w:marBottom w:val="0"/>
                      <w:divBdr>
                        <w:top w:val="none" w:sz="0" w:space="0" w:color="auto"/>
                        <w:left w:val="none" w:sz="0" w:space="0" w:color="auto"/>
                        <w:bottom w:val="none" w:sz="0" w:space="0" w:color="auto"/>
                        <w:right w:val="none" w:sz="0" w:space="0" w:color="auto"/>
                      </w:divBdr>
                    </w:div>
                  </w:divsChild>
                </w:div>
                <w:div w:id="1965193676">
                  <w:marLeft w:val="0"/>
                  <w:marRight w:val="0"/>
                  <w:marTop w:val="0"/>
                  <w:marBottom w:val="0"/>
                  <w:divBdr>
                    <w:top w:val="none" w:sz="0" w:space="0" w:color="auto"/>
                    <w:left w:val="none" w:sz="0" w:space="0" w:color="auto"/>
                    <w:bottom w:val="none" w:sz="0" w:space="0" w:color="auto"/>
                    <w:right w:val="none" w:sz="0" w:space="0" w:color="auto"/>
                  </w:divBdr>
                  <w:divsChild>
                    <w:div w:id="1121727965">
                      <w:marLeft w:val="0"/>
                      <w:marRight w:val="0"/>
                      <w:marTop w:val="0"/>
                      <w:marBottom w:val="0"/>
                      <w:divBdr>
                        <w:top w:val="none" w:sz="0" w:space="0" w:color="auto"/>
                        <w:left w:val="none" w:sz="0" w:space="0" w:color="auto"/>
                        <w:bottom w:val="none" w:sz="0" w:space="0" w:color="auto"/>
                        <w:right w:val="none" w:sz="0" w:space="0" w:color="auto"/>
                      </w:divBdr>
                    </w:div>
                  </w:divsChild>
                </w:div>
                <w:div w:id="1995256557">
                  <w:marLeft w:val="0"/>
                  <w:marRight w:val="0"/>
                  <w:marTop w:val="0"/>
                  <w:marBottom w:val="0"/>
                  <w:divBdr>
                    <w:top w:val="none" w:sz="0" w:space="0" w:color="auto"/>
                    <w:left w:val="none" w:sz="0" w:space="0" w:color="auto"/>
                    <w:bottom w:val="none" w:sz="0" w:space="0" w:color="auto"/>
                    <w:right w:val="none" w:sz="0" w:space="0" w:color="auto"/>
                  </w:divBdr>
                  <w:divsChild>
                    <w:div w:id="1415661379">
                      <w:marLeft w:val="0"/>
                      <w:marRight w:val="0"/>
                      <w:marTop w:val="0"/>
                      <w:marBottom w:val="0"/>
                      <w:divBdr>
                        <w:top w:val="none" w:sz="0" w:space="0" w:color="auto"/>
                        <w:left w:val="none" w:sz="0" w:space="0" w:color="auto"/>
                        <w:bottom w:val="none" w:sz="0" w:space="0" w:color="auto"/>
                        <w:right w:val="none" w:sz="0" w:space="0" w:color="auto"/>
                      </w:divBdr>
                    </w:div>
                  </w:divsChild>
                </w:div>
                <w:div w:id="2032681480">
                  <w:marLeft w:val="0"/>
                  <w:marRight w:val="0"/>
                  <w:marTop w:val="0"/>
                  <w:marBottom w:val="0"/>
                  <w:divBdr>
                    <w:top w:val="none" w:sz="0" w:space="0" w:color="auto"/>
                    <w:left w:val="none" w:sz="0" w:space="0" w:color="auto"/>
                    <w:bottom w:val="none" w:sz="0" w:space="0" w:color="auto"/>
                    <w:right w:val="none" w:sz="0" w:space="0" w:color="auto"/>
                  </w:divBdr>
                  <w:divsChild>
                    <w:div w:id="1052340105">
                      <w:marLeft w:val="0"/>
                      <w:marRight w:val="0"/>
                      <w:marTop w:val="0"/>
                      <w:marBottom w:val="0"/>
                      <w:divBdr>
                        <w:top w:val="none" w:sz="0" w:space="0" w:color="auto"/>
                        <w:left w:val="none" w:sz="0" w:space="0" w:color="auto"/>
                        <w:bottom w:val="none" w:sz="0" w:space="0" w:color="auto"/>
                        <w:right w:val="none" w:sz="0" w:space="0" w:color="auto"/>
                      </w:divBdr>
                    </w:div>
                  </w:divsChild>
                </w:div>
                <w:div w:id="2042780050">
                  <w:marLeft w:val="0"/>
                  <w:marRight w:val="0"/>
                  <w:marTop w:val="0"/>
                  <w:marBottom w:val="0"/>
                  <w:divBdr>
                    <w:top w:val="none" w:sz="0" w:space="0" w:color="auto"/>
                    <w:left w:val="none" w:sz="0" w:space="0" w:color="auto"/>
                    <w:bottom w:val="none" w:sz="0" w:space="0" w:color="auto"/>
                    <w:right w:val="none" w:sz="0" w:space="0" w:color="auto"/>
                  </w:divBdr>
                  <w:divsChild>
                    <w:div w:id="1272586058">
                      <w:marLeft w:val="0"/>
                      <w:marRight w:val="0"/>
                      <w:marTop w:val="0"/>
                      <w:marBottom w:val="0"/>
                      <w:divBdr>
                        <w:top w:val="none" w:sz="0" w:space="0" w:color="auto"/>
                        <w:left w:val="none" w:sz="0" w:space="0" w:color="auto"/>
                        <w:bottom w:val="none" w:sz="0" w:space="0" w:color="auto"/>
                        <w:right w:val="none" w:sz="0" w:space="0" w:color="auto"/>
                      </w:divBdr>
                    </w:div>
                  </w:divsChild>
                </w:div>
                <w:div w:id="2055035531">
                  <w:marLeft w:val="0"/>
                  <w:marRight w:val="0"/>
                  <w:marTop w:val="0"/>
                  <w:marBottom w:val="0"/>
                  <w:divBdr>
                    <w:top w:val="none" w:sz="0" w:space="0" w:color="auto"/>
                    <w:left w:val="none" w:sz="0" w:space="0" w:color="auto"/>
                    <w:bottom w:val="none" w:sz="0" w:space="0" w:color="auto"/>
                    <w:right w:val="none" w:sz="0" w:space="0" w:color="auto"/>
                  </w:divBdr>
                  <w:divsChild>
                    <w:div w:id="642732211">
                      <w:marLeft w:val="0"/>
                      <w:marRight w:val="0"/>
                      <w:marTop w:val="0"/>
                      <w:marBottom w:val="0"/>
                      <w:divBdr>
                        <w:top w:val="none" w:sz="0" w:space="0" w:color="auto"/>
                        <w:left w:val="none" w:sz="0" w:space="0" w:color="auto"/>
                        <w:bottom w:val="none" w:sz="0" w:space="0" w:color="auto"/>
                        <w:right w:val="none" w:sz="0" w:space="0" w:color="auto"/>
                      </w:divBdr>
                    </w:div>
                  </w:divsChild>
                </w:div>
                <w:div w:id="2060785682">
                  <w:marLeft w:val="0"/>
                  <w:marRight w:val="0"/>
                  <w:marTop w:val="0"/>
                  <w:marBottom w:val="0"/>
                  <w:divBdr>
                    <w:top w:val="none" w:sz="0" w:space="0" w:color="auto"/>
                    <w:left w:val="none" w:sz="0" w:space="0" w:color="auto"/>
                    <w:bottom w:val="none" w:sz="0" w:space="0" w:color="auto"/>
                    <w:right w:val="none" w:sz="0" w:space="0" w:color="auto"/>
                  </w:divBdr>
                  <w:divsChild>
                    <w:div w:id="2038121430">
                      <w:marLeft w:val="0"/>
                      <w:marRight w:val="0"/>
                      <w:marTop w:val="0"/>
                      <w:marBottom w:val="0"/>
                      <w:divBdr>
                        <w:top w:val="none" w:sz="0" w:space="0" w:color="auto"/>
                        <w:left w:val="none" w:sz="0" w:space="0" w:color="auto"/>
                        <w:bottom w:val="none" w:sz="0" w:space="0" w:color="auto"/>
                        <w:right w:val="none" w:sz="0" w:space="0" w:color="auto"/>
                      </w:divBdr>
                    </w:div>
                  </w:divsChild>
                </w:div>
                <w:div w:id="2119793413">
                  <w:marLeft w:val="0"/>
                  <w:marRight w:val="0"/>
                  <w:marTop w:val="0"/>
                  <w:marBottom w:val="0"/>
                  <w:divBdr>
                    <w:top w:val="none" w:sz="0" w:space="0" w:color="auto"/>
                    <w:left w:val="none" w:sz="0" w:space="0" w:color="auto"/>
                    <w:bottom w:val="none" w:sz="0" w:space="0" w:color="auto"/>
                    <w:right w:val="none" w:sz="0" w:space="0" w:color="auto"/>
                  </w:divBdr>
                  <w:divsChild>
                    <w:div w:id="1270891982">
                      <w:marLeft w:val="0"/>
                      <w:marRight w:val="0"/>
                      <w:marTop w:val="0"/>
                      <w:marBottom w:val="0"/>
                      <w:divBdr>
                        <w:top w:val="none" w:sz="0" w:space="0" w:color="auto"/>
                        <w:left w:val="none" w:sz="0" w:space="0" w:color="auto"/>
                        <w:bottom w:val="none" w:sz="0" w:space="0" w:color="auto"/>
                        <w:right w:val="none" w:sz="0" w:space="0" w:color="auto"/>
                      </w:divBdr>
                    </w:div>
                  </w:divsChild>
                </w:div>
                <w:div w:id="2145809029">
                  <w:marLeft w:val="0"/>
                  <w:marRight w:val="0"/>
                  <w:marTop w:val="0"/>
                  <w:marBottom w:val="0"/>
                  <w:divBdr>
                    <w:top w:val="none" w:sz="0" w:space="0" w:color="auto"/>
                    <w:left w:val="none" w:sz="0" w:space="0" w:color="auto"/>
                    <w:bottom w:val="none" w:sz="0" w:space="0" w:color="auto"/>
                    <w:right w:val="none" w:sz="0" w:space="0" w:color="auto"/>
                  </w:divBdr>
                  <w:divsChild>
                    <w:div w:id="12584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621019">
          <w:marLeft w:val="0"/>
          <w:marRight w:val="0"/>
          <w:marTop w:val="0"/>
          <w:marBottom w:val="0"/>
          <w:divBdr>
            <w:top w:val="none" w:sz="0" w:space="0" w:color="auto"/>
            <w:left w:val="none" w:sz="0" w:space="0" w:color="auto"/>
            <w:bottom w:val="none" w:sz="0" w:space="0" w:color="auto"/>
            <w:right w:val="none" w:sz="0" w:space="0" w:color="auto"/>
          </w:divBdr>
          <w:divsChild>
            <w:div w:id="102576456">
              <w:marLeft w:val="0"/>
              <w:marRight w:val="0"/>
              <w:marTop w:val="0"/>
              <w:marBottom w:val="0"/>
              <w:divBdr>
                <w:top w:val="none" w:sz="0" w:space="0" w:color="auto"/>
                <w:left w:val="none" w:sz="0" w:space="0" w:color="auto"/>
                <w:bottom w:val="none" w:sz="0" w:space="0" w:color="auto"/>
                <w:right w:val="none" w:sz="0" w:space="0" w:color="auto"/>
              </w:divBdr>
            </w:div>
            <w:div w:id="471097488">
              <w:marLeft w:val="0"/>
              <w:marRight w:val="0"/>
              <w:marTop w:val="0"/>
              <w:marBottom w:val="0"/>
              <w:divBdr>
                <w:top w:val="none" w:sz="0" w:space="0" w:color="auto"/>
                <w:left w:val="none" w:sz="0" w:space="0" w:color="auto"/>
                <w:bottom w:val="none" w:sz="0" w:space="0" w:color="auto"/>
                <w:right w:val="none" w:sz="0" w:space="0" w:color="auto"/>
              </w:divBdr>
            </w:div>
            <w:div w:id="544412634">
              <w:marLeft w:val="0"/>
              <w:marRight w:val="0"/>
              <w:marTop w:val="0"/>
              <w:marBottom w:val="0"/>
              <w:divBdr>
                <w:top w:val="none" w:sz="0" w:space="0" w:color="auto"/>
                <w:left w:val="none" w:sz="0" w:space="0" w:color="auto"/>
                <w:bottom w:val="none" w:sz="0" w:space="0" w:color="auto"/>
                <w:right w:val="none" w:sz="0" w:space="0" w:color="auto"/>
              </w:divBdr>
            </w:div>
            <w:div w:id="1461803020">
              <w:marLeft w:val="0"/>
              <w:marRight w:val="0"/>
              <w:marTop w:val="0"/>
              <w:marBottom w:val="0"/>
              <w:divBdr>
                <w:top w:val="none" w:sz="0" w:space="0" w:color="auto"/>
                <w:left w:val="none" w:sz="0" w:space="0" w:color="auto"/>
                <w:bottom w:val="none" w:sz="0" w:space="0" w:color="auto"/>
                <w:right w:val="none" w:sz="0" w:space="0" w:color="auto"/>
              </w:divBdr>
            </w:div>
            <w:div w:id="19560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97219">
      <w:bodyDiv w:val="1"/>
      <w:marLeft w:val="0"/>
      <w:marRight w:val="0"/>
      <w:marTop w:val="0"/>
      <w:marBottom w:val="0"/>
      <w:divBdr>
        <w:top w:val="none" w:sz="0" w:space="0" w:color="auto"/>
        <w:left w:val="none" w:sz="0" w:space="0" w:color="auto"/>
        <w:bottom w:val="none" w:sz="0" w:space="0" w:color="auto"/>
        <w:right w:val="none" w:sz="0" w:space="0" w:color="auto"/>
      </w:divBdr>
    </w:div>
    <w:div w:id="487332358">
      <w:bodyDiv w:val="1"/>
      <w:marLeft w:val="0"/>
      <w:marRight w:val="0"/>
      <w:marTop w:val="0"/>
      <w:marBottom w:val="0"/>
      <w:divBdr>
        <w:top w:val="none" w:sz="0" w:space="0" w:color="auto"/>
        <w:left w:val="none" w:sz="0" w:space="0" w:color="auto"/>
        <w:bottom w:val="none" w:sz="0" w:space="0" w:color="auto"/>
        <w:right w:val="none" w:sz="0" w:space="0" w:color="auto"/>
      </w:divBdr>
    </w:div>
    <w:div w:id="502665734">
      <w:bodyDiv w:val="1"/>
      <w:marLeft w:val="0"/>
      <w:marRight w:val="0"/>
      <w:marTop w:val="0"/>
      <w:marBottom w:val="0"/>
      <w:divBdr>
        <w:top w:val="none" w:sz="0" w:space="0" w:color="auto"/>
        <w:left w:val="none" w:sz="0" w:space="0" w:color="auto"/>
        <w:bottom w:val="none" w:sz="0" w:space="0" w:color="auto"/>
        <w:right w:val="none" w:sz="0" w:space="0" w:color="auto"/>
      </w:divBdr>
    </w:div>
    <w:div w:id="603466729">
      <w:bodyDiv w:val="1"/>
      <w:marLeft w:val="0"/>
      <w:marRight w:val="0"/>
      <w:marTop w:val="0"/>
      <w:marBottom w:val="0"/>
      <w:divBdr>
        <w:top w:val="none" w:sz="0" w:space="0" w:color="auto"/>
        <w:left w:val="none" w:sz="0" w:space="0" w:color="auto"/>
        <w:bottom w:val="none" w:sz="0" w:space="0" w:color="auto"/>
        <w:right w:val="none" w:sz="0" w:space="0" w:color="auto"/>
      </w:divBdr>
      <w:divsChild>
        <w:div w:id="285549773">
          <w:marLeft w:val="0"/>
          <w:marRight w:val="0"/>
          <w:marTop w:val="0"/>
          <w:marBottom w:val="0"/>
          <w:divBdr>
            <w:top w:val="none" w:sz="0" w:space="0" w:color="auto"/>
            <w:left w:val="none" w:sz="0" w:space="0" w:color="auto"/>
            <w:bottom w:val="none" w:sz="0" w:space="0" w:color="auto"/>
            <w:right w:val="none" w:sz="0" w:space="0" w:color="auto"/>
          </w:divBdr>
        </w:div>
        <w:div w:id="351490688">
          <w:marLeft w:val="0"/>
          <w:marRight w:val="0"/>
          <w:marTop w:val="0"/>
          <w:marBottom w:val="0"/>
          <w:divBdr>
            <w:top w:val="none" w:sz="0" w:space="0" w:color="auto"/>
            <w:left w:val="none" w:sz="0" w:space="0" w:color="auto"/>
            <w:bottom w:val="none" w:sz="0" w:space="0" w:color="auto"/>
            <w:right w:val="none" w:sz="0" w:space="0" w:color="auto"/>
          </w:divBdr>
        </w:div>
        <w:div w:id="437407506">
          <w:marLeft w:val="0"/>
          <w:marRight w:val="0"/>
          <w:marTop w:val="0"/>
          <w:marBottom w:val="0"/>
          <w:divBdr>
            <w:top w:val="none" w:sz="0" w:space="0" w:color="auto"/>
            <w:left w:val="none" w:sz="0" w:space="0" w:color="auto"/>
            <w:bottom w:val="none" w:sz="0" w:space="0" w:color="auto"/>
            <w:right w:val="none" w:sz="0" w:space="0" w:color="auto"/>
          </w:divBdr>
        </w:div>
        <w:div w:id="764955567">
          <w:marLeft w:val="0"/>
          <w:marRight w:val="0"/>
          <w:marTop w:val="0"/>
          <w:marBottom w:val="0"/>
          <w:divBdr>
            <w:top w:val="none" w:sz="0" w:space="0" w:color="auto"/>
            <w:left w:val="none" w:sz="0" w:space="0" w:color="auto"/>
            <w:bottom w:val="none" w:sz="0" w:space="0" w:color="auto"/>
            <w:right w:val="none" w:sz="0" w:space="0" w:color="auto"/>
          </w:divBdr>
        </w:div>
        <w:div w:id="1350598155">
          <w:marLeft w:val="0"/>
          <w:marRight w:val="0"/>
          <w:marTop w:val="0"/>
          <w:marBottom w:val="0"/>
          <w:divBdr>
            <w:top w:val="none" w:sz="0" w:space="0" w:color="auto"/>
            <w:left w:val="none" w:sz="0" w:space="0" w:color="auto"/>
            <w:bottom w:val="none" w:sz="0" w:space="0" w:color="auto"/>
            <w:right w:val="none" w:sz="0" w:space="0" w:color="auto"/>
          </w:divBdr>
        </w:div>
        <w:div w:id="1425570602">
          <w:marLeft w:val="0"/>
          <w:marRight w:val="0"/>
          <w:marTop w:val="0"/>
          <w:marBottom w:val="0"/>
          <w:divBdr>
            <w:top w:val="none" w:sz="0" w:space="0" w:color="auto"/>
            <w:left w:val="none" w:sz="0" w:space="0" w:color="auto"/>
            <w:bottom w:val="none" w:sz="0" w:space="0" w:color="auto"/>
            <w:right w:val="none" w:sz="0" w:space="0" w:color="auto"/>
          </w:divBdr>
        </w:div>
        <w:div w:id="1535580511">
          <w:marLeft w:val="0"/>
          <w:marRight w:val="0"/>
          <w:marTop w:val="0"/>
          <w:marBottom w:val="0"/>
          <w:divBdr>
            <w:top w:val="none" w:sz="0" w:space="0" w:color="auto"/>
            <w:left w:val="none" w:sz="0" w:space="0" w:color="auto"/>
            <w:bottom w:val="none" w:sz="0" w:space="0" w:color="auto"/>
            <w:right w:val="none" w:sz="0" w:space="0" w:color="auto"/>
          </w:divBdr>
        </w:div>
        <w:div w:id="1705985799">
          <w:marLeft w:val="0"/>
          <w:marRight w:val="0"/>
          <w:marTop w:val="0"/>
          <w:marBottom w:val="0"/>
          <w:divBdr>
            <w:top w:val="none" w:sz="0" w:space="0" w:color="auto"/>
            <w:left w:val="none" w:sz="0" w:space="0" w:color="auto"/>
            <w:bottom w:val="none" w:sz="0" w:space="0" w:color="auto"/>
            <w:right w:val="none" w:sz="0" w:space="0" w:color="auto"/>
          </w:divBdr>
        </w:div>
        <w:div w:id="1926187176">
          <w:marLeft w:val="0"/>
          <w:marRight w:val="0"/>
          <w:marTop w:val="0"/>
          <w:marBottom w:val="0"/>
          <w:divBdr>
            <w:top w:val="none" w:sz="0" w:space="0" w:color="auto"/>
            <w:left w:val="none" w:sz="0" w:space="0" w:color="auto"/>
            <w:bottom w:val="none" w:sz="0" w:space="0" w:color="auto"/>
            <w:right w:val="none" w:sz="0" w:space="0" w:color="auto"/>
          </w:divBdr>
          <w:divsChild>
            <w:div w:id="2129278192">
              <w:marLeft w:val="-75"/>
              <w:marRight w:val="0"/>
              <w:marTop w:val="30"/>
              <w:marBottom w:val="30"/>
              <w:divBdr>
                <w:top w:val="none" w:sz="0" w:space="0" w:color="auto"/>
                <w:left w:val="none" w:sz="0" w:space="0" w:color="auto"/>
                <w:bottom w:val="none" w:sz="0" w:space="0" w:color="auto"/>
                <w:right w:val="none" w:sz="0" w:space="0" w:color="auto"/>
              </w:divBdr>
              <w:divsChild>
                <w:div w:id="34934658">
                  <w:marLeft w:val="0"/>
                  <w:marRight w:val="0"/>
                  <w:marTop w:val="0"/>
                  <w:marBottom w:val="0"/>
                  <w:divBdr>
                    <w:top w:val="none" w:sz="0" w:space="0" w:color="auto"/>
                    <w:left w:val="none" w:sz="0" w:space="0" w:color="auto"/>
                    <w:bottom w:val="none" w:sz="0" w:space="0" w:color="auto"/>
                    <w:right w:val="none" w:sz="0" w:space="0" w:color="auto"/>
                  </w:divBdr>
                  <w:divsChild>
                    <w:div w:id="776489952">
                      <w:marLeft w:val="0"/>
                      <w:marRight w:val="0"/>
                      <w:marTop w:val="0"/>
                      <w:marBottom w:val="0"/>
                      <w:divBdr>
                        <w:top w:val="none" w:sz="0" w:space="0" w:color="auto"/>
                        <w:left w:val="none" w:sz="0" w:space="0" w:color="auto"/>
                        <w:bottom w:val="none" w:sz="0" w:space="0" w:color="auto"/>
                        <w:right w:val="none" w:sz="0" w:space="0" w:color="auto"/>
                      </w:divBdr>
                    </w:div>
                  </w:divsChild>
                </w:div>
                <w:div w:id="54279073">
                  <w:marLeft w:val="0"/>
                  <w:marRight w:val="0"/>
                  <w:marTop w:val="0"/>
                  <w:marBottom w:val="0"/>
                  <w:divBdr>
                    <w:top w:val="none" w:sz="0" w:space="0" w:color="auto"/>
                    <w:left w:val="none" w:sz="0" w:space="0" w:color="auto"/>
                    <w:bottom w:val="none" w:sz="0" w:space="0" w:color="auto"/>
                    <w:right w:val="none" w:sz="0" w:space="0" w:color="auto"/>
                  </w:divBdr>
                  <w:divsChild>
                    <w:div w:id="742528101">
                      <w:marLeft w:val="0"/>
                      <w:marRight w:val="0"/>
                      <w:marTop w:val="0"/>
                      <w:marBottom w:val="0"/>
                      <w:divBdr>
                        <w:top w:val="none" w:sz="0" w:space="0" w:color="auto"/>
                        <w:left w:val="none" w:sz="0" w:space="0" w:color="auto"/>
                        <w:bottom w:val="none" w:sz="0" w:space="0" w:color="auto"/>
                        <w:right w:val="none" w:sz="0" w:space="0" w:color="auto"/>
                      </w:divBdr>
                    </w:div>
                  </w:divsChild>
                </w:div>
                <w:div w:id="89156328">
                  <w:marLeft w:val="0"/>
                  <w:marRight w:val="0"/>
                  <w:marTop w:val="0"/>
                  <w:marBottom w:val="0"/>
                  <w:divBdr>
                    <w:top w:val="none" w:sz="0" w:space="0" w:color="auto"/>
                    <w:left w:val="none" w:sz="0" w:space="0" w:color="auto"/>
                    <w:bottom w:val="none" w:sz="0" w:space="0" w:color="auto"/>
                    <w:right w:val="none" w:sz="0" w:space="0" w:color="auto"/>
                  </w:divBdr>
                  <w:divsChild>
                    <w:div w:id="1026636664">
                      <w:marLeft w:val="0"/>
                      <w:marRight w:val="0"/>
                      <w:marTop w:val="0"/>
                      <w:marBottom w:val="0"/>
                      <w:divBdr>
                        <w:top w:val="none" w:sz="0" w:space="0" w:color="auto"/>
                        <w:left w:val="none" w:sz="0" w:space="0" w:color="auto"/>
                        <w:bottom w:val="none" w:sz="0" w:space="0" w:color="auto"/>
                        <w:right w:val="none" w:sz="0" w:space="0" w:color="auto"/>
                      </w:divBdr>
                    </w:div>
                  </w:divsChild>
                </w:div>
                <w:div w:id="100611211">
                  <w:marLeft w:val="0"/>
                  <w:marRight w:val="0"/>
                  <w:marTop w:val="0"/>
                  <w:marBottom w:val="0"/>
                  <w:divBdr>
                    <w:top w:val="none" w:sz="0" w:space="0" w:color="auto"/>
                    <w:left w:val="none" w:sz="0" w:space="0" w:color="auto"/>
                    <w:bottom w:val="none" w:sz="0" w:space="0" w:color="auto"/>
                    <w:right w:val="none" w:sz="0" w:space="0" w:color="auto"/>
                  </w:divBdr>
                  <w:divsChild>
                    <w:div w:id="2009282814">
                      <w:marLeft w:val="0"/>
                      <w:marRight w:val="0"/>
                      <w:marTop w:val="0"/>
                      <w:marBottom w:val="0"/>
                      <w:divBdr>
                        <w:top w:val="none" w:sz="0" w:space="0" w:color="auto"/>
                        <w:left w:val="none" w:sz="0" w:space="0" w:color="auto"/>
                        <w:bottom w:val="none" w:sz="0" w:space="0" w:color="auto"/>
                        <w:right w:val="none" w:sz="0" w:space="0" w:color="auto"/>
                      </w:divBdr>
                    </w:div>
                  </w:divsChild>
                </w:div>
                <w:div w:id="102192890">
                  <w:marLeft w:val="0"/>
                  <w:marRight w:val="0"/>
                  <w:marTop w:val="0"/>
                  <w:marBottom w:val="0"/>
                  <w:divBdr>
                    <w:top w:val="none" w:sz="0" w:space="0" w:color="auto"/>
                    <w:left w:val="none" w:sz="0" w:space="0" w:color="auto"/>
                    <w:bottom w:val="none" w:sz="0" w:space="0" w:color="auto"/>
                    <w:right w:val="none" w:sz="0" w:space="0" w:color="auto"/>
                  </w:divBdr>
                  <w:divsChild>
                    <w:div w:id="530382935">
                      <w:marLeft w:val="0"/>
                      <w:marRight w:val="0"/>
                      <w:marTop w:val="0"/>
                      <w:marBottom w:val="0"/>
                      <w:divBdr>
                        <w:top w:val="none" w:sz="0" w:space="0" w:color="auto"/>
                        <w:left w:val="none" w:sz="0" w:space="0" w:color="auto"/>
                        <w:bottom w:val="none" w:sz="0" w:space="0" w:color="auto"/>
                        <w:right w:val="none" w:sz="0" w:space="0" w:color="auto"/>
                      </w:divBdr>
                    </w:div>
                  </w:divsChild>
                </w:div>
                <w:div w:id="104733077">
                  <w:marLeft w:val="0"/>
                  <w:marRight w:val="0"/>
                  <w:marTop w:val="0"/>
                  <w:marBottom w:val="0"/>
                  <w:divBdr>
                    <w:top w:val="none" w:sz="0" w:space="0" w:color="auto"/>
                    <w:left w:val="none" w:sz="0" w:space="0" w:color="auto"/>
                    <w:bottom w:val="none" w:sz="0" w:space="0" w:color="auto"/>
                    <w:right w:val="none" w:sz="0" w:space="0" w:color="auto"/>
                  </w:divBdr>
                  <w:divsChild>
                    <w:div w:id="442728213">
                      <w:marLeft w:val="0"/>
                      <w:marRight w:val="0"/>
                      <w:marTop w:val="0"/>
                      <w:marBottom w:val="0"/>
                      <w:divBdr>
                        <w:top w:val="none" w:sz="0" w:space="0" w:color="auto"/>
                        <w:left w:val="none" w:sz="0" w:space="0" w:color="auto"/>
                        <w:bottom w:val="none" w:sz="0" w:space="0" w:color="auto"/>
                        <w:right w:val="none" w:sz="0" w:space="0" w:color="auto"/>
                      </w:divBdr>
                    </w:div>
                  </w:divsChild>
                </w:div>
                <w:div w:id="123698816">
                  <w:marLeft w:val="0"/>
                  <w:marRight w:val="0"/>
                  <w:marTop w:val="0"/>
                  <w:marBottom w:val="0"/>
                  <w:divBdr>
                    <w:top w:val="none" w:sz="0" w:space="0" w:color="auto"/>
                    <w:left w:val="none" w:sz="0" w:space="0" w:color="auto"/>
                    <w:bottom w:val="none" w:sz="0" w:space="0" w:color="auto"/>
                    <w:right w:val="none" w:sz="0" w:space="0" w:color="auto"/>
                  </w:divBdr>
                  <w:divsChild>
                    <w:div w:id="57166853">
                      <w:marLeft w:val="0"/>
                      <w:marRight w:val="0"/>
                      <w:marTop w:val="0"/>
                      <w:marBottom w:val="0"/>
                      <w:divBdr>
                        <w:top w:val="none" w:sz="0" w:space="0" w:color="auto"/>
                        <w:left w:val="none" w:sz="0" w:space="0" w:color="auto"/>
                        <w:bottom w:val="none" w:sz="0" w:space="0" w:color="auto"/>
                        <w:right w:val="none" w:sz="0" w:space="0" w:color="auto"/>
                      </w:divBdr>
                    </w:div>
                  </w:divsChild>
                </w:div>
                <w:div w:id="124354409">
                  <w:marLeft w:val="0"/>
                  <w:marRight w:val="0"/>
                  <w:marTop w:val="0"/>
                  <w:marBottom w:val="0"/>
                  <w:divBdr>
                    <w:top w:val="none" w:sz="0" w:space="0" w:color="auto"/>
                    <w:left w:val="none" w:sz="0" w:space="0" w:color="auto"/>
                    <w:bottom w:val="none" w:sz="0" w:space="0" w:color="auto"/>
                    <w:right w:val="none" w:sz="0" w:space="0" w:color="auto"/>
                  </w:divBdr>
                  <w:divsChild>
                    <w:div w:id="1250387632">
                      <w:marLeft w:val="0"/>
                      <w:marRight w:val="0"/>
                      <w:marTop w:val="0"/>
                      <w:marBottom w:val="0"/>
                      <w:divBdr>
                        <w:top w:val="none" w:sz="0" w:space="0" w:color="auto"/>
                        <w:left w:val="none" w:sz="0" w:space="0" w:color="auto"/>
                        <w:bottom w:val="none" w:sz="0" w:space="0" w:color="auto"/>
                        <w:right w:val="none" w:sz="0" w:space="0" w:color="auto"/>
                      </w:divBdr>
                    </w:div>
                  </w:divsChild>
                </w:div>
                <w:div w:id="129059991">
                  <w:marLeft w:val="0"/>
                  <w:marRight w:val="0"/>
                  <w:marTop w:val="0"/>
                  <w:marBottom w:val="0"/>
                  <w:divBdr>
                    <w:top w:val="none" w:sz="0" w:space="0" w:color="auto"/>
                    <w:left w:val="none" w:sz="0" w:space="0" w:color="auto"/>
                    <w:bottom w:val="none" w:sz="0" w:space="0" w:color="auto"/>
                    <w:right w:val="none" w:sz="0" w:space="0" w:color="auto"/>
                  </w:divBdr>
                  <w:divsChild>
                    <w:div w:id="1534267824">
                      <w:marLeft w:val="0"/>
                      <w:marRight w:val="0"/>
                      <w:marTop w:val="0"/>
                      <w:marBottom w:val="0"/>
                      <w:divBdr>
                        <w:top w:val="none" w:sz="0" w:space="0" w:color="auto"/>
                        <w:left w:val="none" w:sz="0" w:space="0" w:color="auto"/>
                        <w:bottom w:val="none" w:sz="0" w:space="0" w:color="auto"/>
                        <w:right w:val="none" w:sz="0" w:space="0" w:color="auto"/>
                      </w:divBdr>
                    </w:div>
                  </w:divsChild>
                </w:div>
                <w:div w:id="133300375">
                  <w:marLeft w:val="0"/>
                  <w:marRight w:val="0"/>
                  <w:marTop w:val="0"/>
                  <w:marBottom w:val="0"/>
                  <w:divBdr>
                    <w:top w:val="none" w:sz="0" w:space="0" w:color="auto"/>
                    <w:left w:val="none" w:sz="0" w:space="0" w:color="auto"/>
                    <w:bottom w:val="none" w:sz="0" w:space="0" w:color="auto"/>
                    <w:right w:val="none" w:sz="0" w:space="0" w:color="auto"/>
                  </w:divBdr>
                  <w:divsChild>
                    <w:div w:id="1984457022">
                      <w:marLeft w:val="0"/>
                      <w:marRight w:val="0"/>
                      <w:marTop w:val="0"/>
                      <w:marBottom w:val="0"/>
                      <w:divBdr>
                        <w:top w:val="none" w:sz="0" w:space="0" w:color="auto"/>
                        <w:left w:val="none" w:sz="0" w:space="0" w:color="auto"/>
                        <w:bottom w:val="none" w:sz="0" w:space="0" w:color="auto"/>
                        <w:right w:val="none" w:sz="0" w:space="0" w:color="auto"/>
                      </w:divBdr>
                    </w:div>
                  </w:divsChild>
                </w:div>
                <w:div w:id="279773602">
                  <w:marLeft w:val="0"/>
                  <w:marRight w:val="0"/>
                  <w:marTop w:val="0"/>
                  <w:marBottom w:val="0"/>
                  <w:divBdr>
                    <w:top w:val="none" w:sz="0" w:space="0" w:color="auto"/>
                    <w:left w:val="none" w:sz="0" w:space="0" w:color="auto"/>
                    <w:bottom w:val="none" w:sz="0" w:space="0" w:color="auto"/>
                    <w:right w:val="none" w:sz="0" w:space="0" w:color="auto"/>
                  </w:divBdr>
                  <w:divsChild>
                    <w:div w:id="1086267915">
                      <w:marLeft w:val="0"/>
                      <w:marRight w:val="0"/>
                      <w:marTop w:val="0"/>
                      <w:marBottom w:val="0"/>
                      <w:divBdr>
                        <w:top w:val="none" w:sz="0" w:space="0" w:color="auto"/>
                        <w:left w:val="none" w:sz="0" w:space="0" w:color="auto"/>
                        <w:bottom w:val="none" w:sz="0" w:space="0" w:color="auto"/>
                        <w:right w:val="none" w:sz="0" w:space="0" w:color="auto"/>
                      </w:divBdr>
                    </w:div>
                  </w:divsChild>
                </w:div>
                <w:div w:id="324478615">
                  <w:marLeft w:val="0"/>
                  <w:marRight w:val="0"/>
                  <w:marTop w:val="0"/>
                  <w:marBottom w:val="0"/>
                  <w:divBdr>
                    <w:top w:val="none" w:sz="0" w:space="0" w:color="auto"/>
                    <w:left w:val="none" w:sz="0" w:space="0" w:color="auto"/>
                    <w:bottom w:val="none" w:sz="0" w:space="0" w:color="auto"/>
                    <w:right w:val="none" w:sz="0" w:space="0" w:color="auto"/>
                  </w:divBdr>
                  <w:divsChild>
                    <w:div w:id="571434098">
                      <w:marLeft w:val="0"/>
                      <w:marRight w:val="0"/>
                      <w:marTop w:val="0"/>
                      <w:marBottom w:val="0"/>
                      <w:divBdr>
                        <w:top w:val="none" w:sz="0" w:space="0" w:color="auto"/>
                        <w:left w:val="none" w:sz="0" w:space="0" w:color="auto"/>
                        <w:bottom w:val="none" w:sz="0" w:space="0" w:color="auto"/>
                        <w:right w:val="none" w:sz="0" w:space="0" w:color="auto"/>
                      </w:divBdr>
                    </w:div>
                  </w:divsChild>
                </w:div>
                <w:div w:id="325981398">
                  <w:marLeft w:val="0"/>
                  <w:marRight w:val="0"/>
                  <w:marTop w:val="0"/>
                  <w:marBottom w:val="0"/>
                  <w:divBdr>
                    <w:top w:val="none" w:sz="0" w:space="0" w:color="auto"/>
                    <w:left w:val="none" w:sz="0" w:space="0" w:color="auto"/>
                    <w:bottom w:val="none" w:sz="0" w:space="0" w:color="auto"/>
                    <w:right w:val="none" w:sz="0" w:space="0" w:color="auto"/>
                  </w:divBdr>
                  <w:divsChild>
                    <w:div w:id="498234580">
                      <w:marLeft w:val="0"/>
                      <w:marRight w:val="0"/>
                      <w:marTop w:val="0"/>
                      <w:marBottom w:val="0"/>
                      <w:divBdr>
                        <w:top w:val="none" w:sz="0" w:space="0" w:color="auto"/>
                        <w:left w:val="none" w:sz="0" w:space="0" w:color="auto"/>
                        <w:bottom w:val="none" w:sz="0" w:space="0" w:color="auto"/>
                        <w:right w:val="none" w:sz="0" w:space="0" w:color="auto"/>
                      </w:divBdr>
                    </w:div>
                  </w:divsChild>
                </w:div>
                <w:div w:id="338313646">
                  <w:marLeft w:val="0"/>
                  <w:marRight w:val="0"/>
                  <w:marTop w:val="0"/>
                  <w:marBottom w:val="0"/>
                  <w:divBdr>
                    <w:top w:val="none" w:sz="0" w:space="0" w:color="auto"/>
                    <w:left w:val="none" w:sz="0" w:space="0" w:color="auto"/>
                    <w:bottom w:val="none" w:sz="0" w:space="0" w:color="auto"/>
                    <w:right w:val="none" w:sz="0" w:space="0" w:color="auto"/>
                  </w:divBdr>
                  <w:divsChild>
                    <w:div w:id="824316333">
                      <w:marLeft w:val="0"/>
                      <w:marRight w:val="0"/>
                      <w:marTop w:val="0"/>
                      <w:marBottom w:val="0"/>
                      <w:divBdr>
                        <w:top w:val="none" w:sz="0" w:space="0" w:color="auto"/>
                        <w:left w:val="none" w:sz="0" w:space="0" w:color="auto"/>
                        <w:bottom w:val="none" w:sz="0" w:space="0" w:color="auto"/>
                        <w:right w:val="none" w:sz="0" w:space="0" w:color="auto"/>
                      </w:divBdr>
                    </w:div>
                  </w:divsChild>
                </w:div>
                <w:div w:id="343089896">
                  <w:marLeft w:val="0"/>
                  <w:marRight w:val="0"/>
                  <w:marTop w:val="0"/>
                  <w:marBottom w:val="0"/>
                  <w:divBdr>
                    <w:top w:val="none" w:sz="0" w:space="0" w:color="auto"/>
                    <w:left w:val="none" w:sz="0" w:space="0" w:color="auto"/>
                    <w:bottom w:val="none" w:sz="0" w:space="0" w:color="auto"/>
                    <w:right w:val="none" w:sz="0" w:space="0" w:color="auto"/>
                  </w:divBdr>
                  <w:divsChild>
                    <w:div w:id="716970223">
                      <w:marLeft w:val="0"/>
                      <w:marRight w:val="0"/>
                      <w:marTop w:val="0"/>
                      <w:marBottom w:val="0"/>
                      <w:divBdr>
                        <w:top w:val="none" w:sz="0" w:space="0" w:color="auto"/>
                        <w:left w:val="none" w:sz="0" w:space="0" w:color="auto"/>
                        <w:bottom w:val="none" w:sz="0" w:space="0" w:color="auto"/>
                        <w:right w:val="none" w:sz="0" w:space="0" w:color="auto"/>
                      </w:divBdr>
                    </w:div>
                  </w:divsChild>
                </w:div>
                <w:div w:id="400101582">
                  <w:marLeft w:val="0"/>
                  <w:marRight w:val="0"/>
                  <w:marTop w:val="0"/>
                  <w:marBottom w:val="0"/>
                  <w:divBdr>
                    <w:top w:val="none" w:sz="0" w:space="0" w:color="auto"/>
                    <w:left w:val="none" w:sz="0" w:space="0" w:color="auto"/>
                    <w:bottom w:val="none" w:sz="0" w:space="0" w:color="auto"/>
                    <w:right w:val="none" w:sz="0" w:space="0" w:color="auto"/>
                  </w:divBdr>
                  <w:divsChild>
                    <w:div w:id="550269614">
                      <w:marLeft w:val="0"/>
                      <w:marRight w:val="0"/>
                      <w:marTop w:val="0"/>
                      <w:marBottom w:val="0"/>
                      <w:divBdr>
                        <w:top w:val="none" w:sz="0" w:space="0" w:color="auto"/>
                        <w:left w:val="none" w:sz="0" w:space="0" w:color="auto"/>
                        <w:bottom w:val="none" w:sz="0" w:space="0" w:color="auto"/>
                        <w:right w:val="none" w:sz="0" w:space="0" w:color="auto"/>
                      </w:divBdr>
                    </w:div>
                  </w:divsChild>
                </w:div>
                <w:div w:id="404693986">
                  <w:marLeft w:val="0"/>
                  <w:marRight w:val="0"/>
                  <w:marTop w:val="0"/>
                  <w:marBottom w:val="0"/>
                  <w:divBdr>
                    <w:top w:val="none" w:sz="0" w:space="0" w:color="auto"/>
                    <w:left w:val="none" w:sz="0" w:space="0" w:color="auto"/>
                    <w:bottom w:val="none" w:sz="0" w:space="0" w:color="auto"/>
                    <w:right w:val="none" w:sz="0" w:space="0" w:color="auto"/>
                  </w:divBdr>
                  <w:divsChild>
                    <w:div w:id="2098600008">
                      <w:marLeft w:val="0"/>
                      <w:marRight w:val="0"/>
                      <w:marTop w:val="0"/>
                      <w:marBottom w:val="0"/>
                      <w:divBdr>
                        <w:top w:val="none" w:sz="0" w:space="0" w:color="auto"/>
                        <w:left w:val="none" w:sz="0" w:space="0" w:color="auto"/>
                        <w:bottom w:val="none" w:sz="0" w:space="0" w:color="auto"/>
                        <w:right w:val="none" w:sz="0" w:space="0" w:color="auto"/>
                      </w:divBdr>
                    </w:div>
                  </w:divsChild>
                </w:div>
                <w:div w:id="462192184">
                  <w:marLeft w:val="0"/>
                  <w:marRight w:val="0"/>
                  <w:marTop w:val="0"/>
                  <w:marBottom w:val="0"/>
                  <w:divBdr>
                    <w:top w:val="none" w:sz="0" w:space="0" w:color="auto"/>
                    <w:left w:val="none" w:sz="0" w:space="0" w:color="auto"/>
                    <w:bottom w:val="none" w:sz="0" w:space="0" w:color="auto"/>
                    <w:right w:val="none" w:sz="0" w:space="0" w:color="auto"/>
                  </w:divBdr>
                  <w:divsChild>
                    <w:div w:id="1549955261">
                      <w:marLeft w:val="0"/>
                      <w:marRight w:val="0"/>
                      <w:marTop w:val="0"/>
                      <w:marBottom w:val="0"/>
                      <w:divBdr>
                        <w:top w:val="none" w:sz="0" w:space="0" w:color="auto"/>
                        <w:left w:val="none" w:sz="0" w:space="0" w:color="auto"/>
                        <w:bottom w:val="none" w:sz="0" w:space="0" w:color="auto"/>
                        <w:right w:val="none" w:sz="0" w:space="0" w:color="auto"/>
                      </w:divBdr>
                    </w:div>
                  </w:divsChild>
                </w:div>
                <w:div w:id="511341705">
                  <w:marLeft w:val="0"/>
                  <w:marRight w:val="0"/>
                  <w:marTop w:val="0"/>
                  <w:marBottom w:val="0"/>
                  <w:divBdr>
                    <w:top w:val="none" w:sz="0" w:space="0" w:color="auto"/>
                    <w:left w:val="none" w:sz="0" w:space="0" w:color="auto"/>
                    <w:bottom w:val="none" w:sz="0" w:space="0" w:color="auto"/>
                    <w:right w:val="none" w:sz="0" w:space="0" w:color="auto"/>
                  </w:divBdr>
                  <w:divsChild>
                    <w:div w:id="1595942038">
                      <w:marLeft w:val="0"/>
                      <w:marRight w:val="0"/>
                      <w:marTop w:val="0"/>
                      <w:marBottom w:val="0"/>
                      <w:divBdr>
                        <w:top w:val="none" w:sz="0" w:space="0" w:color="auto"/>
                        <w:left w:val="none" w:sz="0" w:space="0" w:color="auto"/>
                        <w:bottom w:val="none" w:sz="0" w:space="0" w:color="auto"/>
                        <w:right w:val="none" w:sz="0" w:space="0" w:color="auto"/>
                      </w:divBdr>
                    </w:div>
                  </w:divsChild>
                </w:div>
                <w:div w:id="517281648">
                  <w:marLeft w:val="0"/>
                  <w:marRight w:val="0"/>
                  <w:marTop w:val="0"/>
                  <w:marBottom w:val="0"/>
                  <w:divBdr>
                    <w:top w:val="none" w:sz="0" w:space="0" w:color="auto"/>
                    <w:left w:val="none" w:sz="0" w:space="0" w:color="auto"/>
                    <w:bottom w:val="none" w:sz="0" w:space="0" w:color="auto"/>
                    <w:right w:val="none" w:sz="0" w:space="0" w:color="auto"/>
                  </w:divBdr>
                  <w:divsChild>
                    <w:div w:id="1949972758">
                      <w:marLeft w:val="0"/>
                      <w:marRight w:val="0"/>
                      <w:marTop w:val="0"/>
                      <w:marBottom w:val="0"/>
                      <w:divBdr>
                        <w:top w:val="none" w:sz="0" w:space="0" w:color="auto"/>
                        <w:left w:val="none" w:sz="0" w:space="0" w:color="auto"/>
                        <w:bottom w:val="none" w:sz="0" w:space="0" w:color="auto"/>
                        <w:right w:val="none" w:sz="0" w:space="0" w:color="auto"/>
                      </w:divBdr>
                    </w:div>
                  </w:divsChild>
                </w:div>
                <w:div w:id="553124599">
                  <w:marLeft w:val="0"/>
                  <w:marRight w:val="0"/>
                  <w:marTop w:val="0"/>
                  <w:marBottom w:val="0"/>
                  <w:divBdr>
                    <w:top w:val="none" w:sz="0" w:space="0" w:color="auto"/>
                    <w:left w:val="none" w:sz="0" w:space="0" w:color="auto"/>
                    <w:bottom w:val="none" w:sz="0" w:space="0" w:color="auto"/>
                    <w:right w:val="none" w:sz="0" w:space="0" w:color="auto"/>
                  </w:divBdr>
                  <w:divsChild>
                    <w:div w:id="1198079802">
                      <w:marLeft w:val="0"/>
                      <w:marRight w:val="0"/>
                      <w:marTop w:val="0"/>
                      <w:marBottom w:val="0"/>
                      <w:divBdr>
                        <w:top w:val="none" w:sz="0" w:space="0" w:color="auto"/>
                        <w:left w:val="none" w:sz="0" w:space="0" w:color="auto"/>
                        <w:bottom w:val="none" w:sz="0" w:space="0" w:color="auto"/>
                        <w:right w:val="none" w:sz="0" w:space="0" w:color="auto"/>
                      </w:divBdr>
                    </w:div>
                  </w:divsChild>
                </w:div>
                <w:div w:id="558976390">
                  <w:marLeft w:val="0"/>
                  <w:marRight w:val="0"/>
                  <w:marTop w:val="0"/>
                  <w:marBottom w:val="0"/>
                  <w:divBdr>
                    <w:top w:val="none" w:sz="0" w:space="0" w:color="auto"/>
                    <w:left w:val="none" w:sz="0" w:space="0" w:color="auto"/>
                    <w:bottom w:val="none" w:sz="0" w:space="0" w:color="auto"/>
                    <w:right w:val="none" w:sz="0" w:space="0" w:color="auto"/>
                  </w:divBdr>
                  <w:divsChild>
                    <w:div w:id="486552997">
                      <w:marLeft w:val="0"/>
                      <w:marRight w:val="0"/>
                      <w:marTop w:val="0"/>
                      <w:marBottom w:val="0"/>
                      <w:divBdr>
                        <w:top w:val="none" w:sz="0" w:space="0" w:color="auto"/>
                        <w:left w:val="none" w:sz="0" w:space="0" w:color="auto"/>
                        <w:bottom w:val="none" w:sz="0" w:space="0" w:color="auto"/>
                        <w:right w:val="none" w:sz="0" w:space="0" w:color="auto"/>
                      </w:divBdr>
                    </w:div>
                  </w:divsChild>
                </w:div>
                <w:div w:id="564528653">
                  <w:marLeft w:val="0"/>
                  <w:marRight w:val="0"/>
                  <w:marTop w:val="0"/>
                  <w:marBottom w:val="0"/>
                  <w:divBdr>
                    <w:top w:val="none" w:sz="0" w:space="0" w:color="auto"/>
                    <w:left w:val="none" w:sz="0" w:space="0" w:color="auto"/>
                    <w:bottom w:val="none" w:sz="0" w:space="0" w:color="auto"/>
                    <w:right w:val="none" w:sz="0" w:space="0" w:color="auto"/>
                  </w:divBdr>
                  <w:divsChild>
                    <w:div w:id="1679773212">
                      <w:marLeft w:val="0"/>
                      <w:marRight w:val="0"/>
                      <w:marTop w:val="0"/>
                      <w:marBottom w:val="0"/>
                      <w:divBdr>
                        <w:top w:val="none" w:sz="0" w:space="0" w:color="auto"/>
                        <w:left w:val="none" w:sz="0" w:space="0" w:color="auto"/>
                        <w:bottom w:val="none" w:sz="0" w:space="0" w:color="auto"/>
                        <w:right w:val="none" w:sz="0" w:space="0" w:color="auto"/>
                      </w:divBdr>
                    </w:div>
                  </w:divsChild>
                </w:div>
                <w:div w:id="567351831">
                  <w:marLeft w:val="0"/>
                  <w:marRight w:val="0"/>
                  <w:marTop w:val="0"/>
                  <w:marBottom w:val="0"/>
                  <w:divBdr>
                    <w:top w:val="none" w:sz="0" w:space="0" w:color="auto"/>
                    <w:left w:val="none" w:sz="0" w:space="0" w:color="auto"/>
                    <w:bottom w:val="none" w:sz="0" w:space="0" w:color="auto"/>
                    <w:right w:val="none" w:sz="0" w:space="0" w:color="auto"/>
                  </w:divBdr>
                  <w:divsChild>
                    <w:div w:id="1922985682">
                      <w:marLeft w:val="0"/>
                      <w:marRight w:val="0"/>
                      <w:marTop w:val="0"/>
                      <w:marBottom w:val="0"/>
                      <w:divBdr>
                        <w:top w:val="none" w:sz="0" w:space="0" w:color="auto"/>
                        <w:left w:val="none" w:sz="0" w:space="0" w:color="auto"/>
                        <w:bottom w:val="none" w:sz="0" w:space="0" w:color="auto"/>
                        <w:right w:val="none" w:sz="0" w:space="0" w:color="auto"/>
                      </w:divBdr>
                    </w:div>
                  </w:divsChild>
                </w:div>
                <w:div w:id="576599968">
                  <w:marLeft w:val="0"/>
                  <w:marRight w:val="0"/>
                  <w:marTop w:val="0"/>
                  <w:marBottom w:val="0"/>
                  <w:divBdr>
                    <w:top w:val="none" w:sz="0" w:space="0" w:color="auto"/>
                    <w:left w:val="none" w:sz="0" w:space="0" w:color="auto"/>
                    <w:bottom w:val="none" w:sz="0" w:space="0" w:color="auto"/>
                    <w:right w:val="none" w:sz="0" w:space="0" w:color="auto"/>
                  </w:divBdr>
                  <w:divsChild>
                    <w:div w:id="829714100">
                      <w:marLeft w:val="0"/>
                      <w:marRight w:val="0"/>
                      <w:marTop w:val="0"/>
                      <w:marBottom w:val="0"/>
                      <w:divBdr>
                        <w:top w:val="none" w:sz="0" w:space="0" w:color="auto"/>
                        <w:left w:val="none" w:sz="0" w:space="0" w:color="auto"/>
                        <w:bottom w:val="none" w:sz="0" w:space="0" w:color="auto"/>
                        <w:right w:val="none" w:sz="0" w:space="0" w:color="auto"/>
                      </w:divBdr>
                    </w:div>
                  </w:divsChild>
                </w:div>
                <w:div w:id="584462495">
                  <w:marLeft w:val="0"/>
                  <w:marRight w:val="0"/>
                  <w:marTop w:val="0"/>
                  <w:marBottom w:val="0"/>
                  <w:divBdr>
                    <w:top w:val="none" w:sz="0" w:space="0" w:color="auto"/>
                    <w:left w:val="none" w:sz="0" w:space="0" w:color="auto"/>
                    <w:bottom w:val="none" w:sz="0" w:space="0" w:color="auto"/>
                    <w:right w:val="none" w:sz="0" w:space="0" w:color="auto"/>
                  </w:divBdr>
                  <w:divsChild>
                    <w:div w:id="639110683">
                      <w:marLeft w:val="0"/>
                      <w:marRight w:val="0"/>
                      <w:marTop w:val="0"/>
                      <w:marBottom w:val="0"/>
                      <w:divBdr>
                        <w:top w:val="none" w:sz="0" w:space="0" w:color="auto"/>
                        <w:left w:val="none" w:sz="0" w:space="0" w:color="auto"/>
                        <w:bottom w:val="none" w:sz="0" w:space="0" w:color="auto"/>
                        <w:right w:val="none" w:sz="0" w:space="0" w:color="auto"/>
                      </w:divBdr>
                    </w:div>
                  </w:divsChild>
                </w:div>
                <w:div w:id="621303822">
                  <w:marLeft w:val="0"/>
                  <w:marRight w:val="0"/>
                  <w:marTop w:val="0"/>
                  <w:marBottom w:val="0"/>
                  <w:divBdr>
                    <w:top w:val="none" w:sz="0" w:space="0" w:color="auto"/>
                    <w:left w:val="none" w:sz="0" w:space="0" w:color="auto"/>
                    <w:bottom w:val="none" w:sz="0" w:space="0" w:color="auto"/>
                    <w:right w:val="none" w:sz="0" w:space="0" w:color="auto"/>
                  </w:divBdr>
                  <w:divsChild>
                    <w:div w:id="492373350">
                      <w:marLeft w:val="0"/>
                      <w:marRight w:val="0"/>
                      <w:marTop w:val="0"/>
                      <w:marBottom w:val="0"/>
                      <w:divBdr>
                        <w:top w:val="none" w:sz="0" w:space="0" w:color="auto"/>
                        <w:left w:val="none" w:sz="0" w:space="0" w:color="auto"/>
                        <w:bottom w:val="none" w:sz="0" w:space="0" w:color="auto"/>
                        <w:right w:val="none" w:sz="0" w:space="0" w:color="auto"/>
                      </w:divBdr>
                    </w:div>
                  </w:divsChild>
                </w:div>
                <w:div w:id="635843223">
                  <w:marLeft w:val="0"/>
                  <w:marRight w:val="0"/>
                  <w:marTop w:val="0"/>
                  <w:marBottom w:val="0"/>
                  <w:divBdr>
                    <w:top w:val="none" w:sz="0" w:space="0" w:color="auto"/>
                    <w:left w:val="none" w:sz="0" w:space="0" w:color="auto"/>
                    <w:bottom w:val="none" w:sz="0" w:space="0" w:color="auto"/>
                    <w:right w:val="none" w:sz="0" w:space="0" w:color="auto"/>
                  </w:divBdr>
                  <w:divsChild>
                    <w:div w:id="2099671225">
                      <w:marLeft w:val="0"/>
                      <w:marRight w:val="0"/>
                      <w:marTop w:val="0"/>
                      <w:marBottom w:val="0"/>
                      <w:divBdr>
                        <w:top w:val="none" w:sz="0" w:space="0" w:color="auto"/>
                        <w:left w:val="none" w:sz="0" w:space="0" w:color="auto"/>
                        <w:bottom w:val="none" w:sz="0" w:space="0" w:color="auto"/>
                        <w:right w:val="none" w:sz="0" w:space="0" w:color="auto"/>
                      </w:divBdr>
                    </w:div>
                  </w:divsChild>
                </w:div>
                <w:div w:id="636107960">
                  <w:marLeft w:val="0"/>
                  <w:marRight w:val="0"/>
                  <w:marTop w:val="0"/>
                  <w:marBottom w:val="0"/>
                  <w:divBdr>
                    <w:top w:val="none" w:sz="0" w:space="0" w:color="auto"/>
                    <w:left w:val="none" w:sz="0" w:space="0" w:color="auto"/>
                    <w:bottom w:val="none" w:sz="0" w:space="0" w:color="auto"/>
                    <w:right w:val="none" w:sz="0" w:space="0" w:color="auto"/>
                  </w:divBdr>
                  <w:divsChild>
                    <w:div w:id="1190678751">
                      <w:marLeft w:val="0"/>
                      <w:marRight w:val="0"/>
                      <w:marTop w:val="0"/>
                      <w:marBottom w:val="0"/>
                      <w:divBdr>
                        <w:top w:val="none" w:sz="0" w:space="0" w:color="auto"/>
                        <w:left w:val="none" w:sz="0" w:space="0" w:color="auto"/>
                        <w:bottom w:val="none" w:sz="0" w:space="0" w:color="auto"/>
                        <w:right w:val="none" w:sz="0" w:space="0" w:color="auto"/>
                      </w:divBdr>
                    </w:div>
                  </w:divsChild>
                </w:div>
                <w:div w:id="638538813">
                  <w:marLeft w:val="0"/>
                  <w:marRight w:val="0"/>
                  <w:marTop w:val="0"/>
                  <w:marBottom w:val="0"/>
                  <w:divBdr>
                    <w:top w:val="none" w:sz="0" w:space="0" w:color="auto"/>
                    <w:left w:val="none" w:sz="0" w:space="0" w:color="auto"/>
                    <w:bottom w:val="none" w:sz="0" w:space="0" w:color="auto"/>
                    <w:right w:val="none" w:sz="0" w:space="0" w:color="auto"/>
                  </w:divBdr>
                  <w:divsChild>
                    <w:div w:id="1480731252">
                      <w:marLeft w:val="0"/>
                      <w:marRight w:val="0"/>
                      <w:marTop w:val="0"/>
                      <w:marBottom w:val="0"/>
                      <w:divBdr>
                        <w:top w:val="none" w:sz="0" w:space="0" w:color="auto"/>
                        <w:left w:val="none" w:sz="0" w:space="0" w:color="auto"/>
                        <w:bottom w:val="none" w:sz="0" w:space="0" w:color="auto"/>
                        <w:right w:val="none" w:sz="0" w:space="0" w:color="auto"/>
                      </w:divBdr>
                    </w:div>
                  </w:divsChild>
                </w:div>
                <w:div w:id="643390523">
                  <w:marLeft w:val="0"/>
                  <w:marRight w:val="0"/>
                  <w:marTop w:val="0"/>
                  <w:marBottom w:val="0"/>
                  <w:divBdr>
                    <w:top w:val="none" w:sz="0" w:space="0" w:color="auto"/>
                    <w:left w:val="none" w:sz="0" w:space="0" w:color="auto"/>
                    <w:bottom w:val="none" w:sz="0" w:space="0" w:color="auto"/>
                    <w:right w:val="none" w:sz="0" w:space="0" w:color="auto"/>
                  </w:divBdr>
                  <w:divsChild>
                    <w:div w:id="655188713">
                      <w:marLeft w:val="0"/>
                      <w:marRight w:val="0"/>
                      <w:marTop w:val="0"/>
                      <w:marBottom w:val="0"/>
                      <w:divBdr>
                        <w:top w:val="none" w:sz="0" w:space="0" w:color="auto"/>
                        <w:left w:val="none" w:sz="0" w:space="0" w:color="auto"/>
                        <w:bottom w:val="none" w:sz="0" w:space="0" w:color="auto"/>
                        <w:right w:val="none" w:sz="0" w:space="0" w:color="auto"/>
                      </w:divBdr>
                    </w:div>
                  </w:divsChild>
                </w:div>
                <w:div w:id="660042241">
                  <w:marLeft w:val="0"/>
                  <w:marRight w:val="0"/>
                  <w:marTop w:val="0"/>
                  <w:marBottom w:val="0"/>
                  <w:divBdr>
                    <w:top w:val="none" w:sz="0" w:space="0" w:color="auto"/>
                    <w:left w:val="none" w:sz="0" w:space="0" w:color="auto"/>
                    <w:bottom w:val="none" w:sz="0" w:space="0" w:color="auto"/>
                    <w:right w:val="none" w:sz="0" w:space="0" w:color="auto"/>
                  </w:divBdr>
                  <w:divsChild>
                    <w:div w:id="585846460">
                      <w:marLeft w:val="0"/>
                      <w:marRight w:val="0"/>
                      <w:marTop w:val="0"/>
                      <w:marBottom w:val="0"/>
                      <w:divBdr>
                        <w:top w:val="none" w:sz="0" w:space="0" w:color="auto"/>
                        <w:left w:val="none" w:sz="0" w:space="0" w:color="auto"/>
                        <w:bottom w:val="none" w:sz="0" w:space="0" w:color="auto"/>
                        <w:right w:val="none" w:sz="0" w:space="0" w:color="auto"/>
                      </w:divBdr>
                    </w:div>
                  </w:divsChild>
                </w:div>
                <w:div w:id="679356632">
                  <w:marLeft w:val="0"/>
                  <w:marRight w:val="0"/>
                  <w:marTop w:val="0"/>
                  <w:marBottom w:val="0"/>
                  <w:divBdr>
                    <w:top w:val="none" w:sz="0" w:space="0" w:color="auto"/>
                    <w:left w:val="none" w:sz="0" w:space="0" w:color="auto"/>
                    <w:bottom w:val="none" w:sz="0" w:space="0" w:color="auto"/>
                    <w:right w:val="none" w:sz="0" w:space="0" w:color="auto"/>
                  </w:divBdr>
                  <w:divsChild>
                    <w:div w:id="198326490">
                      <w:marLeft w:val="0"/>
                      <w:marRight w:val="0"/>
                      <w:marTop w:val="0"/>
                      <w:marBottom w:val="0"/>
                      <w:divBdr>
                        <w:top w:val="none" w:sz="0" w:space="0" w:color="auto"/>
                        <w:left w:val="none" w:sz="0" w:space="0" w:color="auto"/>
                        <w:bottom w:val="none" w:sz="0" w:space="0" w:color="auto"/>
                        <w:right w:val="none" w:sz="0" w:space="0" w:color="auto"/>
                      </w:divBdr>
                    </w:div>
                  </w:divsChild>
                </w:div>
                <w:div w:id="679816080">
                  <w:marLeft w:val="0"/>
                  <w:marRight w:val="0"/>
                  <w:marTop w:val="0"/>
                  <w:marBottom w:val="0"/>
                  <w:divBdr>
                    <w:top w:val="none" w:sz="0" w:space="0" w:color="auto"/>
                    <w:left w:val="none" w:sz="0" w:space="0" w:color="auto"/>
                    <w:bottom w:val="none" w:sz="0" w:space="0" w:color="auto"/>
                    <w:right w:val="none" w:sz="0" w:space="0" w:color="auto"/>
                  </w:divBdr>
                  <w:divsChild>
                    <w:div w:id="710032960">
                      <w:marLeft w:val="0"/>
                      <w:marRight w:val="0"/>
                      <w:marTop w:val="0"/>
                      <w:marBottom w:val="0"/>
                      <w:divBdr>
                        <w:top w:val="none" w:sz="0" w:space="0" w:color="auto"/>
                        <w:left w:val="none" w:sz="0" w:space="0" w:color="auto"/>
                        <w:bottom w:val="none" w:sz="0" w:space="0" w:color="auto"/>
                        <w:right w:val="none" w:sz="0" w:space="0" w:color="auto"/>
                      </w:divBdr>
                    </w:div>
                  </w:divsChild>
                </w:div>
                <w:div w:id="713044727">
                  <w:marLeft w:val="0"/>
                  <w:marRight w:val="0"/>
                  <w:marTop w:val="0"/>
                  <w:marBottom w:val="0"/>
                  <w:divBdr>
                    <w:top w:val="none" w:sz="0" w:space="0" w:color="auto"/>
                    <w:left w:val="none" w:sz="0" w:space="0" w:color="auto"/>
                    <w:bottom w:val="none" w:sz="0" w:space="0" w:color="auto"/>
                    <w:right w:val="none" w:sz="0" w:space="0" w:color="auto"/>
                  </w:divBdr>
                  <w:divsChild>
                    <w:div w:id="1066221663">
                      <w:marLeft w:val="0"/>
                      <w:marRight w:val="0"/>
                      <w:marTop w:val="0"/>
                      <w:marBottom w:val="0"/>
                      <w:divBdr>
                        <w:top w:val="none" w:sz="0" w:space="0" w:color="auto"/>
                        <w:left w:val="none" w:sz="0" w:space="0" w:color="auto"/>
                        <w:bottom w:val="none" w:sz="0" w:space="0" w:color="auto"/>
                        <w:right w:val="none" w:sz="0" w:space="0" w:color="auto"/>
                      </w:divBdr>
                    </w:div>
                  </w:divsChild>
                </w:div>
                <w:div w:id="718746964">
                  <w:marLeft w:val="0"/>
                  <w:marRight w:val="0"/>
                  <w:marTop w:val="0"/>
                  <w:marBottom w:val="0"/>
                  <w:divBdr>
                    <w:top w:val="none" w:sz="0" w:space="0" w:color="auto"/>
                    <w:left w:val="none" w:sz="0" w:space="0" w:color="auto"/>
                    <w:bottom w:val="none" w:sz="0" w:space="0" w:color="auto"/>
                    <w:right w:val="none" w:sz="0" w:space="0" w:color="auto"/>
                  </w:divBdr>
                  <w:divsChild>
                    <w:div w:id="283198176">
                      <w:marLeft w:val="0"/>
                      <w:marRight w:val="0"/>
                      <w:marTop w:val="0"/>
                      <w:marBottom w:val="0"/>
                      <w:divBdr>
                        <w:top w:val="none" w:sz="0" w:space="0" w:color="auto"/>
                        <w:left w:val="none" w:sz="0" w:space="0" w:color="auto"/>
                        <w:bottom w:val="none" w:sz="0" w:space="0" w:color="auto"/>
                        <w:right w:val="none" w:sz="0" w:space="0" w:color="auto"/>
                      </w:divBdr>
                    </w:div>
                  </w:divsChild>
                </w:div>
                <w:div w:id="738945340">
                  <w:marLeft w:val="0"/>
                  <w:marRight w:val="0"/>
                  <w:marTop w:val="0"/>
                  <w:marBottom w:val="0"/>
                  <w:divBdr>
                    <w:top w:val="none" w:sz="0" w:space="0" w:color="auto"/>
                    <w:left w:val="none" w:sz="0" w:space="0" w:color="auto"/>
                    <w:bottom w:val="none" w:sz="0" w:space="0" w:color="auto"/>
                    <w:right w:val="none" w:sz="0" w:space="0" w:color="auto"/>
                  </w:divBdr>
                  <w:divsChild>
                    <w:div w:id="1282541039">
                      <w:marLeft w:val="0"/>
                      <w:marRight w:val="0"/>
                      <w:marTop w:val="0"/>
                      <w:marBottom w:val="0"/>
                      <w:divBdr>
                        <w:top w:val="none" w:sz="0" w:space="0" w:color="auto"/>
                        <w:left w:val="none" w:sz="0" w:space="0" w:color="auto"/>
                        <w:bottom w:val="none" w:sz="0" w:space="0" w:color="auto"/>
                        <w:right w:val="none" w:sz="0" w:space="0" w:color="auto"/>
                      </w:divBdr>
                    </w:div>
                  </w:divsChild>
                </w:div>
                <w:div w:id="754014689">
                  <w:marLeft w:val="0"/>
                  <w:marRight w:val="0"/>
                  <w:marTop w:val="0"/>
                  <w:marBottom w:val="0"/>
                  <w:divBdr>
                    <w:top w:val="none" w:sz="0" w:space="0" w:color="auto"/>
                    <w:left w:val="none" w:sz="0" w:space="0" w:color="auto"/>
                    <w:bottom w:val="none" w:sz="0" w:space="0" w:color="auto"/>
                    <w:right w:val="none" w:sz="0" w:space="0" w:color="auto"/>
                  </w:divBdr>
                  <w:divsChild>
                    <w:div w:id="9765886">
                      <w:marLeft w:val="0"/>
                      <w:marRight w:val="0"/>
                      <w:marTop w:val="0"/>
                      <w:marBottom w:val="0"/>
                      <w:divBdr>
                        <w:top w:val="none" w:sz="0" w:space="0" w:color="auto"/>
                        <w:left w:val="none" w:sz="0" w:space="0" w:color="auto"/>
                        <w:bottom w:val="none" w:sz="0" w:space="0" w:color="auto"/>
                        <w:right w:val="none" w:sz="0" w:space="0" w:color="auto"/>
                      </w:divBdr>
                    </w:div>
                  </w:divsChild>
                </w:div>
                <w:div w:id="796415584">
                  <w:marLeft w:val="0"/>
                  <w:marRight w:val="0"/>
                  <w:marTop w:val="0"/>
                  <w:marBottom w:val="0"/>
                  <w:divBdr>
                    <w:top w:val="none" w:sz="0" w:space="0" w:color="auto"/>
                    <w:left w:val="none" w:sz="0" w:space="0" w:color="auto"/>
                    <w:bottom w:val="none" w:sz="0" w:space="0" w:color="auto"/>
                    <w:right w:val="none" w:sz="0" w:space="0" w:color="auto"/>
                  </w:divBdr>
                  <w:divsChild>
                    <w:div w:id="1839492562">
                      <w:marLeft w:val="0"/>
                      <w:marRight w:val="0"/>
                      <w:marTop w:val="0"/>
                      <w:marBottom w:val="0"/>
                      <w:divBdr>
                        <w:top w:val="none" w:sz="0" w:space="0" w:color="auto"/>
                        <w:left w:val="none" w:sz="0" w:space="0" w:color="auto"/>
                        <w:bottom w:val="none" w:sz="0" w:space="0" w:color="auto"/>
                        <w:right w:val="none" w:sz="0" w:space="0" w:color="auto"/>
                      </w:divBdr>
                    </w:div>
                  </w:divsChild>
                </w:div>
                <w:div w:id="799148147">
                  <w:marLeft w:val="0"/>
                  <w:marRight w:val="0"/>
                  <w:marTop w:val="0"/>
                  <w:marBottom w:val="0"/>
                  <w:divBdr>
                    <w:top w:val="none" w:sz="0" w:space="0" w:color="auto"/>
                    <w:left w:val="none" w:sz="0" w:space="0" w:color="auto"/>
                    <w:bottom w:val="none" w:sz="0" w:space="0" w:color="auto"/>
                    <w:right w:val="none" w:sz="0" w:space="0" w:color="auto"/>
                  </w:divBdr>
                  <w:divsChild>
                    <w:div w:id="827940278">
                      <w:marLeft w:val="0"/>
                      <w:marRight w:val="0"/>
                      <w:marTop w:val="0"/>
                      <w:marBottom w:val="0"/>
                      <w:divBdr>
                        <w:top w:val="none" w:sz="0" w:space="0" w:color="auto"/>
                        <w:left w:val="none" w:sz="0" w:space="0" w:color="auto"/>
                        <w:bottom w:val="none" w:sz="0" w:space="0" w:color="auto"/>
                        <w:right w:val="none" w:sz="0" w:space="0" w:color="auto"/>
                      </w:divBdr>
                    </w:div>
                  </w:divsChild>
                </w:div>
                <w:div w:id="830875351">
                  <w:marLeft w:val="0"/>
                  <w:marRight w:val="0"/>
                  <w:marTop w:val="0"/>
                  <w:marBottom w:val="0"/>
                  <w:divBdr>
                    <w:top w:val="none" w:sz="0" w:space="0" w:color="auto"/>
                    <w:left w:val="none" w:sz="0" w:space="0" w:color="auto"/>
                    <w:bottom w:val="none" w:sz="0" w:space="0" w:color="auto"/>
                    <w:right w:val="none" w:sz="0" w:space="0" w:color="auto"/>
                  </w:divBdr>
                  <w:divsChild>
                    <w:div w:id="932857121">
                      <w:marLeft w:val="0"/>
                      <w:marRight w:val="0"/>
                      <w:marTop w:val="0"/>
                      <w:marBottom w:val="0"/>
                      <w:divBdr>
                        <w:top w:val="none" w:sz="0" w:space="0" w:color="auto"/>
                        <w:left w:val="none" w:sz="0" w:space="0" w:color="auto"/>
                        <w:bottom w:val="none" w:sz="0" w:space="0" w:color="auto"/>
                        <w:right w:val="none" w:sz="0" w:space="0" w:color="auto"/>
                      </w:divBdr>
                    </w:div>
                  </w:divsChild>
                </w:div>
                <w:div w:id="832598634">
                  <w:marLeft w:val="0"/>
                  <w:marRight w:val="0"/>
                  <w:marTop w:val="0"/>
                  <w:marBottom w:val="0"/>
                  <w:divBdr>
                    <w:top w:val="none" w:sz="0" w:space="0" w:color="auto"/>
                    <w:left w:val="none" w:sz="0" w:space="0" w:color="auto"/>
                    <w:bottom w:val="none" w:sz="0" w:space="0" w:color="auto"/>
                    <w:right w:val="none" w:sz="0" w:space="0" w:color="auto"/>
                  </w:divBdr>
                  <w:divsChild>
                    <w:div w:id="269358303">
                      <w:marLeft w:val="0"/>
                      <w:marRight w:val="0"/>
                      <w:marTop w:val="0"/>
                      <w:marBottom w:val="0"/>
                      <w:divBdr>
                        <w:top w:val="none" w:sz="0" w:space="0" w:color="auto"/>
                        <w:left w:val="none" w:sz="0" w:space="0" w:color="auto"/>
                        <w:bottom w:val="none" w:sz="0" w:space="0" w:color="auto"/>
                        <w:right w:val="none" w:sz="0" w:space="0" w:color="auto"/>
                      </w:divBdr>
                    </w:div>
                  </w:divsChild>
                </w:div>
                <w:div w:id="836117555">
                  <w:marLeft w:val="0"/>
                  <w:marRight w:val="0"/>
                  <w:marTop w:val="0"/>
                  <w:marBottom w:val="0"/>
                  <w:divBdr>
                    <w:top w:val="none" w:sz="0" w:space="0" w:color="auto"/>
                    <w:left w:val="none" w:sz="0" w:space="0" w:color="auto"/>
                    <w:bottom w:val="none" w:sz="0" w:space="0" w:color="auto"/>
                    <w:right w:val="none" w:sz="0" w:space="0" w:color="auto"/>
                  </w:divBdr>
                  <w:divsChild>
                    <w:div w:id="438334280">
                      <w:marLeft w:val="0"/>
                      <w:marRight w:val="0"/>
                      <w:marTop w:val="0"/>
                      <w:marBottom w:val="0"/>
                      <w:divBdr>
                        <w:top w:val="none" w:sz="0" w:space="0" w:color="auto"/>
                        <w:left w:val="none" w:sz="0" w:space="0" w:color="auto"/>
                        <w:bottom w:val="none" w:sz="0" w:space="0" w:color="auto"/>
                        <w:right w:val="none" w:sz="0" w:space="0" w:color="auto"/>
                      </w:divBdr>
                    </w:div>
                  </w:divsChild>
                </w:div>
                <w:div w:id="839349514">
                  <w:marLeft w:val="0"/>
                  <w:marRight w:val="0"/>
                  <w:marTop w:val="0"/>
                  <w:marBottom w:val="0"/>
                  <w:divBdr>
                    <w:top w:val="none" w:sz="0" w:space="0" w:color="auto"/>
                    <w:left w:val="none" w:sz="0" w:space="0" w:color="auto"/>
                    <w:bottom w:val="none" w:sz="0" w:space="0" w:color="auto"/>
                    <w:right w:val="none" w:sz="0" w:space="0" w:color="auto"/>
                  </w:divBdr>
                  <w:divsChild>
                    <w:div w:id="1666543535">
                      <w:marLeft w:val="0"/>
                      <w:marRight w:val="0"/>
                      <w:marTop w:val="0"/>
                      <w:marBottom w:val="0"/>
                      <w:divBdr>
                        <w:top w:val="none" w:sz="0" w:space="0" w:color="auto"/>
                        <w:left w:val="none" w:sz="0" w:space="0" w:color="auto"/>
                        <w:bottom w:val="none" w:sz="0" w:space="0" w:color="auto"/>
                        <w:right w:val="none" w:sz="0" w:space="0" w:color="auto"/>
                      </w:divBdr>
                    </w:div>
                  </w:divsChild>
                </w:div>
                <w:div w:id="887764553">
                  <w:marLeft w:val="0"/>
                  <w:marRight w:val="0"/>
                  <w:marTop w:val="0"/>
                  <w:marBottom w:val="0"/>
                  <w:divBdr>
                    <w:top w:val="none" w:sz="0" w:space="0" w:color="auto"/>
                    <w:left w:val="none" w:sz="0" w:space="0" w:color="auto"/>
                    <w:bottom w:val="none" w:sz="0" w:space="0" w:color="auto"/>
                    <w:right w:val="none" w:sz="0" w:space="0" w:color="auto"/>
                  </w:divBdr>
                  <w:divsChild>
                    <w:div w:id="99573284">
                      <w:marLeft w:val="0"/>
                      <w:marRight w:val="0"/>
                      <w:marTop w:val="0"/>
                      <w:marBottom w:val="0"/>
                      <w:divBdr>
                        <w:top w:val="none" w:sz="0" w:space="0" w:color="auto"/>
                        <w:left w:val="none" w:sz="0" w:space="0" w:color="auto"/>
                        <w:bottom w:val="none" w:sz="0" w:space="0" w:color="auto"/>
                        <w:right w:val="none" w:sz="0" w:space="0" w:color="auto"/>
                      </w:divBdr>
                    </w:div>
                  </w:divsChild>
                </w:div>
                <w:div w:id="935284060">
                  <w:marLeft w:val="0"/>
                  <w:marRight w:val="0"/>
                  <w:marTop w:val="0"/>
                  <w:marBottom w:val="0"/>
                  <w:divBdr>
                    <w:top w:val="none" w:sz="0" w:space="0" w:color="auto"/>
                    <w:left w:val="none" w:sz="0" w:space="0" w:color="auto"/>
                    <w:bottom w:val="none" w:sz="0" w:space="0" w:color="auto"/>
                    <w:right w:val="none" w:sz="0" w:space="0" w:color="auto"/>
                  </w:divBdr>
                  <w:divsChild>
                    <w:div w:id="895356050">
                      <w:marLeft w:val="0"/>
                      <w:marRight w:val="0"/>
                      <w:marTop w:val="0"/>
                      <w:marBottom w:val="0"/>
                      <w:divBdr>
                        <w:top w:val="none" w:sz="0" w:space="0" w:color="auto"/>
                        <w:left w:val="none" w:sz="0" w:space="0" w:color="auto"/>
                        <w:bottom w:val="none" w:sz="0" w:space="0" w:color="auto"/>
                        <w:right w:val="none" w:sz="0" w:space="0" w:color="auto"/>
                      </w:divBdr>
                    </w:div>
                  </w:divsChild>
                </w:div>
                <w:div w:id="975909833">
                  <w:marLeft w:val="0"/>
                  <w:marRight w:val="0"/>
                  <w:marTop w:val="0"/>
                  <w:marBottom w:val="0"/>
                  <w:divBdr>
                    <w:top w:val="none" w:sz="0" w:space="0" w:color="auto"/>
                    <w:left w:val="none" w:sz="0" w:space="0" w:color="auto"/>
                    <w:bottom w:val="none" w:sz="0" w:space="0" w:color="auto"/>
                    <w:right w:val="none" w:sz="0" w:space="0" w:color="auto"/>
                  </w:divBdr>
                  <w:divsChild>
                    <w:div w:id="613177405">
                      <w:marLeft w:val="0"/>
                      <w:marRight w:val="0"/>
                      <w:marTop w:val="0"/>
                      <w:marBottom w:val="0"/>
                      <w:divBdr>
                        <w:top w:val="none" w:sz="0" w:space="0" w:color="auto"/>
                        <w:left w:val="none" w:sz="0" w:space="0" w:color="auto"/>
                        <w:bottom w:val="none" w:sz="0" w:space="0" w:color="auto"/>
                        <w:right w:val="none" w:sz="0" w:space="0" w:color="auto"/>
                      </w:divBdr>
                    </w:div>
                  </w:divsChild>
                </w:div>
                <w:div w:id="980111049">
                  <w:marLeft w:val="0"/>
                  <w:marRight w:val="0"/>
                  <w:marTop w:val="0"/>
                  <w:marBottom w:val="0"/>
                  <w:divBdr>
                    <w:top w:val="none" w:sz="0" w:space="0" w:color="auto"/>
                    <w:left w:val="none" w:sz="0" w:space="0" w:color="auto"/>
                    <w:bottom w:val="none" w:sz="0" w:space="0" w:color="auto"/>
                    <w:right w:val="none" w:sz="0" w:space="0" w:color="auto"/>
                  </w:divBdr>
                  <w:divsChild>
                    <w:div w:id="1197084481">
                      <w:marLeft w:val="0"/>
                      <w:marRight w:val="0"/>
                      <w:marTop w:val="0"/>
                      <w:marBottom w:val="0"/>
                      <w:divBdr>
                        <w:top w:val="none" w:sz="0" w:space="0" w:color="auto"/>
                        <w:left w:val="none" w:sz="0" w:space="0" w:color="auto"/>
                        <w:bottom w:val="none" w:sz="0" w:space="0" w:color="auto"/>
                        <w:right w:val="none" w:sz="0" w:space="0" w:color="auto"/>
                      </w:divBdr>
                    </w:div>
                  </w:divsChild>
                </w:div>
                <w:div w:id="998079042">
                  <w:marLeft w:val="0"/>
                  <w:marRight w:val="0"/>
                  <w:marTop w:val="0"/>
                  <w:marBottom w:val="0"/>
                  <w:divBdr>
                    <w:top w:val="none" w:sz="0" w:space="0" w:color="auto"/>
                    <w:left w:val="none" w:sz="0" w:space="0" w:color="auto"/>
                    <w:bottom w:val="none" w:sz="0" w:space="0" w:color="auto"/>
                    <w:right w:val="none" w:sz="0" w:space="0" w:color="auto"/>
                  </w:divBdr>
                  <w:divsChild>
                    <w:div w:id="1719351962">
                      <w:marLeft w:val="0"/>
                      <w:marRight w:val="0"/>
                      <w:marTop w:val="0"/>
                      <w:marBottom w:val="0"/>
                      <w:divBdr>
                        <w:top w:val="none" w:sz="0" w:space="0" w:color="auto"/>
                        <w:left w:val="none" w:sz="0" w:space="0" w:color="auto"/>
                        <w:bottom w:val="none" w:sz="0" w:space="0" w:color="auto"/>
                        <w:right w:val="none" w:sz="0" w:space="0" w:color="auto"/>
                      </w:divBdr>
                    </w:div>
                  </w:divsChild>
                </w:div>
                <w:div w:id="1000082734">
                  <w:marLeft w:val="0"/>
                  <w:marRight w:val="0"/>
                  <w:marTop w:val="0"/>
                  <w:marBottom w:val="0"/>
                  <w:divBdr>
                    <w:top w:val="none" w:sz="0" w:space="0" w:color="auto"/>
                    <w:left w:val="none" w:sz="0" w:space="0" w:color="auto"/>
                    <w:bottom w:val="none" w:sz="0" w:space="0" w:color="auto"/>
                    <w:right w:val="none" w:sz="0" w:space="0" w:color="auto"/>
                  </w:divBdr>
                  <w:divsChild>
                    <w:div w:id="445275284">
                      <w:marLeft w:val="0"/>
                      <w:marRight w:val="0"/>
                      <w:marTop w:val="0"/>
                      <w:marBottom w:val="0"/>
                      <w:divBdr>
                        <w:top w:val="none" w:sz="0" w:space="0" w:color="auto"/>
                        <w:left w:val="none" w:sz="0" w:space="0" w:color="auto"/>
                        <w:bottom w:val="none" w:sz="0" w:space="0" w:color="auto"/>
                        <w:right w:val="none" w:sz="0" w:space="0" w:color="auto"/>
                      </w:divBdr>
                    </w:div>
                  </w:divsChild>
                </w:div>
                <w:div w:id="1020660615">
                  <w:marLeft w:val="0"/>
                  <w:marRight w:val="0"/>
                  <w:marTop w:val="0"/>
                  <w:marBottom w:val="0"/>
                  <w:divBdr>
                    <w:top w:val="none" w:sz="0" w:space="0" w:color="auto"/>
                    <w:left w:val="none" w:sz="0" w:space="0" w:color="auto"/>
                    <w:bottom w:val="none" w:sz="0" w:space="0" w:color="auto"/>
                    <w:right w:val="none" w:sz="0" w:space="0" w:color="auto"/>
                  </w:divBdr>
                  <w:divsChild>
                    <w:div w:id="1758012987">
                      <w:marLeft w:val="0"/>
                      <w:marRight w:val="0"/>
                      <w:marTop w:val="0"/>
                      <w:marBottom w:val="0"/>
                      <w:divBdr>
                        <w:top w:val="none" w:sz="0" w:space="0" w:color="auto"/>
                        <w:left w:val="none" w:sz="0" w:space="0" w:color="auto"/>
                        <w:bottom w:val="none" w:sz="0" w:space="0" w:color="auto"/>
                        <w:right w:val="none" w:sz="0" w:space="0" w:color="auto"/>
                      </w:divBdr>
                    </w:div>
                  </w:divsChild>
                </w:div>
                <w:div w:id="1022130094">
                  <w:marLeft w:val="0"/>
                  <w:marRight w:val="0"/>
                  <w:marTop w:val="0"/>
                  <w:marBottom w:val="0"/>
                  <w:divBdr>
                    <w:top w:val="none" w:sz="0" w:space="0" w:color="auto"/>
                    <w:left w:val="none" w:sz="0" w:space="0" w:color="auto"/>
                    <w:bottom w:val="none" w:sz="0" w:space="0" w:color="auto"/>
                    <w:right w:val="none" w:sz="0" w:space="0" w:color="auto"/>
                  </w:divBdr>
                  <w:divsChild>
                    <w:div w:id="2028676377">
                      <w:marLeft w:val="0"/>
                      <w:marRight w:val="0"/>
                      <w:marTop w:val="0"/>
                      <w:marBottom w:val="0"/>
                      <w:divBdr>
                        <w:top w:val="none" w:sz="0" w:space="0" w:color="auto"/>
                        <w:left w:val="none" w:sz="0" w:space="0" w:color="auto"/>
                        <w:bottom w:val="none" w:sz="0" w:space="0" w:color="auto"/>
                        <w:right w:val="none" w:sz="0" w:space="0" w:color="auto"/>
                      </w:divBdr>
                    </w:div>
                  </w:divsChild>
                </w:div>
                <w:div w:id="1039352580">
                  <w:marLeft w:val="0"/>
                  <w:marRight w:val="0"/>
                  <w:marTop w:val="0"/>
                  <w:marBottom w:val="0"/>
                  <w:divBdr>
                    <w:top w:val="none" w:sz="0" w:space="0" w:color="auto"/>
                    <w:left w:val="none" w:sz="0" w:space="0" w:color="auto"/>
                    <w:bottom w:val="none" w:sz="0" w:space="0" w:color="auto"/>
                    <w:right w:val="none" w:sz="0" w:space="0" w:color="auto"/>
                  </w:divBdr>
                  <w:divsChild>
                    <w:div w:id="798836512">
                      <w:marLeft w:val="0"/>
                      <w:marRight w:val="0"/>
                      <w:marTop w:val="0"/>
                      <w:marBottom w:val="0"/>
                      <w:divBdr>
                        <w:top w:val="none" w:sz="0" w:space="0" w:color="auto"/>
                        <w:left w:val="none" w:sz="0" w:space="0" w:color="auto"/>
                        <w:bottom w:val="none" w:sz="0" w:space="0" w:color="auto"/>
                        <w:right w:val="none" w:sz="0" w:space="0" w:color="auto"/>
                      </w:divBdr>
                    </w:div>
                  </w:divsChild>
                </w:div>
                <w:div w:id="1056706681">
                  <w:marLeft w:val="0"/>
                  <w:marRight w:val="0"/>
                  <w:marTop w:val="0"/>
                  <w:marBottom w:val="0"/>
                  <w:divBdr>
                    <w:top w:val="none" w:sz="0" w:space="0" w:color="auto"/>
                    <w:left w:val="none" w:sz="0" w:space="0" w:color="auto"/>
                    <w:bottom w:val="none" w:sz="0" w:space="0" w:color="auto"/>
                    <w:right w:val="none" w:sz="0" w:space="0" w:color="auto"/>
                  </w:divBdr>
                  <w:divsChild>
                    <w:div w:id="808327128">
                      <w:marLeft w:val="0"/>
                      <w:marRight w:val="0"/>
                      <w:marTop w:val="0"/>
                      <w:marBottom w:val="0"/>
                      <w:divBdr>
                        <w:top w:val="none" w:sz="0" w:space="0" w:color="auto"/>
                        <w:left w:val="none" w:sz="0" w:space="0" w:color="auto"/>
                        <w:bottom w:val="none" w:sz="0" w:space="0" w:color="auto"/>
                        <w:right w:val="none" w:sz="0" w:space="0" w:color="auto"/>
                      </w:divBdr>
                    </w:div>
                  </w:divsChild>
                </w:div>
                <w:div w:id="1057897382">
                  <w:marLeft w:val="0"/>
                  <w:marRight w:val="0"/>
                  <w:marTop w:val="0"/>
                  <w:marBottom w:val="0"/>
                  <w:divBdr>
                    <w:top w:val="none" w:sz="0" w:space="0" w:color="auto"/>
                    <w:left w:val="none" w:sz="0" w:space="0" w:color="auto"/>
                    <w:bottom w:val="none" w:sz="0" w:space="0" w:color="auto"/>
                    <w:right w:val="none" w:sz="0" w:space="0" w:color="auto"/>
                  </w:divBdr>
                  <w:divsChild>
                    <w:div w:id="1706825754">
                      <w:marLeft w:val="0"/>
                      <w:marRight w:val="0"/>
                      <w:marTop w:val="0"/>
                      <w:marBottom w:val="0"/>
                      <w:divBdr>
                        <w:top w:val="none" w:sz="0" w:space="0" w:color="auto"/>
                        <w:left w:val="none" w:sz="0" w:space="0" w:color="auto"/>
                        <w:bottom w:val="none" w:sz="0" w:space="0" w:color="auto"/>
                        <w:right w:val="none" w:sz="0" w:space="0" w:color="auto"/>
                      </w:divBdr>
                    </w:div>
                  </w:divsChild>
                </w:div>
                <w:div w:id="1058167967">
                  <w:marLeft w:val="0"/>
                  <w:marRight w:val="0"/>
                  <w:marTop w:val="0"/>
                  <w:marBottom w:val="0"/>
                  <w:divBdr>
                    <w:top w:val="none" w:sz="0" w:space="0" w:color="auto"/>
                    <w:left w:val="none" w:sz="0" w:space="0" w:color="auto"/>
                    <w:bottom w:val="none" w:sz="0" w:space="0" w:color="auto"/>
                    <w:right w:val="none" w:sz="0" w:space="0" w:color="auto"/>
                  </w:divBdr>
                  <w:divsChild>
                    <w:div w:id="419955046">
                      <w:marLeft w:val="0"/>
                      <w:marRight w:val="0"/>
                      <w:marTop w:val="0"/>
                      <w:marBottom w:val="0"/>
                      <w:divBdr>
                        <w:top w:val="none" w:sz="0" w:space="0" w:color="auto"/>
                        <w:left w:val="none" w:sz="0" w:space="0" w:color="auto"/>
                        <w:bottom w:val="none" w:sz="0" w:space="0" w:color="auto"/>
                        <w:right w:val="none" w:sz="0" w:space="0" w:color="auto"/>
                      </w:divBdr>
                    </w:div>
                  </w:divsChild>
                </w:div>
                <w:div w:id="1076703460">
                  <w:marLeft w:val="0"/>
                  <w:marRight w:val="0"/>
                  <w:marTop w:val="0"/>
                  <w:marBottom w:val="0"/>
                  <w:divBdr>
                    <w:top w:val="none" w:sz="0" w:space="0" w:color="auto"/>
                    <w:left w:val="none" w:sz="0" w:space="0" w:color="auto"/>
                    <w:bottom w:val="none" w:sz="0" w:space="0" w:color="auto"/>
                    <w:right w:val="none" w:sz="0" w:space="0" w:color="auto"/>
                  </w:divBdr>
                  <w:divsChild>
                    <w:div w:id="483665360">
                      <w:marLeft w:val="0"/>
                      <w:marRight w:val="0"/>
                      <w:marTop w:val="0"/>
                      <w:marBottom w:val="0"/>
                      <w:divBdr>
                        <w:top w:val="none" w:sz="0" w:space="0" w:color="auto"/>
                        <w:left w:val="none" w:sz="0" w:space="0" w:color="auto"/>
                        <w:bottom w:val="none" w:sz="0" w:space="0" w:color="auto"/>
                        <w:right w:val="none" w:sz="0" w:space="0" w:color="auto"/>
                      </w:divBdr>
                    </w:div>
                  </w:divsChild>
                </w:div>
                <w:div w:id="1125008494">
                  <w:marLeft w:val="0"/>
                  <w:marRight w:val="0"/>
                  <w:marTop w:val="0"/>
                  <w:marBottom w:val="0"/>
                  <w:divBdr>
                    <w:top w:val="none" w:sz="0" w:space="0" w:color="auto"/>
                    <w:left w:val="none" w:sz="0" w:space="0" w:color="auto"/>
                    <w:bottom w:val="none" w:sz="0" w:space="0" w:color="auto"/>
                    <w:right w:val="none" w:sz="0" w:space="0" w:color="auto"/>
                  </w:divBdr>
                  <w:divsChild>
                    <w:div w:id="1223714918">
                      <w:marLeft w:val="0"/>
                      <w:marRight w:val="0"/>
                      <w:marTop w:val="0"/>
                      <w:marBottom w:val="0"/>
                      <w:divBdr>
                        <w:top w:val="none" w:sz="0" w:space="0" w:color="auto"/>
                        <w:left w:val="none" w:sz="0" w:space="0" w:color="auto"/>
                        <w:bottom w:val="none" w:sz="0" w:space="0" w:color="auto"/>
                        <w:right w:val="none" w:sz="0" w:space="0" w:color="auto"/>
                      </w:divBdr>
                    </w:div>
                  </w:divsChild>
                </w:div>
                <w:div w:id="1129662165">
                  <w:marLeft w:val="0"/>
                  <w:marRight w:val="0"/>
                  <w:marTop w:val="0"/>
                  <w:marBottom w:val="0"/>
                  <w:divBdr>
                    <w:top w:val="none" w:sz="0" w:space="0" w:color="auto"/>
                    <w:left w:val="none" w:sz="0" w:space="0" w:color="auto"/>
                    <w:bottom w:val="none" w:sz="0" w:space="0" w:color="auto"/>
                    <w:right w:val="none" w:sz="0" w:space="0" w:color="auto"/>
                  </w:divBdr>
                  <w:divsChild>
                    <w:div w:id="1540125486">
                      <w:marLeft w:val="0"/>
                      <w:marRight w:val="0"/>
                      <w:marTop w:val="0"/>
                      <w:marBottom w:val="0"/>
                      <w:divBdr>
                        <w:top w:val="none" w:sz="0" w:space="0" w:color="auto"/>
                        <w:left w:val="none" w:sz="0" w:space="0" w:color="auto"/>
                        <w:bottom w:val="none" w:sz="0" w:space="0" w:color="auto"/>
                        <w:right w:val="none" w:sz="0" w:space="0" w:color="auto"/>
                      </w:divBdr>
                    </w:div>
                  </w:divsChild>
                </w:div>
                <w:div w:id="1169640399">
                  <w:marLeft w:val="0"/>
                  <w:marRight w:val="0"/>
                  <w:marTop w:val="0"/>
                  <w:marBottom w:val="0"/>
                  <w:divBdr>
                    <w:top w:val="none" w:sz="0" w:space="0" w:color="auto"/>
                    <w:left w:val="none" w:sz="0" w:space="0" w:color="auto"/>
                    <w:bottom w:val="none" w:sz="0" w:space="0" w:color="auto"/>
                    <w:right w:val="none" w:sz="0" w:space="0" w:color="auto"/>
                  </w:divBdr>
                  <w:divsChild>
                    <w:div w:id="1726102257">
                      <w:marLeft w:val="0"/>
                      <w:marRight w:val="0"/>
                      <w:marTop w:val="0"/>
                      <w:marBottom w:val="0"/>
                      <w:divBdr>
                        <w:top w:val="none" w:sz="0" w:space="0" w:color="auto"/>
                        <w:left w:val="none" w:sz="0" w:space="0" w:color="auto"/>
                        <w:bottom w:val="none" w:sz="0" w:space="0" w:color="auto"/>
                        <w:right w:val="none" w:sz="0" w:space="0" w:color="auto"/>
                      </w:divBdr>
                    </w:div>
                  </w:divsChild>
                </w:div>
                <w:div w:id="1177118723">
                  <w:marLeft w:val="0"/>
                  <w:marRight w:val="0"/>
                  <w:marTop w:val="0"/>
                  <w:marBottom w:val="0"/>
                  <w:divBdr>
                    <w:top w:val="none" w:sz="0" w:space="0" w:color="auto"/>
                    <w:left w:val="none" w:sz="0" w:space="0" w:color="auto"/>
                    <w:bottom w:val="none" w:sz="0" w:space="0" w:color="auto"/>
                    <w:right w:val="none" w:sz="0" w:space="0" w:color="auto"/>
                  </w:divBdr>
                  <w:divsChild>
                    <w:div w:id="46220071">
                      <w:marLeft w:val="0"/>
                      <w:marRight w:val="0"/>
                      <w:marTop w:val="0"/>
                      <w:marBottom w:val="0"/>
                      <w:divBdr>
                        <w:top w:val="none" w:sz="0" w:space="0" w:color="auto"/>
                        <w:left w:val="none" w:sz="0" w:space="0" w:color="auto"/>
                        <w:bottom w:val="none" w:sz="0" w:space="0" w:color="auto"/>
                        <w:right w:val="none" w:sz="0" w:space="0" w:color="auto"/>
                      </w:divBdr>
                    </w:div>
                  </w:divsChild>
                </w:div>
                <w:div w:id="1178274046">
                  <w:marLeft w:val="0"/>
                  <w:marRight w:val="0"/>
                  <w:marTop w:val="0"/>
                  <w:marBottom w:val="0"/>
                  <w:divBdr>
                    <w:top w:val="none" w:sz="0" w:space="0" w:color="auto"/>
                    <w:left w:val="none" w:sz="0" w:space="0" w:color="auto"/>
                    <w:bottom w:val="none" w:sz="0" w:space="0" w:color="auto"/>
                    <w:right w:val="none" w:sz="0" w:space="0" w:color="auto"/>
                  </w:divBdr>
                  <w:divsChild>
                    <w:div w:id="759835653">
                      <w:marLeft w:val="0"/>
                      <w:marRight w:val="0"/>
                      <w:marTop w:val="0"/>
                      <w:marBottom w:val="0"/>
                      <w:divBdr>
                        <w:top w:val="none" w:sz="0" w:space="0" w:color="auto"/>
                        <w:left w:val="none" w:sz="0" w:space="0" w:color="auto"/>
                        <w:bottom w:val="none" w:sz="0" w:space="0" w:color="auto"/>
                        <w:right w:val="none" w:sz="0" w:space="0" w:color="auto"/>
                      </w:divBdr>
                    </w:div>
                  </w:divsChild>
                </w:div>
                <w:div w:id="1184325351">
                  <w:marLeft w:val="0"/>
                  <w:marRight w:val="0"/>
                  <w:marTop w:val="0"/>
                  <w:marBottom w:val="0"/>
                  <w:divBdr>
                    <w:top w:val="none" w:sz="0" w:space="0" w:color="auto"/>
                    <w:left w:val="none" w:sz="0" w:space="0" w:color="auto"/>
                    <w:bottom w:val="none" w:sz="0" w:space="0" w:color="auto"/>
                    <w:right w:val="none" w:sz="0" w:space="0" w:color="auto"/>
                  </w:divBdr>
                  <w:divsChild>
                    <w:div w:id="1216702460">
                      <w:marLeft w:val="0"/>
                      <w:marRight w:val="0"/>
                      <w:marTop w:val="0"/>
                      <w:marBottom w:val="0"/>
                      <w:divBdr>
                        <w:top w:val="none" w:sz="0" w:space="0" w:color="auto"/>
                        <w:left w:val="none" w:sz="0" w:space="0" w:color="auto"/>
                        <w:bottom w:val="none" w:sz="0" w:space="0" w:color="auto"/>
                        <w:right w:val="none" w:sz="0" w:space="0" w:color="auto"/>
                      </w:divBdr>
                    </w:div>
                  </w:divsChild>
                </w:div>
                <w:div w:id="1206484855">
                  <w:marLeft w:val="0"/>
                  <w:marRight w:val="0"/>
                  <w:marTop w:val="0"/>
                  <w:marBottom w:val="0"/>
                  <w:divBdr>
                    <w:top w:val="none" w:sz="0" w:space="0" w:color="auto"/>
                    <w:left w:val="none" w:sz="0" w:space="0" w:color="auto"/>
                    <w:bottom w:val="none" w:sz="0" w:space="0" w:color="auto"/>
                    <w:right w:val="none" w:sz="0" w:space="0" w:color="auto"/>
                  </w:divBdr>
                  <w:divsChild>
                    <w:div w:id="574439250">
                      <w:marLeft w:val="0"/>
                      <w:marRight w:val="0"/>
                      <w:marTop w:val="0"/>
                      <w:marBottom w:val="0"/>
                      <w:divBdr>
                        <w:top w:val="none" w:sz="0" w:space="0" w:color="auto"/>
                        <w:left w:val="none" w:sz="0" w:space="0" w:color="auto"/>
                        <w:bottom w:val="none" w:sz="0" w:space="0" w:color="auto"/>
                        <w:right w:val="none" w:sz="0" w:space="0" w:color="auto"/>
                      </w:divBdr>
                    </w:div>
                  </w:divsChild>
                </w:div>
                <w:div w:id="1225800180">
                  <w:marLeft w:val="0"/>
                  <w:marRight w:val="0"/>
                  <w:marTop w:val="0"/>
                  <w:marBottom w:val="0"/>
                  <w:divBdr>
                    <w:top w:val="none" w:sz="0" w:space="0" w:color="auto"/>
                    <w:left w:val="none" w:sz="0" w:space="0" w:color="auto"/>
                    <w:bottom w:val="none" w:sz="0" w:space="0" w:color="auto"/>
                    <w:right w:val="none" w:sz="0" w:space="0" w:color="auto"/>
                  </w:divBdr>
                  <w:divsChild>
                    <w:div w:id="975600857">
                      <w:marLeft w:val="0"/>
                      <w:marRight w:val="0"/>
                      <w:marTop w:val="0"/>
                      <w:marBottom w:val="0"/>
                      <w:divBdr>
                        <w:top w:val="none" w:sz="0" w:space="0" w:color="auto"/>
                        <w:left w:val="none" w:sz="0" w:space="0" w:color="auto"/>
                        <w:bottom w:val="none" w:sz="0" w:space="0" w:color="auto"/>
                        <w:right w:val="none" w:sz="0" w:space="0" w:color="auto"/>
                      </w:divBdr>
                    </w:div>
                  </w:divsChild>
                </w:div>
                <w:div w:id="1241478589">
                  <w:marLeft w:val="0"/>
                  <w:marRight w:val="0"/>
                  <w:marTop w:val="0"/>
                  <w:marBottom w:val="0"/>
                  <w:divBdr>
                    <w:top w:val="none" w:sz="0" w:space="0" w:color="auto"/>
                    <w:left w:val="none" w:sz="0" w:space="0" w:color="auto"/>
                    <w:bottom w:val="none" w:sz="0" w:space="0" w:color="auto"/>
                    <w:right w:val="none" w:sz="0" w:space="0" w:color="auto"/>
                  </w:divBdr>
                  <w:divsChild>
                    <w:div w:id="1621759279">
                      <w:marLeft w:val="0"/>
                      <w:marRight w:val="0"/>
                      <w:marTop w:val="0"/>
                      <w:marBottom w:val="0"/>
                      <w:divBdr>
                        <w:top w:val="none" w:sz="0" w:space="0" w:color="auto"/>
                        <w:left w:val="none" w:sz="0" w:space="0" w:color="auto"/>
                        <w:bottom w:val="none" w:sz="0" w:space="0" w:color="auto"/>
                        <w:right w:val="none" w:sz="0" w:space="0" w:color="auto"/>
                      </w:divBdr>
                    </w:div>
                  </w:divsChild>
                </w:div>
                <w:div w:id="1253390794">
                  <w:marLeft w:val="0"/>
                  <w:marRight w:val="0"/>
                  <w:marTop w:val="0"/>
                  <w:marBottom w:val="0"/>
                  <w:divBdr>
                    <w:top w:val="none" w:sz="0" w:space="0" w:color="auto"/>
                    <w:left w:val="none" w:sz="0" w:space="0" w:color="auto"/>
                    <w:bottom w:val="none" w:sz="0" w:space="0" w:color="auto"/>
                    <w:right w:val="none" w:sz="0" w:space="0" w:color="auto"/>
                  </w:divBdr>
                  <w:divsChild>
                    <w:div w:id="293298408">
                      <w:marLeft w:val="0"/>
                      <w:marRight w:val="0"/>
                      <w:marTop w:val="0"/>
                      <w:marBottom w:val="0"/>
                      <w:divBdr>
                        <w:top w:val="none" w:sz="0" w:space="0" w:color="auto"/>
                        <w:left w:val="none" w:sz="0" w:space="0" w:color="auto"/>
                        <w:bottom w:val="none" w:sz="0" w:space="0" w:color="auto"/>
                        <w:right w:val="none" w:sz="0" w:space="0" w:color="auto"/>
                      </w:divBdr>
                    </w:div>
                  </w:divsChild>
                </w:div>
                <w:div w:id="1254440301">
                  <w:marLeft w:val="0"/>
                  <w:marRight w:val="0"/>
                  <w:marTop w:val="0"/>
                  <w:marBottom w:val="0"/>
                  <w:divBdr>
                    <w:top w:val="none" w:sz="0" w:space="0" w:color="auto"/>
                    <w:left w:val="none" w:sz="0" w:space="0" w:color="auto"/>
                    <w:bottom w:val="none" w:sz="0" w:space="0" w:color="auto"/>
                    <w:right w:val="none" w:sz="0" w:space="0" w:color="auto"/>
                  </w:divBdr>
                  <w:divsChild>
                    <w:div w:id="537012105">
                      <w:marLeft w:val="0"/>
                      <w:marRight w:val="0"/>
                      <w:marTop w:val="0"/>
                      <w:marBottom w:val="0"/>
                      <w:divBdr>
                        <w:top w:val="none" w:sz="0" w:space="0" w:color="auto"/>
                        <w:left w:val="none" w:sz="0" w:space="0" w:color="auto"/>
                        <w:bottom w:val="none" w:sz="0" w:space="0" w:color="auto"/>
                        <w:right w:val="none" w:sz="0" w:space="0" w:color="auto"/>
                      </w:divBdr>
                    </w:div>
                  </w:divsChild>
                </w:div>
                <w:div w:id="1288049125">
                  <w:marLeft w:val="0"/>
                  <w:marRight w:val="0"/>
                  <w:marTop w:val="0"/>
                  <w:marBottom w:val="0"/>
                  <w:divBdr>
                    <w:top w:val="none" w:sz="0" w:space="0" w:color="auto"/>
                    <w:left w:val="none" w:sz="0" w:space="0" w:color="auto"/>
                    <w:bottom w:val="none" w:sz="0" w:space="0" w:color="auto"/>
                    <w:right w:val="none" w:sz="0" w:space="0" w:color="auto"/>
                  </w:divBdr>
                  <w:divsChild>
                    <w:div w:id="743335248">
                      <w:marLeft w:val="0"/>
                      <w:marRight w:val="0"/>
                      <w:marTop w:val="0"/>
                      <w:marBottom w:val="0"/>
                      <w:divBdr>
                        <w:top w:val="none" w:sz="0" w:space="0" w:color="auto"/>
                        <w:left w:val="none" w:sz="0" w:space="0" w:color="auto"/>
                        <w:bottom w:val="none" w:sz="0" w:space="0" w:color="auto"/>
                        <w:right w:val="none" w:sz="0" w:space="0" w:color="auto"/>
                      </w:divBdr>
                    </w:div>
                  </w:divsChild>
                </w:div>
                <w:div w:id="1293245712">
                  <w:marLeft w:val="0"/>
                  <w:marRight w:val="0"/>
                  <w:marTop w:val="0"/>
                  <w:marBottom w:val="0"/>
                  <w:divBdr>
                    <w:top w:val="none" w:sz="0" w:space="0" w:color="auto"/>
                    <w:left w:val="none" w:sz="0" w:space="0" w:color="auto"/>
                    <w:bottom w:val="none" w:sz="0" w:space="0" w:color="auto"/>
                    <w:right w:val="none" w:sz="0" w:space="0" w:color="auto"/>
                  </w:divBdr>
                  <w:divsChild>
                    <w:div w:id="158430371">
                      <w:marLeft w:val="0"/>
                      <w:marRight w:val="0"/>
                      <w:marTop w:val="0"/>
                      <w:marBottom w:val="0"/>
                      <w:divBdr>
                        <w:top w:val="none" w:sz="0" w:space="0" w:color="auto"/>
                        <w:left w:val="none" w:sz="0" w:space="0" w:color="auto"/>
                        <w:bottom w:val="none" w:sz="0" w:space="0" w:color="auto"/>
                        <w:right w:val="none" w:sz="0" w:space="0" w:color="auto"/>
                      </w:divBdr>
                    </w:div>
                  </w:divsChild>
                </w:div>
                <w:div w:id="1314869021">
                  <w:marLeft w:val="0"/>
                  <w:marRight w:val="0"/>
                  <w:marTop w:val="0"/>
                  <w:marBottom w:val="0"/>
                  <w:divBdr>
                    <w:top w:val="none" w:sz="0" w:space="0" w:color="auto"/>
                    <w:left w:val="none" w:sz="0" w:space="0" w:color="auto"/>
                    <w:bottom w:val="none" w:sz="0" w:space="0" w:color="auto"/>
                    <w:right w:val="none" w:sz="0" w:space="0" w:color="auto"/>
                  </w:divBdr>
                  <w:divsChild>
                    <w:div w:id="1636715023">
                      <w:marLeft w:val="0"/>
                      <w:marRight w:val="0"/>
                      <w:marTop w:val="0"/>
                      <w:marBottom w:val="0"/>
                      <w:divBdr>
                        <w:top w:val="none" w:sz="0" w:space="0" w:color="auto"/>
                        <w:left w:val="none" w:sz="0" w:space="0" w:color="auto"/>
                        <w:bottom w:val="none" w:sz="0" w:space="0" w:color="auto"/>
                        <w:right w:val="none" w:sz="0" w:space="0" w:color="auto"/>
                      </w:divBdr>
                    </w:div>
                  </w:divsChild>
                </w:div>
                <w:div w:id="1324550693">
                  <w:marLeft w:val="0"/>
                  <w:marRight w:val="0"/>
                  <w:marTop w:val="0"/>
                  <w:marBottom w:val="0"/>
                  <w:divBdr>
                    <w:top w:val="none" w:sz="0" w:space="0" w:color="auto"/>
                    <w:left w:val="none" w:sz="0" w:space="0" w:color="auto"/>
                    <w:bottom w:val="none" w:sz="0" w:space="0" w:color="auto"/>
                    <w:right w:val="none" w:sz="0" w:space="0" w:color="auto"/>
                  </w:divBdr>
                  <w:divsChild>
                    <w:div w:id="1521428912">
                      <w:marLeft w:val="0"/>
                      <w:marRight w:val="0"/>
                      <w:marTop w:val="0"/>
                      <w:marBottom w:val="0"/>
                      <w:divBdr>
                        <w:top w:val="none" w:sz="0" w:space="0" w:color="auto"/>
                        <w:left w:val="none" w:sz="0" w:space="0" w:color="auto"/>
                        <w:bottom w:val="none" w:sz="0" w:space="0" w:color="auto"/>
                        <w:right w:val="none" w:sz="0" w:space="0" w:color="auto"/>
                      </w:divBdr>
                    </w:div>
                  </w:divsChild>
                </w:div>
                <w:div w:id="1338340741">
                  <w:marLeft w:val="0"/>
                  <w:marRight w:val="0"/>
                  <w:marTop w:val="0"/>
                  <w:marBottom w:val="0"/>
                  <w:divBdr>
                    <w:top w:val="none" w:sz="0" w:space="0" w:color="auto"/>
                    <w:left w:val="none" w:sz="0" w:space="0" w:color="auto"/>
                    <w:bottom w:val="none" w:sz="0" w:space="0" w:color="auto"/>
                    <w:right w:val="none" w:sz="0" w:space="0" w:color="auto"/>
                  </w:divBdr>
                  <w:divsChild>
                    <w:div w:id="1450473989">
                      <w:marLeft w:val="0"/>
                      <w:marRight w:val="0"/>
                      <w:marTop w:val="0"/>
                      <w:marBottom w:val="0"/>
                      <w:divBdr>
                        <w:top w:val="none" w:sz="0" w:space="0" w:color="auto"/>
                        <w:left w:val="none" w:sz="0" w:space="0" w:color="auto"/>
                        <w:bottom w:val="none" w:sz="0" w:space="0" w:color="auto"/>
                        <w:right w:val="none" w:sz="0" w:space="0" w:color="auto"/>
                      </w:divBdr>
                    </w:div>
                  </w:divsChild>
                </w:div>
                <w:div w:id="1395422878">
                  <w:marLeft w:val="0"/>
                  <w:marRight w:val="0"/>
                  <w:marTop w:val="0"/>
                  <w:marBottom w:val="0"/>
                  <w:divBdr>
                    <w:top w:val="none" w:sz="0" w:space="0" w:color="auto"/>
                    <w:left w:val="none" w:sz="0" w:space="0" w:color="auto"/>
                    <w:bottom w:val="none" w:sz="0" w:space="0" w:color="auto"/>
                    <w:right w:val="none" w:sz="0" w:space="0" w:color="auto"/>
                  </w:divBdr>
                  <w:divsChild>
                    <w:div w:id="551967489">
                      <w:marLeft w:val="0"/>
                      <w:marRight w:val="0"/>
                      <w:marTop w:val="0"/>
                      <w:marBottom w:val="0"/>
                      <w:divBdr>
                        <w:top w:val="none" w:sz="0" w:space="0" w:color="auto"/>
                        <w:left w:val="none" w:sz="0" w:space="0" w:color="auto"/>
                        <w:bottom w:val="none" w:sz="0" w:space="0" w:color="auto"/>
                        <w:right w:val="none" w:sz="0" w:space="0" w:color="auto"/>
                      </w:divBdr>
                    </w:div>
                  </w:divsChild>
                </w:div>
                <w:div w:id="1413356656">
                  <w:marLeft w:val="0"/>
                  <w:marRight w:val="0"/>
                  <w:marTop w:val="0"/>
                  <w:marBottom w:val="0"/>
                  <w:divBdr>
                    <w:top w:val="none" w:sz="0" w:space="0" w:color="auto"/>
                    <w:left w:val="none" w:sz="0" w:space="0" w:color="auto"/>
                    <w:bottom w:val="none" w:sz="0" w:space="0" w:color="auto"/>
                    <w:right w:val="none" w:sz="0" w:space="0" w:color="auto"/>
                  </w:divBdr>
                  <w:divsChild>
                    <w:div w:id="620769909">
                      <w:marLeft w:val="0"/>
                      <w:marRight w:val="0"/>
                      <w:marTop w:val="0"/>
                      <w:marBottom w:val="0"/>
                      <w:divBdr>
                        <w:top w:val="none" w:sz="0" w:space="0" w:color="auto"/>
                        <w:left w:val="none" w:sz="0" w:space="0" w:color="auto"/>
                        <w:bottom w:val="none" w:sz="0" w:space="0" w:color="auto"/>
                        <w:right w:val="none" w:sz="0" w:space="0" w:color="auto"/>
                      </w:divBdr>
                    </w:div>
                  </w:divsChild>
                </w:div>
                <w:div w:id="1422144978">
                  <w:marLeft w:val="0"/>
                  <w:marRight w:val="0"/>
                  <w:marTop w:val="0"/>
                  <w:marBottom w:val="0"/>
                  <w:divBdr>
                    <w:top w:val="none" w:sz="0" w:space="0" w:color="auto"/>
                    <w:left w:val="none" w:sz="0" w:space="0" w:color="auto"/>
                    <w:bottom w:val="none" w:sz="0" w:space="0" w:color="auto"/>
                    <w:right w:val="none" w:sz="0" w:space="0" w:color="auto"/>
                  </w:divBdr>
                  <w:divsChild>
                    <w:div w:id="935603178">
                      <w:marLeft w:val="0"/>
                      <w:marRight w:val="0"/>
                      <w:marTop w:val="0"/>
                      <w:marBottom w:val="0"/>
                      <w:divBdr>
                        <w:top w:val="none" w:sz="0" w:space="0" w:color="auto"/>
                        <w:left w:val="none" w:sz="0" w:space="0" w:color="auto"/>
                        <w:bottom w:val="none" w:sz="0" w:space="0" w:color="auto"/>
                        <w:right w:val="none" w:sz="0" w:space="0" w:color="auto"/>
                      </w:divBdr>
                    </w:div>
                  </w:divsChild>
                </w:div>
                <w:div w:id="1436168286">
                  <w:marLeft w:val="0"/>
                  <w:marRight w:val="0"/>
                  <w:marTop w:val="0"/>
                  <w:marBottom w:val="0"/>
                  <w:divBdr>
                    <w:top w:val="none" w:sz="0" w:space="0" w:color="auto"/>
                    <w:left w:val="none" w:sz="0" w:space="0" w:color="auto"/>
                    <w:bottom w:val="none" w:sz="0" w:space="0" w:color="auto"/>
                    <w:right w:val="none" w:sz="0" w:space="0" w:color="auto"/>
                  </w:divBdr>
                  <w:divsChild>
                    <w:div w:id="1696885423">
                      <w:marLeft w:val="0"/>
                      <w:marRight w:val="0"/>
                      <w:marTop w:val="0"/>
                      <w:marBottom w:val="0"/>
                      <w:divBdr>
                        <w:top w:val="none" w:sz="0" w:space="0" w:color="auto"/>
                        <w:left w:val="none" w:sz="0" w:space="0" w:color="auto"/>
                        <w:bottom w:val="none" w:sz="0" w:space="0" w:color="auto"/>
                        <w:right w:val="none" w:sz="0" w:space="0" w:color="auto"/>
                      </w:divBdr>
                    </w:div>
                  </w:divsChild>
                </w:div>
                <w:div w:id="1539471443">
                  <w:marLeft w:val="0"/>
                  <w:marRight w:val="0"/>
                  <w:marTop w:val="0"/>
                  <w:marBottom w:val="0"/>
                  <w:divBdr>
                    <w:top w:val="none" w:sz="0" w:space="0" w:color="auto"/>
                    <w:left w:val="none" w:sz="0" w:space="0" w:color="auto"/>
                    <w:bottom w:val="none" w:sz="0" w:space="0" w:color="auto"/>
                    <w:right w:val="none" w:sz="0" w:space="0" w:color="auto"/>
                  </w:divBdr>
                  <w:divsChild>
                    <w:div w:id="365567734">
                      <w:marLeft w:val="0"/>
                      <w:marRight w:val="0"/>
                      <w:marTop w:val="0"/>
                      <w:marBottom w:val="0"/>
                      <w:divBdr>
                        <w:top w:val="none" w:sz="0" w:space="0" w:color="auto"/>
                        <w:left w:val="none" w:sz="0" w:space="0" w:color="auto"/>
                        <w:bottom w:val="none" w:sz="0" w:space="0" w:color="auto"/>
                        <w:right w:val="none" w:sz="0" w:space="0" w:color="auto"/>
                      </w:divBdr>
                    </w:div>
                  </w:divsChild>
                </w:div>
                <w:div w:id="1597784001">
                  <w:marLeft w:val="0"/>
                  <w:marRight w:val="0"/>
                  <w:marTop w:val="0"/>
                  <w:marBottom w:val="0"/>
                  <w:divBdr>
                    <w:top w:val="none" w:sz="0" w:space="0" w:color="auto"/>
                    <w:left w:val="none" w:sz="0" w:space="0" w:color="auto"/>
                    <w:bottom w:val="none" w:sz="0" w:space="0" w:color="auto"/>
                    <w:right w:val="none" w:sz="0" w:space="0" w:color="auto"/>
                  </w:divBdr>
                  <w:divsChild>
                    <w:div w:id="1831291741">
                      <w:marLeft w:val="0"/>
                      <w:marRight w:val="0"/>
                      <w:marTop w:val="0"/>
                      <w:marBottom w:val="0"/>
                      <w:divBdr>
                        <w:top w:val="none" w:sz="0" w:space="0" w:color="auto"/>
                        <w:left w:val="none" w:sz="0" w:space="0" w:color="auto"/>
                        <w:bottom w:val="none" w:sz="0" w:space="0" w:color="auto"/>
                        <w:right w:val="none" w:sz="0" w:space="0" w:color="auto"/>
                      </w:divBdr>
                    </w:div>
                  </w:divsChild>
                </w:div>
                <w:div w:id="1645966984">
                  <w:marLeft w:val="0"/>
                  <w:marRight w:val="0"/>
                  <w:marTop w:val="0"/>
                  <w:marBottom w:val="0"/>
                  <w:divBdr>
                    <w:top w:val="none" w:sz="0" w:space="0" w:color="auto"/>
                    <w:left w:val="none" w:sz="0" w:space="0" w:color="auto"/>
                    <w:bottom w:val="none" w:sz="0" w:space="0" w:color="auto"/>
                    <w:right w:val="none" w:sz="0" w:space="0" w:color="auto"/>
                  </w:divBdr>
                  <w:divsChild>
                    <w:div w:id="1362173056">
                      <w:marLeft w:val="0"/>
                      <w:marRight w:val="0"/>
                      <w:marTop w:val="0"/>
                      <w:marBottom w:val="0"/>
                      <w:divBdr>
                        <w:top w:val="none" w:sz="0" w:space="0" w:color="auto"/>
                        <w:left w:val="none" w:sz="0" w:space="0" w:color="auto"/>
                        <w:bottom w:val="none" w:sz="0" w:space="0" w:color="auto"/>
                        <w:right w:val="none" w:sz="0" w:space="0" w:color="auto"/>
                      </w:divBdr>
                    </w:div>
                  </w:divsChild>
                </w:div>
                <w:div w:id="1656110184">
                  <w:marLeft w:val="0"/>
                  <w:marRight w:val="0"/>
                  <w:marTop w:val="0"/>
                  <w:marBottom w:val="0"/>
                  <w:divBdr>
                    <w:top w:val="none" w:sz="0" w:space="0" w:color="auto"/>
                    <w:left w:val="none" w:sz="0" w:space="0" w:color="auto"/>
                    <w:bottom w:val="none" w:sz="0" w:space="0" w:color="auto"/>
                    <w:right w:val="none" w:sz="0" w:space="0" w:color="auto"/>
                  </w:divBdr>
                  <w:divsChild>
                    <w:div w:id="575475282">
                      <w:marLeft w:val="0"/>
                      <w:marRight w:val="0"/>
                      <w:marTop w:val="0"/>
                      <w:marBottom w:val="0"/>
                      <w:divBdr>
                        <w:top w:val="none" w:sz="0" w:space="0" w:color="auto"/>
                        <w:left w:val="none" w:sz="0" w:space="0" w:color="auto"/>
                        <w:bottom w:val="none" w:sz="0" w:space="0" w:color="auto"/>
                        <w:right w:val="none" w:sz="0" w:space="0" w:color="auto"/>
                      </w:divBdr>
                    </w:div>
                  </w:divsChild>
                </w:div>
                <w:div w:id="1671760578">
                  <w:marLeft w:val="0"/>
                  <w:marRight w:val="0"/>
                  <w:marTop w:val="0"/>
                  <w:marBottom w:val="0"/>
                  <w:divBdr>
                    <w:top w:val="none" w:sz="0" w:space="0" w:color="auto"/>
                    <w:left w:val="none" w:sz="0" w:space="0" w:color="auto"/>
                    <w:bottom w:val="none" w:sz="0" w:space="0" w:color="auto"/>
                    <w:right w:val="none" w:sz="0" w:space="0" w:color="auto"/>
                  </w:divBdr>
                  <w:divsChild>
                    <w:div w:id="1488201606">
                      <w:marLeft w:val="0"/>
                      <w:marRight w:val="0"/>
                      <w:marTop w:val="0"/>
                      <w:marBottom w:val="0"/>
                      <w:divBdr>
                        <w:top w:val="none" w:sz="0" w:space="0" w:color="auto"/>
                        <w:left w:val="none" w:sz="0" w:space="0" w:color="auto"/>
                        <w:bottom w:val="none" w:sz="0" w:space="0" w:color="auto"/>
                        <w:right w:val="none" w:sz="0" w:space="0" w:color="auto"/>
                      </w:divBdr>
                    </w:div>
                  </w:divsChild>
                </w:div>
                <w:div w:id="1683239663">
                  <w:marLeft w:val="0"/>
                  <w:marRight w:val="0"/>
                  <w:marTop w:val="0"/>
                  <w:marBottom w:val="0"/>
                  <w:divBdr>
                    <w:top w:val="none" w:sz="0" w:space="0" w:color="auto"/>
                    <w:left w:val="none" w:sz="0" w:space="0" w:color="auto"/>
                    <w:bottom w:val="none" w:sz="0" w:space="0" w:color="auto"/>
                    <w:right w:val="none" w:sz="0" w:space="0" w:color="auto"/>
                  </w:divBdr>
                  <w:divsChild>
                    <w:div w:id="1094739601">
                      <w:marLeft w:val="0"/>
                      <w:marRight w:val="0"/>
                      <w:marTop w:val="0"/>
                      <w:marBottom w:val="0"/>
                      <w:divBdr>
                        <w:top w:val="none" w:sz="0" w:space="0" w:color="auto"/>
                        <w:left w:val="none" w:sz="0" w:space="0" w:color="auto"/>
                        <w:bottom w:val="none" w:sz="0" w:space="0" w:color="auto"/>
                        <w:right w:val="none" w:sz="0" w:space="0" w:color="auto"/>
                      </w:divBdr>
                    </w:div>
                  </w:divsChild>
                </w:div>
                <w:div w:id="1722167337">
                  <w:marLeft w:val="0"/>
                  <w:marRight w:val="0"/>
                  <w:marTop w:val="0"/>
                  <w:marBottom w:val="0"/>
                  <w:divBdr>
                    <w:top w:val="none" w:sz="0" w:space="0" w:color="auto"/>
                    <w:left w:val="none" w:sz="0" w:space="0" w:color="auto"/>
                    <w:bottom w:val="none" w:sz="0" w:space="0" w:color="auto"/>
                    <w:right w:val="none" w:sz="0" w:space="0" w:color="auto"/>
                  </w:divBdr>
                  <w:divsChild>
                    <w:div w:id="2048529992">
                      <w:marLeft w:val="0"/>
                      <w:marRight w:val="0"/>
                      <w:marTop w:val="0"/>
                      <w:marBottom w:val="0"/>
                      <w:divBdr>
                        <w:top w:val="none" w:sz="0" w:space="0" w:color="auto"/>
                        <w:left w:val="none" w:sz="0" w:space="0" w:color="auto"/>
                        <w:bottom w:val="none" w:sz="0" w:space="0" w:color="auto"/>
                        <w:right w:val="none" w:sz="0" w:space="0" w:color="auto"/>
                      </w:divBdr>
                    </w:div>
                  </w:divsChild>
                </w:div>
                <w:div w:id="1740984178">
                  <w:marLeft w:val="0"/>
                  <w:marRight w:val="0"/>
                  <w:marTop w:val="0"/>
                  <w:marBottom w:val="0"/>
                  <w:divBdr>
                    <w:top w:val="none" w:sz="0" w:space="0" w:color="auto"/>
                    <w:left w:val="none" w:sz="0" w:space="0" w:color="auto"/>
                    <w:bottom w:val="none" w:sz="0" w:space="0" w:color="auto"/>
                    <w:right w:val="none" w:sz="0" w:space="0" w:color="auto"/>
                  </w:divBdr>
                  <w:divsChild>
                    <w:div w:id="693306091">
                      <w:marLeft w:val="0"/>
                      <w:marRight w:val="0"/>
                      <w:marTop w:val="0"/>
                      <w:marBottom w:val="0"/>
                      <w:divBdr>
                        <w:top w:val="none" w:sz="0" w:space="0" w:color="auto"/>
                        <w:left w:val="none" w:sz="0" w:space="0" w:color="auto"/>
                        <w:bottom w:val="none" w:sz="0" w:space="0" w:color="auto"/>
                        <w:right w:val="none" w:sz="0" w:space="0" w:color="auto"/>
                      </w:divBdr>
                    </w:div>
                  </w:divsChild>
                </w:div>
                <w:div w:id="1744176597">
                  <w:marLeft w:val="0"/>
                  <w:marRight w:val="0"/>
                  <w:marTop w:val="0"/>
                  <w:marBottom w:val="0"/>
                  <w:divBdr>
                    <w:top w:val="none" w:sz="0" w:space="0" w:color="auto"/>
                    <w:left w:val="none" w:sz="0" w:space="0" w:color="auto"/>
                    <w:bottom w:val="none" w:sz="0" w:space="0" w:color="auto"/>
                    <w:right w:val="none" w:sz="0" w:space="0" w:color="auto"/>
                  </w:divBdr>
                  <w:divsChild>
                    <w:div w:id="958299758">
                      <w:marLeft w:val="0"/>
                      <w:marRight w:val="0"/>
                      <w:marTop w:val="0"/>
                      <w:marBottom w:val="0"/>
                      <w:divBdr>
                        <w:top w:val="none" w:sz="0" w:space="0" w:color="auto"/>
                        <w:left w:val="none" w:sz="0" w:space="0" w:color="auto"/>
                        <w:bottom w:val="none" w:sz="0" w:space="0" w:color="auto"/>
                        <w:right w:val="none" w:sz="0" w:space="0" w:color="auto"/>
                      </w:divBdr>
                    </w:div>
                  </w:divsChild>
                </w:div>
                <w:div w:id="1784839471">
                  <w:marLeft w:val="0"/>
                  <w:marRight w:val="0"/>
                  <w:marTop w:val="0"/>
                  <w:marBottom w:val="0"/>
                  <w:divBdr>
                    <w:top w:val="none" w:sz="0" w:space="0" w:color="auto"/>
                    <w:left w:val="none" w:sz="0" w:space="0" w:color="auto"/>
                    <w:bottom w:val="none" w:sz="0" w:space="0" w:color="auto"/>
                    <w:right w:val="none" w:sz="0" w:space="0" w:color="auto"/>
                  </w:divBdr>
                  <w:divsChild>
                    <w:div w:id="1530486530">
                      <w:marLeft w:val="0"/>
                      <w:marRight w:val="0"/>
                      <w:marTop w:val="0"/>
                      <w:marBottom w:val="0"/>
                      <w:divBdr>
                        <w:top w:val="none" w:sz="0" w:space="0" w:color="auto"/>
                        <w:left w:val="none" w:sz="0" w:space="0" w:color="auto"/>
                        <w:bottom w:val="none" w:sz="0" w:space="0" w:color="auto"/>
                        <w:right w:val="none" w:sz="0" w:space="0" w:color="auto"/>
                      </w:divBdr>
                    </w:div>
                  </w:divsChild>
                </w:div>
                <w:div w:id="1792703189">
                  <w:marLeft w:val="0"/>
                  <w:marRight w:val="0"/>
                  <w:marTop w:val="0"/>
                  <w:marBottom w:val="0"/>
                  <w:divBdr>
                    <w:top w:val="none" w:sz="0" w:space="0" w:color="auto"/>
                    <w:left w:val="none" w:sz="0" w:space="0" w:color="auto"/>
                    <w:bottom w:val="none" w:sz="0" w:space="0" w:color="auto"/>
                    <w:right w:val="none" w:sz="0" w:space="0" w:color="auto"/>
                  </w:divBdr>
                  <w:divsChild>
                    <w:div w:id="1791046349">
                      <w:marLeft w:val="0"/>
                      <w:marRight w:val="0"/>
                      <w:marTop w:val="0"/>
                      <w:marBottom w:val="0"/>
                      <w:divBdr>
                        <w:top w:val="none" w:sz="0" w:space="0" w:color="auto"/>
                        <w:left w:val="none" w:sz="0" w:space="0" w:color="auto"/>
                        <w:bottom w:val="none" w:sz="0" w:space="0" w:color="auto"/>
                        <w:right w:val="none" w:sz="0" w:space="0" w:color="auto"/>
                      </w:divBdr>
                    </w:div>
                  </w:divsChild>
                </w:div>
                <w:div w:id="1808425758">
                  <w:marLeft w:val="0"/>
                  <w:marRight w:val="0"/>
                  <w:marTop w:val="0"/>
                  <w:marBottom w:val="0"/>
                  <w:divBdr>
                    <w:top w:val="none" w:sz="0" w:space="0" w:color="auto"/>
                    <w:left w:val="none" w:sz="0" w:space="0" w:color="auto"/>
                    <w:bottom w:val="none" w:sz="0" w:space="0" w:color="auto"/>
                    <w:right w:val="none" w:sz="0" w:space="0" w:color="auto"/>
                  </w:divBdr>
                  <w:divsChild>
                    <w:div w:id="1785729632">
                      <w:marLeft w:val="0"/>
                      <w:marRight w:val="0"/>
                      <w:marTop w:val="0"/>
                      <w:marBottom w:val="0"/>
                      <w:divBdr>
                        <w:top w:val="none" w:sz="0" w:space="0" w:color="auto"/>
                        <w:left w:val="none" w:sz="0" w:space="0" w:color="auto"/>
                        <w:bottom w:val="none" w:sz="0" w:space="0" w:color="auto"/>
                        <w:right w:val="none" w:sz="0" w:space="0" w:color="auto"/>
                      </w:divBdr>
                    </w:div>
                  </w:divsChild>
                </w:div>
                <w:div w:id="1835756553">
                  <w:marLeft w:val="0"/>
                  <w:marRight w:val="0"/>
                  <w:marTop w:val="0"/>
                  <w:marBottom w:val="0"/>
                  <w:divBdr>
                    <w:top w:val="none" w:sz="0" w:space="0" w:color="auto"/>
                    <w:left w:val="none" w:sz="0" w:space="0" w:color="auto"/>
                    <w:bottom w:val="none" w:sz="0" w:space="0" w:color="auto"/>
                    <w:right w:val="none" w:sz="0" w:space="0" w:color="auto"/>
                  </w:divBdr>
                  <w:divsChild>
                    <w:div w:id="1585214155">
                      <w:marLeft w:val="0"/>
                      <w:marRight w:val="0"/>
                      <w:marTop w:val="0"/>
                      <w:marBottom w:val="0"/>
                      <w:divBdr>
                        <w:top w:val="none" w:sz="0" w:space="0" w:color="auto"/>
                        <w:left w:val="none" w:sz="0" w:space="0" w:color="auto"/>
                        <w:bottom w:val="none" w:sz="0" w:space="0" w:color="auto"/>
                        <w:right w:val="none" w:sz="0" w:space="0" w:color="auto"/>
                      </w:divBdr>
                    </w:div>
                  </w:divsChild>
                </w:div>
                <w:div w:id="1870096769">
                  <w:marLeft w:val="0"/>
                  <w:marRight w:val="0"/>
                  <w:marTop w:val="0"/>
                  <w:marBottom w:val="0"/>
                  <w:divBdr>
                    <w:top w:val="none" w:sz="0" w:space="0" w:color="auto"/>
                    <w:left w:val="none" w:sz="0" w:space="0" w:color="auto"/>
                    <w:bottom w:val="none" w:sz="0" w:space="0" w:color="auto"/>
                    <w:right w:val="none" w:sz="0" w:space="0" w:color="auto"/>
                  </w:divBdr>
                  <w:divsChild>
                    <w:div w:id="200285679">
                      <w:marLeft w:val="0"/>
                      <w:marRight w:val="0"/>
                      <w:marTop w:val="0"/>
                      <w:marBottom w:val="0"/>
                      <w:divBdr>
                        <w:top w:val="none" w:sz="0" w:space="0" w:color="auto"/>
                        <w:left w:val="none" w:sz="0" w:space="0" w:color="auto"/>
                        <w:bottom w:val="none" w:sz="0" w:space="0" w:color="auto"/>
                        <w:right w:val="none" w:sz="0" w:space="0" w:color="auto"/>
                      </w:divBdr>
                    </w:div>
                  </w:divsChild>
                </w:div>
                <w:div w:id="1894270104">
                  <w:marLeft w:val="0"/>
                  <w:marRight w:val="0"/>
                  <w:marTop w:val="0"/>
                  <w:marBottom w:val="0"/>
                  <w:divBdr>
                    <w:top w:val="none" w:sz="0" w:space="0" w:color="auto"/>
                    <w:left w:val="none" w:sz="0" w:space="0" w:color="auto"/>
                    <w:bottom w:val="none" w:sz="0" w:space="0" w:color="auto"/>
                    <w:right w:val="none" w:sz="0" w:space="0" w:color="auto"/>
                  </w:divBdr>
                  <w:divsChild>
                    <w:div w:id="1131677853">
                      <w:marLeft w:val="0"/>
                      <w:marRight w:val="0"/>
                      <w:marTop w:val="0"/>
                      <w:marBottom w:val="0"/>
                      <w:divBdr>
                        <w:top w:val="none" w:sz="0" w:space="0" w:color="auto"/>
                        <w:left w:val="none" w:sz="0" w:space="0" w:color="auto"/>
                        <w:bottom w:val="none" w:sz="0" w:space="0" w:color="auto"/>
                        <w:right w:val="none" w:sz="0" w:space="0" w:color="auto"/>
                      </w:divBdr>
                    </w:div>
                  </w:divsChild>
                </w:div>
                <w:div w:id="1896231035">
                  <w:marLeft w:val="0"/>
                  <w:marRight w:val="0"/>
                  <w:marTop w:val="0"/>
                  <w:marBottom w:val="0"/>
                  <w:divBdr>
                    <w:top w:val="none" w:sz="0" w:space="0" w:color="auto"/>
                    <w:left w:val="none" w:sz="0" w:space="0" w:color="auto"/>
                    <w:bottom w:val="none" w:sz="0" w:space="0" w:color="auto"/>
                    <w:right w:val="none" w:sz="0" w:space="0" w:color="auto"/>
                  </w:divBdr>
                  <w:divsChild>
                    <w:div w:id="1627655949">
                      <w:marLeft w:val="0"/>
                      <w:marRight w:val="0"/>
                      <w:marTop w:val="0"/>
                      <w:marBottom w:val="0"/>
                      <w:divBdr>
                        <w:top w:val="none" w:sz="0" w:space="0" w:color="auto"/>
                        <w:left w:val="none" w:sz="0" w:space="0" w:color="auto"/>
                        <w:bottom w:val="none" w:sz="0" w:space="0" w:color="auto"/>
                        <w:right w:val="none" w:sz="0" w:space="0" w:color="auto"/>
                      </w:divBdr>
                    </w:div>
                  </w:divsChild>
                </w:div>
                <w:div w:id="1900170330">
                  <w:marLeft w:val="0"/>
                  <w:marRight w:val="0"/>
                  <w:marTop w:val="0"/>
                  <w:marBottom w:val="0"/>
                  <w:divBdr>
                    <w:top w:val="none" w:sz="0" w:space="0" w:color="auto"/>
                    <w:left w:val="none" w:sz="0" w:space="0" w:color="auto"/>
                    <w:bottom w:val="none" w:sz="0" w:space="0" w:color="auto"/>
                    <w:right w:val="none" w:sz="0" w:space="0" w:color="auto"/>
                  </w:divBdr>
                  <w:divsChild>
                    <w:div w:id="1856114552">
                      <w:marLeft w:val="0"/>
                      <w:marRight w:val="0"/>
                      <w:marTop w:val="0"/>
                      <w:marBottom w:val="0"/>
                      <w:divBdr>
                        <w:top w:val="none" w:sz="0" w:space="0" w:color="auto"/>
                        <w:left w:val="none" w:sz="0" w:space="0" w:color="auto"/>
                        <w:bottom w:val="none" w:sz="0" w:space="0" w:color="auto"/>
                        <w:right w:val="none" w:sz="0" w:space="0" w:color="auto"/>
                      </w:divBdr>
                    </w:div>
                  </w:divsChild>
                </w:div>
                <w:div w:id="1928414564">
                  <w:marLeft w:val="0"/>
                  <w:marRight w:val="0"/>
                  <w:marTop w:val="0"/>
                  <w:marBottom w:val="0"/>
                  <w:divBdr>
                    <w:top w:val="none" w:sz="0" w:space="0" w:color="auto"/>
                    <w:left w:val="none" w:sz="0" w:space="0" w:color="auto"/>
                    <w:bottom w:val="none" w:sz="0" w:space="0" w:color="auto"/>
                    <w:right w:val="none" w:sz="0" w:space="0" w:color="auto"/>
                  </w:divBdr>
                  <w:divsChild>
                    <w:div w:id="1604260922">
                      <w:marLeft w:val="0"/>
                      <w:marRight w:val="0"/>
                      <w:marTop w:val="0"/>
                      <w:marBottom w:val="0"/>
                      <w:divBdr>
                        <w:top w:val="none" w:sz="0" w:space="0" w:color="auto"/>
                        <w:left w:val="none" w:sz="0" w:space="0" w:color="auto"/>
                        <w:bottom w:val="none" w:sz="0" w:space="0" w:color="auto"/>
                        <w:right w:val="none" w:sz="0" w:space="0" w:color="auto"/>
                      </w:divBdr>
                    </w:div>
                  </w:divsChild>
                </w:div>
                <w:div w:id="2065374165">
                  <w:marLeft w:val="0"/>
                  <w:marRight w:val="0"/>
                  <w:marTop w:val="0"/>
                  <w:marBottom w:val="0"/>
                  <w:divBdr>
                    <w:top w:val="none" w:sz="0" w:space="0" w:color="auto"/>
                    <w:left w:val="none" w:sz="0" w:space="0" w:color="auto"/>
                    <w:bottom w:val="none" w:sz="0" w:space="0" w:color="auto"/>
                    <w:right w:val="none" w:sz="0" w:space="0" w:color="auto"/>
                  </w:divBdr>
                  <w:divsChild>
                    <w:div w:id="1927690871">
                      <w:marLeft w:val="0"/>
                      <w:marRight w:val="0"/>
                      <w:marTop w:val="0"/>
                      <w:marBottom w:val="0"/>
                      <w:divBdr>
                        <w:top w:val="none" w:sz="0" w:space="0" w:color="auto"/>
                        <w:left w:val="none" w:sz="0" w:space="0" w:color="auto"/>
                        <w:bottom w:val="none" w:sz="0" w:space="0" w:color="auto"/>
                        <w:right w:val="none" w:sz="0" w:space="0" w:color="auto"/>
                      </w:divBdr>
                    </w:div>
                  </w:divsChild>
                </w:div>
                <w:div w:id="2072578540">
                  <w:marLeft w:val="0"/>
                  <w:marRight w:val="0"/>
                  <w:marTop w:val="0"/>
                  <w:marBottom w:val="0"/>
                  <w:divBdr>
                    <w:top w:val="none" w:sz="0" w:space="0" w:color="auto"/>
                    <w:left w:val="none" w:sz="0" w:space="0" w:color="auto"/>
                    <w:bottom w:val="none" w:sz="0" w:space="0" w:color="auto"/>
                    <w:right w:val="none" w:sz="0" w:space="0" w:color="auto"/>
                  </w:divBdr>
                  <w:divsChild>
                    <w:div w:id="37048552">
                      <w:marLeft w:val="0"/>
                      <w:marRight w:val="0"/>
                      <w:marTop w:val="0"/>
                      <w:marBottom w:val="0"/>
                      <w:divBdr>
                        <w:top w:val="none" w:sz="0" w:space="0" w:color="auto"/>
                        <w:left w:val="none" w:sz="0" w:space="0" w:color="auto"/>
                        <w:bottom w:val="none" w:sz="0" w:space="0" w:color="auto"/>
                        <w:right w:val="none" w:sz="0" w:space="0" w:color="auto"/>
                      </w:divBdr>
                    </w:div>
                  </w:divsChild>
                </w:div>
                <w:div w:id="2087990390">
                  <w:marLeft w:val="0"/>
                  <w:marRight w:val="0"/>
                  <w:marTop w:val="0"/>
                  <w:marBottom w:val="0"/>
                  <w:divBdr>
                    <w:top w:val="none" w:sz="0" w:space="0" w:color="auto"/>
                    <w:left w:val="none" w:sz="0" w:space="0" w:color="auto"/>
                    <w:bottom w:val="none" w:sz="0" w:space="0" w:color="auto"/>
                    <w:right w:val="none" w:sz="0" w:space="0" w:color="auto"/>
                  </w:divBdr>
                  <w:divsChild>
                    <w:div w:id="1527256883">
                      <w:marLeft w:val="0"/>
                      <w:marRight w:val="0"/>
                      <w:marTop w:val="0"/>
                      <w:marBottom w:val="0"/>
                      <w:divBdr>
                        <w:top w:val="none" w:sz="0" w:space="0" w:color="auto"/>
                        <w:left w:val="none" w:sz="0" w:space="0" w:color="auto"/>
                        <w:bottom w:val="none" w:sz="0" w:space="0" w:color="auto"/>
                        <w:right w:val="none" w:sz="0" w:space="0" w:color="auto"/>
                      </w:divBdr>
                    </w:div>
                  </w:divsChild>
                </w:div>
                <w:div w:id="2095777652">
                  <w:marLeft w:val="0"/>
                  <w:marRight w:val="0"/>
                  <w:marTop w:val="0"/>
                  <w:marBottom w:val="0"/>
                  <w:divBdr>
                    <w:top w:val="none" w:sz="0" w:space="0" w:color="auto"/>
                    <w:left w:val="none" w:sz="0" w:space="0" w:color="auto"/>
                    <w:bottom w:val="none" w:sz="0" w:space="0" w:color="auto"/>
                    <w:right w:val="none" w:sz="0" w:space="0" w:color="auto"/>
                  </w:divBdr>
                  <w:divsChild>
                    <w:div w:id="2031099015">
                      <w:marLeft w:val="0"/>
                      <w:marRight w:val="0"/>
                      <w:marTop w:val="0"/>
                      <w:marBottom w:val="0"/>
                      <w:divBdr>
                        <w:top w:val="none" w:sz="0" w:space="0" w:color="auto"/>
                        <w:left w:val="none" w:sz="0" w:space="0" w:color="auto"/>
                        <w:bottom w:val="none" w:sz="0" w:space="0" w:color="auto"/>
                        <w:right w:val="none" w:sz="0" w:space="0" w:color="auto"/>
                      </w:divBdr>
                    </w:div>
                  </w:divsChild>
                </w:div>
                <w:div w:id="2105952772">
                  <w:marLeft w:val="0"/>
                  <w:marRight w:val="0"/>
                  <w:marTop w:val="0"/>
                  <w:marBottom w:val="0"/>
                  <w:divBdr>
                    <w:top w:val="none" w:sz="0" w:space="0" w:color="auto"/>
                    <w:left w:val="none" w:sz="0" w:space="0" w:color="auto"/>
                    <w:bottom w:val="none" w:sz="0" w:space="0" w:color="auto"/>
                    <w:right w:val="none" w:sz="0" w:space="0" w:color="auto"/>
                  </w:divBdr>
                  <w:divsChild>
                    <w:div w:id="188941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200590">
          <w:marLeft w:val="0"/>
          <w:marRight w:val="0"/>
          <w:marTop w:val="0"/>
          <w:marBottom w:val="0"/>
          <w:divBdr>
            <w:top w:val="none" w:sz="0" w:space="0" w:color="auto"/>
            <w:left w:val="none" w:sz="0" w:space="0" w:color="auto"/>
            <w:bottom w:val="none" w:sz="0" w:space="0" w:color="auto"/>
            <w:right w:val="none" w:sz="0" w:space="0" w:color="auto"/>
          </w:divBdr>
        </w:div>
      </w:divsChild>
    </w:div>
    <w:div w:id="607541624">
      <w:bodyDiv w:val="1"/>
      <w:marLeft w:val="0"/>
      <w:marRight w:val="0"/>
      <w:marTop w:val="0"/>
      <w:marBottom w:val="0"/>
      <w:divBdr>
        <w:top w:val="none" w:sz="0" w:space="0" w:color="auto"/>
        <w:left w:val="none" w:sz="0" w:space="0" w:color="auto"/>
        <w:bottom w:val="none" w:sz="0" w:space="0" w:color="auto"/>
        <w:right w:val="none" w:sz="0" w:space="0" w:color="auto"/>
      </w:divBdr>
    </w:div>
    <w:div w:id="628975703">
      <w:bodyDiv w:val="1"/>
      <w:marLeft w:val="0"/>
      <w:marRight w:val="0"/>
      <w:marTop w:val="0"/>
      <w:marBottom w:val="0"/>
      <w:divBdr>
        <w:top w:val="none" w:sz="0" w:space="0" w:color="auto"/>
        <w:left w:val="none" w:sz="0" w:space="0" w:color="auto"/>
        <w:bottom w:val="none" w:sz="0" w:space="0" w:color="auto"/>
        <w:right w:val="none" w:sz="0" w:space="0" w:color="auto"/>
      </w:divBdr>
    </w:div>
    <w:div w:id="641428676">
      <w:bodyDiv w:val="1"/>
      <w:marLeft w:val="0"/>
      <w:marRight w:val="0"/>
      <w:marTop w:val="0"/>
      <w:marBottom w:val="0"/>
      <w:divBdr>
        <w:top w:val="none" w:sz="0" w:space="0" w:color="auto"/>
        <w:left w:val="none" w:sz="0" w:space="0" w:color="auto"/>
        <w:bottom w:val="none" w:sz="0" w:space="0" w:color="auto"/>
        <w:right w:val="none" w:sz="0" w:space="0" w:color="auto"/>
      </w:divBdr>
    </w:div>
    <w:div w:id="716123593">
      <w:bodyDiv w:val="1"/>
      <w:marLeft w:val="0"/>
      <w:marRight w:val="0"/>
      <w:marTop w:val="0"/>
      <w:marBottom w:val="0"/>
      <w:divBdr>
        <w:top w:val="none" w:sz="0" w:space="0" w:color="auto"/>
        <w:left w:val="none" w:sz="0" w:space="0" w:color="auto"/>
        <w:bottom w:val="none" w:sz="0" w:space="0" w:color="auto"/>
        <w:right w:val="none" w:sz="0" w:space="0" w:color="auto"/>
      </w:divBdr>
    </w:div>
    <w:div w:id="731469325">
      <w:bodyDiv w:val="1"/>
      <w:marLeft w:val="0"/>
      <w:marRight w:val="0"/>
      <w:marTop w:val="0"/>
      <w:marBottom w:val="0"/>
      <w:divBdr>
        <w:top w:val="none" w:sz="0" w:space="0" w:color="auto"/>
        <w:left w:val="none" w:sz="0" w:space="0" w:color="auto"/>
        <w:bottom w:val="none" w:sz="0" w:space="0" w:color="auto"/>
        <w:right w:val="none" w:sz="0" w:space="0" w:color="auto"/>
      </w:divBdr>
      <w:divsChild>
        <w:div w:id="64956449">
          <w:marLeft w:val="0"/>
          <w:marRight w:val="0"/>
          <w:marTop w:val="0"/>
          <w:marBottom w:val="0"/>
          <w:divBdr>
            <w:top w:val="none" w:sz="0" w:space="0" w:color="auto"/>
            <w:left w:val="none" w:sz="0" w:space="0" w:color="auto"/>
            <w:bottom w:val="none" w:sz="0" w:space="0" w:color="auto"/>
            <w:right w:val="none" w:sz="0" w:space="0" w:color="auto"/>
          </w:divBdr>
        </w:div>
        <w:div w:id="80685912">
          <w:marLeft w:val="0"/>
          <w:marRight w:val="0"/>
          <w:marTop w:val="0"/>
          <w:marBottom w:val="0"/>
          <w:divBdr>
            <w:top w:val="none" w:sz="0" w:space="0" w:color="auto"/>
            <w:left w:val="none" w:sz="0" w:space="0" w:color="auto"/>
            <w:bottom w:val="none" w:sz="0" w:space="0" w:color="auto"/>
            <w:right w:val="none" w:sz="0" w:space="0" w:color="auto"/>
          </w:divBdr>
        </w:div>
        <w:div w:id="89812710">
          <w:marLeft w:val="0"/>
          <w:marRight w:val="0"/>
          <w:marTop w:val="0"/>
          <w:marBottom w:val="0"/>
          <w:divBdr>
            <w:top w:val="none" w:sz="0" w:space="0" w:color="auto"/>
            <w:left w:val="none" w:sz="0" w:space="0" w:color="auto"/>
            <w:bottom w:val="none" w:sz="0" w:space="0" w:color="auto"/>
            <w:right w:val="none" w:sz="0" w:space="0" w:color="auto"/>
          </w:divBdr>
        </w:div>
        <w:div w:id="212935425">
          <w:marLeft w:val="0"/>
          <w:marRight w:val="0"/>
          <w:marTop w:val="0"/>
          <w:marBottom w:val="0"/>
          <w:divBdr>
            <w:top w:val="none" w:sz="0" w:space="0" w:color="auto"/>
            <w:left w:val="none" w:sz="0" w:space="0" w:color="auto"/>
            <w:bottom w:val="none" w:sz="0" w:space="0" w:color="auto"/>
            <w:right w:val="none" w:sz="0" w:space="0" w:color="auto"/>
          </w:divBdr>
        </w:div>
        <w:div w:id="284701594">
          <w:marLeft w:val="0"/>
          <w:marRight w:val="0"/>
          <w:marTop w:val="0"/>
          <w:marBottom w:val="0"/>
          <w:divBdr>
            <w:top w:val="none" w:sz="0" w:space="0" w:color="auto"/>
            <w:left w:val="none" w:sz="0" w:space="0" w:color="auto"/>
            <w:bottom w:val="none" w:sz="0" w:space="0" w:color="auto"/>
            <w:right w:val="none" w:sz="0" w:space="0" w:color="auto"/>
          </w:divBdr>
        </w:div>
        <w:div w:id="430901933">
          <w:marLeft w:val="0"/>
          <w:marRight w:val="0"/>
          <w:marTop w:val="0"/>
          <w:marBottom w:val="0"/>
          <w:divBdr>
            <w:top w:val="none" w:sz="0" w:space="0" w:color="auto"/>
            <w:left w:val="none" w:sz="0" w:space="0" w:color="auto"/>
            <w:bottom w:val="none" w:sz="0" w:space="0" w:color="auto"/>
            <w:right w:val="none" w:sz="0" w:space="0" w:color="auto"/>
          </w:divBdr>
        </w:div>
        <w:div w:id="498542504">
          <w:marLeft w:val="0"/>
          <w:marRight w:val="0"/>
          <w:marTop w:val="0"/>
          <w:marBottom w:val="0"/>
          <w:divBdr>
            <w:top w:val="none" w:sz="0" w:space="0" w:color="auto"/>
            <w:left w:val="none" w:sz="0" w:space="0" w:color="auto"/>
            <w:bottom w:val="none" w:sz="0" w:space="0" w:color="auto"/>
            <w:right w:val="none" w:sz="0" w:space="0" w:color="auto"/>
          </w:divBdr>
        </w:div>
        <w:div w:id="592007355">
          <w:marLeft w:val="0"/>
          <w:marRight w:val="0"/>
          <w:marTop w:val="0"/>
          <w:marBottom w:val="0"/>
          <w:divBdr>
            <w:top w:val="none" w:sz="0" w:space="0" w:color="auto"/>
            <w:left w:val="none" w:sz="0" w:space="0" w:color="auto"/>
            <w:bottom w:val="none" w:sz="0" w:space="0" w:color="auto"/>
            <w:right w:val="none" w:sz="0" w:space="0" w:color="auto"/>
          </w:divBdr>
        </w:div>
        <w:div w:id="677343052">
          <w:marLeft w:val="0"/>
          <w:marRight w:val="0"/>
          <w:marTop w:val="0"/>
          <w:marBottom w:val="0"/>
          <w:divBdr>
            <w:top w:val="none" w:sz="0" w:space="0" w:color="auto"/>
            <w:left w:val="none" w:sz="0" w:space="0" w:color="auto"/>
            <w:bottom w:val="none" w:sz="0" w:space="0" w:color="auto"/>
            <w:right w:val="none" w:sz="0" w:space="0" w:color="auto"/>
          </w:divBdr>
        </w:div>
        <w:div w:id="723068371">
          <w:marLeft w:val="0"/>
          <w:marRight w:val="0"/>
          <w:marTop w:val="0"/>
          <w:marBottom w:val="0"/>
          <w:divBdr>
            <w:top w:val="none" w:sz="0" w:space="0" w:color="auto"/>
            <w:left w:val="none" w:sz="0" w:space="0" w:color="auto"/>
            <w:bottom w:val="none" w:sz="0" w:space="0" w:color="auto"/>
            <w:right w:val="none" w:sz="0" w:space="0" w:color="auto"/>
          </w:divBdr>
        </w:div>
        <w:div w:id="749423843">
          <w:marLeft w:val="0"/>
          <w:marRight w:val="0"/>
          <w:marTop w:val="0"/>
          <w:marBottom w:val="0"/>
          <w:divBdr>
            <w:top w:val="none" w:sz="0" w:space="0" w:color="auto"/>
            <w:left w:val="none" w:sz="0" w:space="0" w:color="auto"/>
            <w:bottom w:val="none" w:sz="0" w:space="0" w:color="auto"/>
            <w:right w:val="none" w:sz="0" w:space="0" w:color="auto"/>
          </w:divBdr>
        </w:div>
        <w:div w:id="938877950">
          <w:marLeft w:val="0"/>
          <w:marRight w:val="0"/>
          <w:marTop w:val="0"/>
          <w:marBottom w:val="0"/>
          <w:divBdr>
            <w:top w:val="none" w:sz="0" w:space="0" w:color="auto"/>
            <w:left w:val="none" w:sz="0" w:space="0" w:color="auto"/>
            <w:bottom w:val="none" w:sz="0" w:space="0" w:color="auto"/>
            <w:right w:val="none" w:sz="0" w:space="0" w:color="auto"/>
          </w:divBdr>
        </w:div>
        <w:div w:id="1175417330">
          <w:marLeft w:val="0"/>
          <w:marRight w:val="0"/>
          <w:marTop w:val="0"/>
          <w:marBottom w:val="0"/>
          <w:divBdr>
            <w:top w:val="none" w:sz="0" w:space="0" w:color="auto"/>
            <w:left w:val="none" w:sz="0" w:space="0" w:color="auto"/>
            <w:bottom w:val="none" w:sz="0" w:space="0" w:color="auto"/>
            <w:right w:val="none" w:sz="0" w:space="0" w:color="auto"/>
          </w:divBdr>
        </w:div>
        <w:div w:id="1219706585">
          <w:marLeft w:val="0"/>
          <w:marRight w:val="0"/>
          <w:marTop w:val="0"/>
          <w:marBottom w:val="0"/>
          <w:divBdr>
            <w:top w:val="none" w:sz="0" w:space="0" w:color="auto"/>
            <w:left w:val="none" w:sz="0" w:space="0" w:color="auto"/>
            <w:bottom w:val="none" w:sz="0" w:space="0" w:color="auto"/>
            <w:right w:val="none" w:sz="0" w:space="0" w:color="auto"/>
          </w:divBdr>
        </w:div>
        <w:div w:id="1243836048">
          <w:marLeft w:val="0"/>
          <w:marRight w:val="0"/>
          <w:marTop w:val="0"/>
          <w:marBottom w:val="0"/>
          <w:divBdr>
            <w:top w:val="none" w:sz="0" w:space="0" w:color="auto"/>
            <w:left w:val="none" w:sz="0" w:space="0" w:color="auto"/>
            <w:bottom w:val="none" w:sz="0" w:space="0" w:color="auto"/>
            <w:right w:val="none" w:sz="0" w:space="0" w:color="auto"/>
          </w:divBdr>
        </w:div>
        <w:div w:id="1433478727">
          <w:marLeft w:val="0"/>
          <w:marRight w:val="0"/>
          <w:marTop w:val="0"/>
          <w:marBottom w:val="0"/>
          <w:divBdr>
            <w:top w:val="none" w:sz="0" w:space="0" w:color="auto"/>
            <w:left w:val="none" w:sz="0" w:space="0" w:color="auto"/>
            <w:bottom w:val="none" w:sz="0" w:space="0" w:color="auto"/>
            <w:right w:val="none" w:sz="0" w:space="0" w:color="auto"/>
          </w:divBdr>
        </w:div>
        <w:div w:id="1536120689">
          <w:marLeft w:val="0"/>
          <w:marRight w:val="0"/>
          <w:marTop w:val="0"/>
          <w:marBottom w:val="0"/>
          <w:divBdr>
            <w:top w:val="none" w:sz="0" w:space="0" w:color="auto"/>
            <w:left w:val="none" w:sz="0" w:space="0" w:color="auto"/>
            <w:bottom w:val="none" w:sz="0" w:space="0" w:color="auto"/>
            <w:right w:val="none" w:sz="0" w:space="0" w:color="auto"/>
          </w:divBdr>
        </w:div>
        <w:div w:id="1543203898">
          <w:marLeft w:val="0"/>
          <w:marRight w:val="0"/>
          <w:marTop w:val="0"/>
          <w:marBottom w:val="0"/>
          <w:divBdr>
            <w:top w:val="none" w:sz="0" w:space="0" w:color="auto"/>
            <w:left w:val="none" w:sz="0" w:space="0" w:color="auto"/>
            <w:bottom w:val="none" w:sz="0" w:space="0" w:color="auto"/>
            <w:right w:val="none" w:sz="0" w:space="0" w:color="auto"/>
          </w:divBdr>
        </w:div>
        <w:div w:id="1562859778">
          <w:marLeft w:val="0"/>
          <w:marRight w:val="0"/>
          <w:marTop w:val="0"/>
          <w:marBottom w:val="0"/>
          <w:divBdr>
            <w:top w:val="none" w:sz="0" w:space="0" w:color="auto"/>
            <w:left w:val="none" w:sz="0" w:space="0" w:color="auto"/>
            <w:bottom w:val="none" w:sz="0" w:space="0" w:color="auto"/>
            <w:right w:val="none" w:sz="0" w:space="0" w:color="auto"/>
          </w:divBdr>
        </w:div>
        <w:div w:id="1809207724">
          <w:marLeft w:val="0"/>
          <w:marRight w:val="0"/>
          <w:marTop w:val="0"/>
          <w:marBottom w:val="0"/>
          <w:divBdr>
            <w:top w:val="none" w:sz="0" w:space="0" w:color="auto"/>
            <w:left w:val="none" w:sz="0" w:space="0" w:color="auto"/>
            <w:bottom w:val="none" w:sz="0" w:space="0" w:color="auto"/>
            <w:right w:val="none" w:sz="0" w:space="0" w:color="auto"/>
          </w:divBdr>
        </w:div>
        <w:div w:id="1942491756">
          <w:marLeft w:val="0"/>
          <w:marRight w:val="0"/>
          <w:marTop w:val="0"/>
          <w:marBottom w:val="0"/>
          <w:divBdr>
            <w:top w:val="none" w:sz="0" w:space="0" w:color="auto"/>
            <w:left w:val="none" w:sz="0" w:space="0" w:color="auto"/>
            <w:bottom w:val="none" w:sz="0" w:space="0" w:color="auto"/>
            <w:right w:val="none" w:sz="0" w:space="0" w:color="auto"/>
          </w:divBdr>
        </w:div>
      </w:divsChild>
    </w:div>
    <w:div w:id="771053708">
      <w:bodyDiv w:val="1"/>
      <w:marLeft w:val="0"/>
      <w:marRight w:val="0"/>
      <w:marTop w:val="0"/>
      <w:marBottom w:val="0"/>
      <w:divBdr>
        <w:top w:val="none" w:sz="0" w:space="0" w:color="auto"/>
        <w:left w:val="none" w:sz="0" w:space="0" w:color="auto"/>
        <w:bottom w:val="none" w:sz="0" w:space="0" w:color="auto"/>
        <w:right w:val="none" w:sz="0" w:space="0" w:color="auto"/>
      </w:divBdr>
      <w:divsChild>
        <w:div w:id="143275765">
          <w:marLeft w:val="0"/>
          <w:marRight w:val="0"/>
          <w:marTop w:val="0"/>
          <w:marBottom w:val="0"/>
          <w:divBdr>
            <w:top w:val="none" w:sz="0" w:space="0" w:color="auto"/>
            <w:left w:val="none" w:sz="0" w:space="0" w:color="auto"/>
            <w:bottom w:val="none" w:sz="0" w:space="0" w:color="auto"/>
            <w:right w:val="none" w:sz="0" w:space="0" w:color="auto"/>
          </w:divBdr>
          <w:divsChild>
            <w:div w:id="54857118">
              <w:marLeft w:val="0"/>
              <w:marRight w:val="0"/>
              <w:marTop w:val="0"/>
              <w:marBottom w:val="0"/>
              <w:divBdr>
                <w:top w:val="none" w:sz="0" w:space="0" w:color="auto"/>
                <w:left w:val="none" w:sz="0" w:space="0" w:color="auto"/>
                <w:bottom w:val="none" w:sz="0" w:space="0" w:color="auto"/>
                <w:right w:val="none" w:sz="0" w:space="0" w:color="auto"/>
              </w:divBdr>
            </w:div>
            <w:div w:id="229198876">
              <w:marLeft w:val="0"/>
              <w:marRight w:val="0"/>
              <w:marTop w:val="0"/>
              <w:marBottom w:val="0"/>
              <w:divBdr>
                <w:top w:val="none" w:sz="0" w:space="0" w:color="auto"/>
                <w:left w:val="none" w:sz="0" w:space="0" w:color="auto"/>
                <w:bottom w:val="none" w:sz="0" w:space="0" w:color="auto"/>
                <w:right w:val="none" w:sz="0" w:space="0" w:color="auto"/>
              </w:divBdr>
            </w:div>
            <w:div w:id="667488159">
              <w:marLeft w:val="0"/>
              <w:marRight w:val="0"/>
              <w:marTop w:val="0"/>
              <w:marBottom w:val="0"/>
              <w:divBdr>
                <w:top w:val="none" w:sz="0" w:space="0" w:color="auto"/>
                <w:left w:val="none" w:sz="0" w:space="0" w:color="auto"/>
                <w:bottom w:val="none" w:sz="0" w:space="0" w:color="auto"/>
                <w:right w:val="none" w:sz="0" w:space="0" w:color="auto"/>
              </w:divBdr>
            </w:div>
            <w:div w:id="675889157">
              <w:marLeft w:val="0"/>
              <w:marRight w:val="0"/>
              <w:marTop w:val="0"/>
              <w:marBottom w:val="0"/>
              <w:divBdr>
                <w:top w:val="none" w:sz="0" w:space="0" w:color="auto"/>
                <w:left w:val="none" w:sz="0" w:space="0" w:color="auto"/>
                <w:bottom w:val="none" w:sz="0" w:space="0" w:color="auto"/>
                <w:right w:val="none" w:sz="0" w:space="0" w:color="auto"/>
              </w:divBdr>
            </w:div>
            <w:div w:id="1213275071">
              <w:marLeft w:val="0"/>
              <w:marRight w:val="0"/>
              <w:marTop w:val="0"/>
              <w:marBottom w:val="0"/>
              <w:divBdr>
                <w:top w:val="none" w:sz="0" w:space="0" w:color="auto"/>
                <w:left w:val="none" w:sz="0" w:space="0" w:color="auto"/>
                <w:bottom w:val="none" w:sz="0" w:space="0" w:color="auto"/>
                <w:right w:val="none" w:sz="0" w:space="0" w:color="auto"/>
              </w:divBdr>
            </w:div>
            <w:div w:id="1282876925">
              <w:marLeft w:val="0"/>
              <w:marRight w:val="0"/>
              <w:marTop w:val="0"/>
              <w:marBottom w:val="0"/>
              <w:divBdr>
                <w:top w:val="none" w:sz="0" w:space="0" w:color="auto"/>
                <w:left w:val="none" w:sz="0" w:space="0" w:color="auto"/>
                <w:bottom w:val="none" w:sz="0" w:space="0" w:color="auto"/>
                <w:right w:val="none" w:sz="0" w:space="0" w:color="auto"/>
              </w:divBdr>
            </w:div>
            <w:div w:id="2007779353">
              <w:marLeft w:val="0"/>
              <w:marRight w:val="0"/>
              <w:marTop w:val="0"/>
              <w:marBottom w:val="0"/>
              <w:divBdr>
                <w:top w:val="none" w:sz="0" w:space="0" w:color="auto"/>
                <w:left w:val="none" w:sz="0" w:space="0" w:color="auto"/>
                <w:bottom w:val="none" w:sz="0" w:space="0" w:color="auto"/>
                <w:right w:val="none" w:sz="0" w:space="0" w:color="auto"/>
              </w:divBdr>
            </w:div>
            <w:div w:id="2015961372">
              <w:marLeft w:val="0"/>
              <w:marRight w:val="0"/>
              <w:marTop w:val="0"/>
              <w:marBottom w:val="0"/>
              <w:divBdr>
                <w:top w:val="none" w:sz="0" w:space="0" w:color="auto"/>
                <w:left w:val="none" w:sz="0" w:space="0" w:color="auto"/>
                <w:bottom w:val="none" w:sz="0" w:space="0" w:color="auto"/>
                <w:right w:val="none" w:sz="0" w:space="0" w:color="auto"/>
              </w:divBdr>
            </w:div>
          </w:divsChild>
        </w:div>
        <w:div w:id="1452168751">
          <w:marLeft w:val="0"/>
          <w:marRight w:val="0"/>
          <w:marTop w:val="0"/>
          <w:marBottom w:val="0"/>
          <w:divBdr>
            <w:top w:val="none" w:sz="0" w:space="0" w:color="auto"/>
            <w:left w:val="none" w:sz="0" w:space="0" w:color="auto"/>
            <w:bottom w:val="none" w:sz="0" w:space="0" w:color="auto"/>
            <w:right w:val="none" w:sz="0" w:space="0" w:color="auto"/>
          </w:divBdr>
          <w:divsChild>
            <w:div w:id="831991643">
              <w:marLeft w:val="-75"/>
              <w:marRight w:val="0"/>
              <w:marTop w:val="30"/>
              <w:marBottom w:val="30"/>
              <w:divBdr>
                <w:top w:val="none" w:sz="0" w:space="0" w:color="auto"/>
                <w:left w:val="none" w:sz="0" w:space="0" w:color="auto"/>
                <w:bottom w:val="none" w:sz="0" w:space="0" w:color="auto"/>
                <w:right w:val="none" w:sz="0" w:space="0" w:color="auto"/>
              </w:divBdr>
              <w:divsChild>
                <w:div w:id="52002047">
                  <w:marLeft w:val="0"/>
                  <w:marRight w:val="0"/>
                  <w:marTop w:val="0"/>
                  <w:marBottom w:val="0"/>
                  <w:divBdr>
                    <w:top w:val="none" w:sz="0" w:space="0" w:color="auto"/>
                    <w:left w:val="none" w:sz="0" w:space="0" w:color="auto"/>
                    <w:bottom w:val="none" w:sz="0" w:space="0" w:color="auto"/>
                    <w:right w:val="none" w:sz="0" w:space="0" w:color="auto"/>
                  </w:divBdr>
                  <w:divsChild>
                    <w:div w:id="2088574404">
                      <w:marLeft w:val="0"/>
                      <w:marRight w:val="0"/>
                      <w:marTop w:val="0"/>
                      <w:marBottom w:val="0"/>
                      <w:divBdr>
                        <w:top w:val="none" w:sz="0" w:space="0" w:color="auto"/>
                        <w:left w:val="none" w:sz="0" w:space="0" w:color="auto"/>
                        <w:bottom w:val="none" w:sz="0" w:space="0" w:color="auto"/>
                        <w:right w:val="none" w:sz="0" w:space="0" w:color="auto"/>
                      </w:divBdr>
                    </w:div>
                  </w:divsChild>
                </w:div>
                <w:div w:id="71974138">
                  <w:marLeft w:val="0"/>
                  <w:marRight w:val="0"/>
                  <w:marTop w:val="0"/>
                  <w:marBottom w:val="0"/>
                  <w:divBdr>
                    <w:top w:val="none" w:sz="0" w:space="0" w:color="auto"/>
                    <w:left w:val="none" w:sz="0" w:space="0" w:color="auto"/>
                    <w:bottom w:val="none" w:sz="0" w:space="0" w:color="auto"/>
                    <w:right w:val="none" w:sz="0" w:space="0" w:color="auto"/>
                  </w:divBdr>
                  <w:divsChild>
                    <w:div w:id="2002736020">
                      <w:marLeft w:val="0"/>
                      <w:marRight w:val="0"/>
                      <w:marTop w:val="0"/>
                      <w:marBottom w:val="0"/>
                      <w:divBdr>
                        <w:top w:val="none" w:sz="0" w:space="0" w:color="auto"/>
                        <w:left w:val="none" w:sz="0" w:space="0" w:color="auto"/>
                        <w:bottom w:val="none" w:sz="0" w:space="0" w:color="auto"/>
                        <w:right w:val="none" w:sz="0" w:space="0" w:color="auto"/>
                      </w:divBdr>
                    </w:div>
                  </w:divsChild>
                </w:div>
                <w:div w:id="82729656">
                  <w:marLeft w:val="0"/>
                  <w:marRight w:val="0"/>
                  <w:marTop w:val="0"/>
                  <w:marBottom w:val="0"/>
                  <w:divBdr>
                    <w:top w:val="none" w:sz="0" w:space="0" w:color="auto"/>
                    <w:left w:val="none" w:sz="0" w:space="0" w:color="auto"/>
                    <w:bottom w:val="none" w:sz="0" w:space="0" w:color="auto"/>
                    <w:right w:val="none" w:sz="0" w:space="0" w:color="auto"/>
                  </w:divBdr>
                  <w:divsChild>
                    <w:div w:id="1471900720">
                      <w:marLeft w:val="0"/>
                      <w:marRight w:val="0"/>
                      <w:marTop w:val="0"/>
                      <w:marBottom w:val="0"/>
                      <w:divBdr>
                        <w:top w:val="none" w:sz="0" w:space="0" w:color="auto"/>
                        <w:left w:val="none" w:sz="0" w:space="0" w:color="auto"/>
                        <w:bottom w:val="none" w:sz="0" w:space="0" w:color="auto"/>
                        <w:right w:val="none" w:sz="0" w:space="0" w:color="auto"/>
                      </w:divBdr>
                    </w:div>
                  </w:divsChild>
                </w:div>
                <w:div w:id="185557455">
                  <w:marLeft w:val="0"/>
                  <w:marRight w:val="0"/>
                  <w:marTop w:val="0"/>
                  <w:marBottom w:val="0"/>
                  <w:divBdr>
                    <w:top w:val="none" w:sz="0" w:space="0" w:color="auto"/>
                    <w:left w:val="none" w:sz="0" w:space="0" w:color="auto"/>
                    <w:bottom w:val="none" w:sz="0" w:space="0" w:color="auto"/>
                    <w:right w:val="none" w:sz="0" w:space="0" w:color="auto"/>
                  </w:divBdr>
                  <w:divsChild>
                    <w:div w:id="1700206290">
                      <w:marLeft w:val="0"/>
                      <w:marRight w:val="0"/>
                      <w:marTop w:val="0"/>
                      <w:marBottom w:val="0"/>
                      <w:divBdr>
                        <w:top w:val="none" w:sz="0" w:space="0" w:color="auto"/>
                        <w:left w:val="none" w:sz="0" w:space="0" w:color="auto"/>
                        <w:bottom w:val="none" w:sz="0" w:space="0" w:color="auto"/>
                        <w:right w:val="none" w:sz="0" w:space="0" w:color="auto"/>
                      </w:divBdr>
                    </w:div>
                  </w:divsChild>
                </w:div>
                <w:div w:id="202139424">
                  <w:marLeft w:val="0"/>
                  <w:marRight w:val="0"/>
                  <w:marTop w:val="0"/>
                  <w:marBottom w:val="0"/>
                  <w:divBdr>
                    <w:top w:val="none" w:sz="0" w:space="0" w:color="auto"/>
                    <w:left w:val="none" w:sz="0" w:space="0" w:color="auto"/>
                    <w:bottom w:val="none" w:sz="0" w:space="0" w:color="auto"/>
                    <w:right w:val="none" w:sz="0" w:space="0" w:color="auto"/>
                  </w:divBdr>
                  <w:divsChild>
                    <w:div w:id="1661537351">
                      <w:marLeft w:val="0"/>
                      <w:marRight w:val="0"/>
                      <w:marTop w:val="0"/>
                      <w:marBottom w:val="0"/>
                      <w:divBdr>
                        <w:top w:val="none" w:sz="0" w:space="0" w:color="auto"/>
                        <w:left w:val="none" w:sz="0" w:space="0" w:color="auto"/>
                        <w:bottom w:val="none" w:sz="0" w:space="0" w:color="auto"/>
                        <w:right w:val="none" w:sz="0" w:space="0" w:color="auto"/>
                      </w:divBdr>
                    </w:div>
                  </w:divsChild>
                </w:div>
                <w:div w:id="242876873">
                  <w:marLeft w:val="0"/>
                  <w:marRight w:val="0"/>
                  <w:marTop w:val="0"/>
                  <w:marBottom w:val="0"/>
                  <w:divBdr>
                    <w:top w:val="none" w:sz="0" w:space="0" w:color="auto"/>
                    <w:left w:val="none" w:sz="0" w:space="0" w:color="auto"/>
                    <w:bottom w:val="none" w:sz="0" w:space="0" w:color="auto"/>
                    <w:right w:val="none" w:sz="0" w:space="0" w:color="auto"/>
                  </w:divBdr>
                  <w:divsChild>
                    <w:div w:id="2064518222">
                      <w:marLeft w:val="0"/>
                      <w:marRight w:val="0"/>
                      <w:marTop w:val="0"/>
                      <w:marBottom w:val="0"/>
                      <w:divBdr>
                        <w:top w:val="none" w:sz="0" w:space="0" w:color="auto"/>
                        <w:left w:val="none" w:sz="0" w:space="0" w:color="auto"/>
                        <w:bottom w:val="none" w:sz="0" w:space="0" w:color="auto"/>
                        <w:right w:val="none" w:sz="0" w:space="0" w:color="auto"/>
                      </w:divBdr>
                    </w:div>
                  </w:divsChild>
                </w:div>
                <w:div w:id="272323303">
                  <w:marLeft w:val="0"/>
                  <w:marRight w:val="0"/>
                  <w:marTop w:val="0"/>
                  <w:marBottom w:val="0"/>
                  <w:divBdr>
                    <w:top w:val="none" w:sz="0" w:space="0" w:color="auto"/>
                    <w:left w:val="none" w:sz="0" w:space="0" w:color="auto"/>
                    <w:bottom w:val="none" w:sz="0" w:space="0" w:color="auto"/>
                    <w:right w:val="none" w:sz="0" w:space="0" w:color="auto"/>
                  </w:divBdr>
                  <w:divsChild>
                    <w:div w:id="1385518710">
                      <w:marLeft w:val="0"/>
                      <w:marRight w:val="0"/>
                      <w:marTop w:val="0"/>
                      <w:marBottom w:val="0"/>
                      <w:divBdr>
                        <w:top w:val="none" w:sz="0" w:space="0" w:color="auto"/>
                        <w:left w:val="none" w:sz="0" w:space="0" w:color="auto"/>
                        <w:bottom w:val="none" w:sz="0" w:space="0" w:color="auto"/>
                        <w:right w:val="none" w:sz="0" w:space="0" w:color="auto"/>
                      </w:divBdr>
                    </w:div>
                  </w:divsChild>
                </w:div>
                <w:div w:id="404183307">
                  <w:marLeft w:val="0"/>
                  <w:marRight w:val="0"/>
                  <w:marTop w:val="0"/>
                  <w:marBottom w:val="0"/>
                  <w:divBdr>
                    <w:top w:val="none" w:sz="0" w:space="0" w:color="auto"/>
                    <w:left w:val="none" w:sz="0" w:space="0" w:color="auto"/>
                    <w:bottom w:val="none" w:sz="0" w:space="0" w:color="auto"/>
                    <w:right w:val="none" w:sz="0" w:space="0" w:color="auto"/>
                  </w:divBdr>
                  <w:divsChild>
                    <w:div w:id="2105345405">
                      <w:marLeft w:val="0"/>
                      <w:marRight w:val="0"/>
                      <w:marTop w:val="0"/>
                      <w:marBottom w:val="0"/>
                      <w:divBdr>
                        <w:top w:val="none" w:sz="0" w:space="0" w:color="auto"/>
                        <w:left w:val="none" w:sz="0" w:space="0" w:color="auto"/>
                        <w:bottom w:val="none" w:sz="0" w:space="0" w:color="auto"/>
                        <w:right w:val="none" w:sz="0" w:space="0" w:color="auto"/>
                      </w:divBdr>
                    </w:div>
                  </w:divsChild>
                </w:div>
                <w:div w:id="407850763">
                  <w:marLeft w:val="0"/>
                  <w:marRight w:val="0"/>
                  <w:marTop w:val="0"/>
                  <w:marBottom w:val="0"/>
                  <w:divBdr>
                    <w:top w:val="none" w:sz="0" w:space="0" w:color="auto"/>
                    <w:left w:val="none" w:sz="0" w:space="0" w:color="auto"/>
                    <w:bottom w:val="none" w:sz="0" w:space="0" w:color="auto"/>
                    <w:right w:val="none" w:sz="0" w:space="0" w:color="auto"/>
                  </w:divBdr>
                  <w:divsChild>
                    <w:div w:id="705103556">
                      <w:marLeft w:val="0"/>
                      <w:marRight w:val="0"/>
                      <w:marTop w:val="0"/>
                      <w:marBottom w:val="0"/>
                      <w:divBdr>
                        <w:top w:val="none" w:sz="0" w:space="0" w:color="auto"/>
                        <w:left w:val="none" w:sz="0" w:space="0" w:color="auto"/>
                        <w:bottom w:val="none" w:sz="0" w:space="0" w:color="auto"/>
                        <w:right w:val="none" w:sz="0" w:space="0" w:color="auto"/>
                      </w:divBdr>
                    </w:div>
                  </w:divsChild>
                </w:div>
                <w:div w:id="648484295">
                  <w:marLeft w:val="0"/>
                  <w:marRight w:val="0"/>
                  <w:marTop w:val="0"/>
                  <w:marBottom w:val="0"/>
                  <w:divBdr>
                    <w:top w:val="none" w:sz="0" w:space="0" w:color="auto"/>
                    <w:left w:val="none" w:sz="0" w:space="0" w:color="auto"/>
                    <w:bottom w:val="none" w:sz="0" w:space="0" w:color="auto"/>
                    <w:right w:val="none" w:sz="0" w:space="0" w:color="auto"/>
                  </w:divBdr>
                  <w:divsChild>
                    <w:div w:id="670761431">
                      <w:marLeft w:val="0"/>
                      <w:marRight w:val="0"/>
                      <w:marTop w:val="0"/>
                      <w:marBottom w:val="0"/>
                      <w:divBdr>
                        <w:top w:val="none" w:sz="0" w:space="0" w:color="auto"/>
                        <w:left w:val="none" w:sz="0" w:space="0" w:color="auto"/>
                        <w:bottom w:val="none" w:sz="0" w:space="0" w:color="auto"/>
                        <w:right w:val="none" w:sz="0" w:space="0" w:color="auto"/>
                      </w:divBdr>
                    </w:div>
                  </w:divsChild>
                </w:div>
                <w:div w:id="665474240">
                  <w:marLeft w:val="0"/>
                  <w:marRight w:val="0"/>
                  <w:marTop w:val="0"/>
                  <w:marBottom w:val="0"/>
                  <w:divBdr>
                    <w:top w:val="none" w:sz="0" w:space="0" w:color="auto"/>
                    <w:left w:val="none" w:sz="0" w:space="0" w:color="auto"/>
                    <w:bottom w:val="none" w:sz="0" w:space="0" w:color="auto"/>
                    <w:right w:val="none" w:sz="0" w:space="0" w:color="auto"/>
                  </w:divBdr>
                  <w:divsChild>
                    <w:div w:id="25369166">
                      <w:marLeft w:val="0"/>
                      <w:marRight w:val="0"/>
                      <w:marTop w:val="0"/>
                      <w:marBottom w:val="0"/>
                      <w:divBdr>
                        <w:top w:val="none" w:sz="0" w:space="0" w:color="auto"/>
                        <w:left w:val="none" w:sz="0" w:space="0" w:color="auto"/>
                        <w:bottom w:val="none" w:sz="0" w:space="0" w:color="auto"/>
                        <w:right w:val="none" w:sz="0" w:space="0" w:color="auto"/>
                      </w:divBdr>
                    </w:div>
                  </w:divsChild>
                </w:div>
                <w:div w:id="718435942">
                  <w:marLeft w:val="0"/>
                  <w:marRight w:val="0"/>
                  <w:marTop w:val="0"/>
                  <w:marBottom w:val="0"/>
                  <w:divBdr>
                    <w:top w:val="none" w:sz="0" w:space="0" w:color="auto"/>
                    <w:left w:val="none" w:sz="0" w:space="0" w:color="auto"/>
                    <w:bottom w:val="none" w:sz="0" w:space="0" w:color="auto"/>
                    <w:right w:val="none" w:sz="0" w:space="0" w:color="auto"/>
                  </w:divBdr>
                  <w:divsChild>
                    <w:div w:id="2082362402">
                      <w:marLeft w:val="0"/>
                      <w:marRight w:val="0"/>
                      <w:marTop w:val="0"/>
                      <w:marBottom w:val="0"/>
                      <w:divBdr>
                        <w:top w:val="none" w:sz="0" w:space="0" w:color="auto"/>
                        <w:left w:val="none" w:sz="0" w:space="0" w:color="auto"/>
                        <w:bottom w:val="none" w:sz="0" w:space="0" w:color="auto"/>
                        <w:right w:val="none" w:sz="0" w:space="0" w:color="auto"/>
                      </w:divBdr>
                    </w:div>
                  </w:divsChild>
                </w:div>
                <w:div w:id="728918597">
                  <w:marLeft w:val="0"/>
                  <w:marRight w:val="0"/>
                  <w:marTop w:val="0"/>
                  <w:marBottom w:val="0"/>
                  <w:divBdr>
                    <w:top w:val="none" w:sz="0" w:space="0" w:color="auto"/>
                    <w:left w:val="none" w:sz="0" w:space="0" w:color="auto"/>
                    <w:bottom w:val="none" w:sz="0" w:space="0" w:color="auto"/>
                    <w:right w:val="none" w:sz="0" w:space="0" w:color="auto"/>
                  </w:divBdr>
                  <w:divsChild>
                    <w:div w:id="597368572">
                      <w:marLeft w:val="0"/>
                      <w:marRight w:val="0"/>
                      <w:marTop w:val="0"/>
                      <w:marBottom w:val="0"/>
                      <w:divBdr>
                        <w:top w:val="none" w:sz="0" w:space="0" w:color="auto"/>
                        <w:left w:val="none" w:sz="0" w:space="0" w:color="auto"/>
                        <w:bottom w:val="none" w:sz="0" w:space="0" w:color="auto"/>
                        <w:right w:val="none" w:sz="0" w:space="0" w:color="auto"/>
                      </w:divBdr>
                    </w:div>
                  </w:divsChild>
                </w:div>
                <w:div w:id="730154185">
                  <w:marLeft w:val="0"/>
                  <w:marRight w:val="0"/>
                  <w:marTop w:val="0"/>
                  <w:marBottom w:val="0"/>
                  <w:divBdr>
                    <w:top w:val="none" w:sz="0" w:space="0" w:color="auto"/>
                    <w:left w:val="none" w:sz="0" w:space="0" w:color="auto"/>
                    <w:bottom w:val="none" w:sz="0" w:space="0" w:color="auto"/>
                    <w:right w:val="none" w:sz="0" w:space="0" w:color="auto"/>
                  </w:divBdr>
                  <w:divsChild>
                    <w:div w:id="1419329458">
                      <w:marLeft w:val="0"/>
                      <w:marRight w:val="0"/>
                      <w:marTop w:val="0"/>
                      <w:marBottom w:val="0"/>
                      <w:divBdr>
                        <w:top w:val="none" w:sz="0" w:space="0" w:color="auto"/>
                        <w:left w:val="none" w:sz="0" w:space="0" w:color="auto"/>
                        <w:bottom w:val="none" w:sz="0" w:space="0" w:color="auto"/>
                        <w:right w:val="none" w:sz="0" w:space="0" w:color="auto"/>
                      </w:divBdr>
                    </w:div>
                  </w:divsChild>
                </w:div>
                <w:div w:id="750584383">
                  <w:marLeft w:val="0"/>
                  <w:marRight w:val="0"/>
                  <w:marTop w:val="0"/>
                  <w:marBottom w:val="0"/>
                  <w:divBdr>
                    <w:top w:val="none" w:sz="0" w:space="0" w:color="auto"/>
                    <w:left w:val="none" w:sz="0" w:space="0" w:color="auto"/>
                    <w:bottom w:val="none" w:sz="0" w:space="0" w:color="auto"/>
                    <w:right w:val="none" w:sz="0" w:space="0" w:color="auto"/>
                  </w:divBdr>
                  <w:divsChild>
                    <w:div w:id="512694895">
                      <w:marLeft w:val="0"/>
                      <w:marRight w:val="0"/>
                      <w:marTop w:val="0"/>
                      <w:marBottom w:val="0"/>
                      <w:divBdr>
                        <w:top w:val="none" w:sz="0" w:space="0" w:color="auto"/>
                        <w:left w:val="none" w:sz="0" w:space="0" w:color="auto"/>
                        <w:bottom w:val="none" w:sz="0" w:space="0" w:color="auto"/>
                        <w:right w:val="none" w:sz="0" w:space="0" w:color="auto"/>
                      </w:divBdr>
                    </w:div>
                  </w:divsChild>
                </w:div>
                <w:div w:id="754477669">
                  <w:marLeft w:val="0"/>
                  <w:marRight w:val="0"/>
                  <w:marTop w:val="0"/>
                  <w:marBottom w:val="0"/>
                  <w:divBdr>
                    <w:top w:val="none" w:sz="0" w:space="0" w:color="auto"/>
                    <w:left w:val="none" w:sz="0" w:space="0" w:color="auto"/>
                    <w:bottom w:val="none" w:sz="0" w:space="0" w:color="auto"/>
                    <w:right w:val="none" w:sz="0" w:space="0" w:color="auto"/>
                  </w:divBdr>
                  <w:divsChild>
                    <w:div w:id="495072991">
                      <w:marLeft w:val="0"/>
                      <w:marRight w:val="0"/>
                      <w:marTop w:val="0"/>
                      <w:marBottom w:val="0"/>
                      <w:divBdr>
                        <w:top w:val="none" w:sz="0" w:space="0" w:color="auto"/>
                        <w:left w:val="none" w:sz="0" w:space="0" w:color="auto"/>
                        <w:bottom w:val="none" w:sz="0" w:space="0" w:color="auto"/>
                        <w:right w:val="none" w:sz="0" w:space="0" w:color="auto"/>
                      </w:divBdr>
                    </w:div>
                  </w:divsChild>
                </w:div>
                <w:div w:id="827474188">
                  <w:marLeft w:val="0"/>
                  <w:marRight w:val="0"/>
                  <w:marTop w:val="0"/>
                  <w:marBottom w:val="0"/>
                  <w:divBdr>
                    <w:top w:val="none" w:sz="0" w:space="0" w:color="auto"/>
                    <w:left w:val="none" w:sz="0" w:space="0" w:color="auto"/>
                    <w:bottom w:val="none" w:sz="0" w:space="0" w:color="auto"/>
                    <w:right w:val="none" w:sz="0" w:space="0" w:color="auto"/>
                  </w:divBdr>
                  <w:divsChild>
                    <w:div w:id="1004698944">
                      <w:marLeft w:val="0"/>
                      <w:marRight w:val="0"/>
                      <w:marTop w:val="0"/>
                      <w:marBottom w:val="0"/>
                      <w:divBdr>
                        <w:top w:val="none" w:sz="0" w:space="0" w:color="auto"/>
                        <w:left w:val="none" w:sz="0" w:space="0" w:color="auto"/>
                        <w:bottom w:val="none" w:sz="0" w:space="0" w:color="auto"/>
                        <w:right w:val="none" w:sz="0" w:space="0" w:color="auto"/>
                      </w:divBdr>
                    </w:div>
                  </w:divsChild>
                </w:div>
                <w:div w:id="884217038">
                  <w:marLeft w:val="0"/>
                  <w:marRight w:val="0"/>
                  <w:marTop w:val="0"/>
                  <w:marBottom w:val="0"/>
                  <w:divBdr>
                    <w:top w:val="none" w:sz="0" w:space="0" w:color="auto"/>
                    <w:left w:val="none" w:sz="0" w:space="0" w:color="auto"/>
                    <w:bottom w:val="none" w:sz="0" w:space="0" w:color="auto"/>
                    <w:right w:val="none" w:sz="0" w:space="0" w:color="auto"/>
                  </w:divBdr>
                  <w:divsChild>
                    <w:div w:id="1467119796">
                      <w:marLeft w:val="0"/>
                      <w:marRight w:val="0"/>
                      <w:marTop w:val="0"/>
                      <w:marBottom w:val="0"/>
                      <w:divBdr>
                        <w:top w:val="none" w:sz="0" w:space="0" w:color="auto"/>
                        <w:left w:val="none" w:sz="0" w:space="0" w:color="auto"/>
                        <w:bottom w:val="none" w:sz="0" w:space="0" w:color="auto"/>
                        <w:right w:val="none" w:sz="0" w:space="0" w:color="auto"/>
                      </w:divBdr>
                    </w:div>
                  </w:divsChild>
                </w:div>
                <w:div w:id="907030764">
                  <w:marLeft w:val="0"/>
                  <w:marRight w:val="0"/>
                  <w:marTop w:val="0"/>
                  <w:marBottom w:val="0"/>
                  <w:divBdr>
                    <w:top w:val="none" w:sz="0" w:space="0" w:color="auto"/>
                    <w:left w:val="none" w:sz="0" w:space="0" w:color="auto"/>
                    <w:bottom w:val="none" w:sz="0" w:space="0" w:color="auto"/>
                    <w:right w:val="none" w:sz="0" w:space="0" w:color="auto"/>
                  </w:divBdr>
                  <w:divsChild>
                    <w:div w:id="2026325058">
                      <w:marLeft w:val="0"/>
                      <w:marRight w:val="0"/>
                      <w:marTop w:val="0"/>
                      <w:marBottom w:val="0"/>
                      <w:divBdr>
                        <w:top w:val="none" w:sz="0" w:space="0" w:color="auto"/>
                        <w:left w:val="none" w:sz="0" w:space="0" w:color="auto"/>
                        <w:bottom w:val="none" w:sz="0" w:space="0" w:color="auto"/>
                        <w:right w:val="none" w:sz="0" w:space="0" w:color="auto"/>
                      </w:divBdr>
                    </w:div>
                  </w:divsChild>
                </w:div>
                <w:div w:id="940382258">
                  <w:marLeft w:val="0"/>
                  <w:marRight w:val="0"/>
                  <w:marTop w:val="0"/>
                  <w:marBottom w:val="0"/>
                  <w:divBdr>
                    <w:top w:val="none" w:sz="0" w:space="0" w:color="auto"/>
                    <w:left w:val="none" w:sz="0" w:space="0" w:color="auto"/>
                    <w:bottom w:val="none" w:sz="0" w:space="0" w:color="auto"/>
                    <w:right w:val="none" w:sz="0" w:space="0" w:color="auto"/>
                  </w:divBdr>
                  <w:divsChild>
                    <w:div w:id="456604941">
                      <w:marLeft w:val="0"/>
                      <w:marRight w:val="0"/>
                      <w:marTop w:val="0"/>
                      <w:marBottom w:val="0"/>
                      <w:divBdr>
                        <w:top w:val="none" w:sz="0" w:space="0" w:color="auto"/>
                        <w:left w:val="none" w:sz="0" w:space="0" w:color="auto"/>
                        <w:bottom w:val="none" w:sz="0" w:space="0" w:color="auto"/>
                        <w:right w:val="none" w:sz="0" w:space="0" w:color="auto"/>
                      </w:divBdr>
                    </w:div>
                  </w:divsChild>
                </w:div>
                <w:div w:id="979387423">
                  <w:marLeft w:val="0"/>
                  <w:marRight w:val="0"/>
                  <w:marTop w:val="0"/>
                  <w:marBottom w:val="0"/>
                  <w:divBdr>
                    <w:top w:val="none" w:sz="0" w:space="0" w:color="auto"/>
                    <w:left w:val="none" w:sz="0" w:space="0" w:color="auto"/>
                    <w:bottom w:val="none" w:sz="0" w:space="0" w:color="auto"/>
                    <w:right w:val="none" w:sz="0" w:space="0" w:color="auto"/>
                  </w:divBdr>
                  <w:divsChild>
                    <w:div w:id="1931084655">
                      <w:marLeft w:val="0"/>
                      <w:marRight w:val="0"/>
                      <w:marTop w:val="0"/>
                      <w:marBottom w:val="0"/>
                      <w:divBdr>
                        <w:top w:val="none" w:sz="0" w:space="0" w:color="auto"/>
                        <w:left w:val="none" w:sz="0" w:space="0" w:color="auto"/>
                        <w:bottom w:val="none" w:sz="0" w:space="0" w:color="auto"/>
                        <w:right w:val="none" w:sz="0" w:space="0" w:color="auto"/>
                      </w:divBdr>
                    </w:div>
                  </w:divsChild>
                </w:div>
                <w:div w:id="1007055250">
                  <w:marLeft w:val="0"/>
                  <w:marRight w:val="0"/>
                  <w:marTop w:val="0"/>
                  <w:marBottom w:val="0"/>
                  <w:divBdr>
                    <w:top w:val="none" w:sz="0" w:space="0" w:color="auto"/>
                    <w:left w:val="none" w:sz="0" w:space="0" w:color="auto"/>
                    <w:bottom w:val="none" w:sz="0" w:space="0" w:color="auto"/>
                    <w:right w:val="none" w:sz="0" w:space="0" w:color="auto"/>
                  </w:divBdr>
                  <w:divsChild>
                    <w:div w:id="391469010">
                      <w:marLeft w:val="0"/>
                      <w:marRight w:val="0"/>
                      <w:marTop w:val="0"/>
                      <w:marBottom w:val="0"/>
                      <w:divBdr>
                        <w:top w:val="none" w:sz="0" w:space="0" w:color="auto"/>
                        <w:left w:val="none" w:sz="0" w:space="0" w:color="auto"/>
                        <w:bottom w:val="none" w:sz="0" w:space="0" w:color="auto"/>
                        <w:right w:val="none" w:sz="0" w:space="0" w:color="auto"/>
                      </w:divBdr>
                    </w:div>
                  </w:divsChild>
                </w:div>
                <w:div w:id="1039740008">
                  <w:marLeft w:val="0"/>
                  <w:marRight w:val="0"/>
                  <w:marTop w:val="0"/>
                  <w:marBottom w:val="0"/>
                  <w:divBdr>
                    <w:top w:val="none" w:sz="0" w:space="0" w:color="auto"/>
                    <w:left w:val="none" w:sz="0" w:space="0" w:color="auto"/>
                    <w:bottom w:val="none" w:sz="0" w:space="0" w:color="auto"/>
                    <w:right w:val="none" w:sz="0" w:space="0" w:color="auto"/>
                  </w:divBdr>
                  <w:divsChild>
                    <w:div w:id="478546493">
                      <w:marLeft w:val="0"/>
                      <w:marRight w:val="0"/>
                      <w:marTop w:val="0"/>
                      <w:marBottom w:val="0"/>
                      <w:divBdr>
                        <w:top w:val="none" w:sz="0" w:space="0" w:color="auto"/>
                        <w:left w:val="none" w:sz="0" w:space="0" w:color="auto"/>
                        <w:bottom w:val="none" w:sz="0" w:space="0" w:color="auto"/>
                        <w:right w:val="none" w:sz="0" w:space="0" w:color="auto"/>
                      </w:divBdr>
                    </w:div>
                  </w:divsChild>
                </w:div>
                <w:div w:id="1048141725">
                  <w:marLeft w:val="0"/>
                  <w:marRight w:val="0"/>
                  <w:marTop w:val="0"/>
                  <w:marBottom w:val="0"/>
                  <w:divBdr>
                    <w:top w:val="none" w:sz="0" w:space="0" w:color="auto"/>
                    <w:left w:val="none" w:sz="0" w:space="0" w:color="auto"/>
                    <w:bottom w:val="none" w:sz="0" w:space="0" w:color="auto"/>
                    <w:right w:val="none" w:sz="0" w:space="0" w:color="auto"/>
                  </w:divBdr>
                  <w:divsChild>
                    <w:div w:id="1596403810">
                      <w:marLeft w:val="0"/>
                      <w:marRight w:val="0"/>
                      <w:marTop w:val="0"/>
                      <w:marBottom w:val="0"/>
                      <w:divBdr>
                        <w:top w:val="none" w:sz="0" w:space="0" w:color="auto"/>
                        <w:left w:val="none" w:sz="0" w:space="0" w:color="auto"/>
                        <w:bottom w:val="none" w:sz="0" w:space="0" w:color="auto"/>
                        <w:right w:val="none" w:sz="0" w:space="0" w:color="auto"/>
                      </w:divBdr>
                    </w:div>
                  </w:divsChild>
                </w:div>
                <w:div w:id="1077215983">
                  <w:marLeft w:val="0"/>
                  <w:marRight w:val="0"/>
                  <w:marTop w:val="0"/>
                  <w:marBottom w:val="0"/>
                  <w:divBdr>
                    <w:top w:val="none" w:sz="0" w:space="0" w:color="auto"/>
                    <w:left w:val="none" w:sz="0" w:space="0" w:color="auto"/>
                    <w:bottom w:val="none" w:sz="0" w:space="0" w:color="auto"/>
                    <w:right w:val="none" w:sz="0" w:space="0" w:color="auto"/>
                  </w:divBdr>
                  <w:divsChild>
                    <w:div w:id="1913351731">
                      <w:marLeft w:val="0"/>
                      <w:marRight w:val="0"/>
                      <w:marTop w:val="0"/>
                      <w:marBottom w:val="0"/>
                      <w:divBdr>
                        <w:top w:val="none" w:sz="0" w:space="0" w:color="auto"/>
                        <w:left w:val="none" w:sz="0" w:space="0" w:color="auto"/>
                        <w:bottom w:val="none" w:sz="0" w:space="0" w:color="auto"/>
                        <w:right w:val="none" w:sz="0" w:space="0" w:color="auto"/>
                      </w:divBdr>
                    </w:div>
                  </w:divsChild>
                </w:div>
                <w:div w:id="1082289661">
                  <w:marLeft w:val="0"/>
                  <w:marRight w:val="0"/>
                  <w:marTop w:val="0"/>
                  <w:marBottom w:val="0"/>
                  <w:divBdr>
                    <w:top w:val="none" w:sz="0" w:space="0" w:color="auto"/>
                    <w:left w:val="none" w:sz="0" w:space="0" w:color="auto"/>
                    <w:bottom w:val="none" w:sz="0" w:space="0" w:color="auto"/>
                    <w:right w:val="none" w:sz="0" w:space="0" w:color="auto"/>
                  </w:divBdr>
                  <w:divsChild>
                    <w:div w:id="1915241145">
                      <w:marLeft w:val="0"/>
                      <w:marRight w:val="0"/>
                      <w:marTop w:val="0"/>
                      <w:marBottom w:val="0"/>
                      <w:divBdr>
                        <w:top w:val="none" w:sz="0" w:space="0" w:color="auto"/>
                        <w:left w:val="none" w:sz="0" w:space="0" w:color="auto"/>
                        <w:bottom w:val="none" w:sz="0" w:space="0" w:color="auto"/>
                        <w:right w:val="none" w:sz="0" w:space="0" w:color="auto"/>
                      </w:divBdr>
                    </w:div>
                  </w:divsChild>
                </w:div>
                <w:div w:id="1107041661">
                  <w:marLeft w:val="0"/>
                  <w:marRight w:val="0"/>
                  <w:marTop w:val="0"/>
                  <w:marBottom w:val="0"/>
                  <w:divBdr>
                    <w:top w:val="none" w:sz="0" w:space="0" w:color="auto"/>
                    <w:left w:val="none" w:sz="0" w:space="0" w:color="auto"/>
                    <w:bottom w:val="none" w:sz="0" w:space="0" w:color="auto"/>
                    <w:right w:val="none" w:sz="0" w:space="0" w:color="auto"/>
                  </w:divBdr>
                  <w:divsChild>
                    <w:div w:id="2005618775">
                      <w:marLeft w:val="0"/>
                      <w:marRight w:val="0"/>
                      <w:marTop w:val="0"/>
                      <w:marBottom w:val="0"/>
                      <w:divBdr>
                        <w:top w:val="none" w:sz="0" w:space="0" w:color="auto"/>
                        <w:left w:val="none" w:sz="0" w:space="0" w:color="auto"/>
                        <w:bottom w:val="none" w:sz="0" w:space="0" w:color="auto"/>
                        <w:right w:val="none" w:sz="0" w:space="0" w:color="auto"/>
                      </w:divBdr>
                    </w:div>
                  </w:divsChild>
                </w:div>
                <w:div w:id="1111782094">
                  <w:marLeft w:val="0"/>
                  <w:marRight w:val="0"/>
                  <w:marTop w:val="0"/>
                  <w:marBottom w:val="0"/>
                  <w:divBdr>
                    <w:top w:val="none" w:sz="0" w:space="0" w:color="auto"/>
                    <w:left w:val="none" w:sz="0" w:space="0" w:color="auto"/>
                    <w:bottom w:val="none" w:sz="0" w:space="0" w:color="auto"/>
                    <w:right w:val="none" w:sz="0" w:space="0" w:color="auto"/>
                  </w:divBdr>
                  <w:divsChild>
                    <w:div w:id="807087766">
                      <w:marLeft w:val="0"/>
                      <w:marRight w:val="0"/>
                      <w:marTop w:val="0"/>
                      <w:marBottom w:val="0"/>
                      <w:divBdr>
                        <w:top w:val="none" w:sz="0" w:space="0" w:color="auto"/>
                        <w:left w:val="none" w:sz="0" w:space="0" w:color="auto"/>
                        <w:bottom w:val="none" w:sz="0" w:space="0" w:color="auto"/>
                        <w:right w:val="none" w:sz="0" w:space="0" w:color="auto"/>
                      </w:divBdr>
                    </w:div>
                  </w:divsChild>
                </w:div>
                <w:div w:id="1166362605">
                  <w:marLeft w:val="0"/>
                  <w:marRight w:val="0"/>
                  <w:marTop w:val="0"/>
                  <w:marBottom w:val="0"/>
                  <w:divBdr>
                    <w:top w:val="none" w:sz="0" w:space="0" w:color="auto"/>
                    <w:left w:val="none" w:sz="0" w:space="0" w:color="auto"/>
                    <w:bottom w:val="none" w:sz="0" w:space="0" w:color="auto"/>
                    <w:right w:val="none" w:sz="0" w:space="0" w:color="auto"/>
                  </w:divBdr>
                  <w:divsChild>
                    <w:div w:id="1809199690">
                      <w:marLeft w:val="0"/>
                      <w:marRight w:val="0"/>
                      <w:marTop w:val="0"/>
                      <w:marBottom w:val="0"/>
                      <w:divBdr>
                        <w:top w:val="none" w:sz="0" w:space="0" w:color="auto"/>
                        <w:left w:val="none" w:sz="0" w:space="0" w:color="auto"/>
                        <w:bottom w:val="none" w:sz="0" w:space="0" w:color="auto"/>
                        <w:right w:val="none" w:sz="0" w:space="0" w:color="auto"/>
                      </w:divBdr>
                    </w:div>
                  </w:divsChild>
                </w:div>
                <w:div w:id="1271159268">
                  <w:marLeft w:val="0"/>
                  <w:marRight w:val="0"/>
                  <w:marTop w:val="0"/>
                  <w:marBottom w:val="0"/>
                  <w:divBdr>
                    <w:top w:val="none" w:sz="0" w:space="0" w:color="auto"/>
                    <w:left w:val="none" w:sz="0" w:space="0" w:color="auto"/>
                    <w:bottom w:val="none" w:sz="0" w:space="0" w:color="auto"/>
                    <w:right w:val="none" w:sz="0" w:space="0" w:color="auto"/>
                  </w:divBdr>
                  <w:divsChild>
                    <w:div w:id="2086878885">
                      <w:marLeft w:val="0"/>
                      <w:marRight w:val="0"/>
                      <w:marTop w:val="0"/>
                      <w:marBottom w:val="0"/>
                      <w:divBdr>
                        <w:top w:val="none" w:sz="0" w:space="0" w:color="auto"/>
                        <w:left w:val="none" w:sz="0" w:space="0" w:color="auto"/>
                        <w:bottom w:val="none" w:sz="0" w:space="0" w:color="auto"/>
                        <w:right w:val="none" w:sz="0" w:space="0" w:color="auto"/>
                      </w:divBdr>
                    </w:div>
                  </w:divsChild>
                </w:div>
                <w:div w:id="1282153045">
                  <w:marLeft w:val="0"/>
                  <w:marRight w:val="0"/>
                  <w:marTop w:val="0"/>
                  <w:marBottom w:val="0"/>
                  <w:divBdr>
                    <w:top w:val="none" w:sz="0" w:space="0" w:color="auto"/>
                    <w:left w:val="none" w:sz="0" w:space="0" w:color="auto"/>
                    <w:bottom w:val="none" w:sz="0" w:space="0" w:color="auto"/>
                    <w:right w:val="none" w:sz="0" w:space="0" w:color="auto"/>
                  </w:divBdr>
                  <w:divsChild>
                    <w:div w:id="1997144710">
                      <w:marLeft w:val="0"/>
                      <w:marRight w:val="0"/>
                      <w:marTop w:val="0"/>
                      <w:marBottom w:val="0"/>
                      <w:divBdr>
                        <w:top w:val="none" w:sz="0" w:space="0" w:color="auto"/>
                        <w:left w:val="none" w:sz="0" w:space="0" w:color="auto"/>
                        <w:bottom w:val="none" w:sz="0" w:space="0" w:color="auto"/>
                        <w:right w:val="none" w:sz="0" w:space="0" w:color="auto"/>
                      </w:divBdr>
                    </w:div>
                  </w:divsChild>
                </w:div>
                <w:div w:id="1393696788">
                  <w:marLeft w:val="0"/>
                  <w:marRight w:val="0"/>
                  <w:marTop w:val="0"/>
                  <w:marBottom w:val="0"/>
                  <w:divBdr>
                    <w:top w:val="none" w:sz="0" w:space="0" w:color="auto"/>
                    <w:left w:val="none" w:sz="0" w:space="0" w:color="auto"/>
                    <w:bottom w:val="none" w:sz="0" w:space="0" w:color="auto"/>
                    <w:right w:val="none" w:sz="0" w:space="0" w:color="auto"/>
                  </w:divBdr>
                  <w:divsChild>
                    <w:div w:id="591161247">
                      <w:marLeft w:val="0"/>
                      <w:marRight w:val="0"/>
                      <w:marTop w:val="0"/>
                      <w:marBottom w:val="0"/>
                      <w:divBdr>
                        <w:top w:val="none" w:sz="0" w:space="0" w:color="auto"/>
                        <w:left w:val="none" w:sz="0" w:space="0" w:color="auto"/>
                        <w:bottom w:val="none" w:sz="0" w:space="0" w:color="auto"/>
                        <w:right w:val="none" w:sz="0" w:space="0" w:color="auto"/>
                      </w:divBdr>
                    </w:div>
                  </w:divsChild>
                </w:div>
                <w:div w:id="1402288840">
                  <w:marLeft w:val="0"/>
                  <w:marRight w:val="0"/>
                  <w:marTop w:val="0"/>
                  <w:marBottom w:val="0"/>
                  <w:divBdr>
                    <w:top w:val="none" w:sz="0" w:space="0" w:color="auto"/>
                    <w:left w:val="none" w:sz="0" w:space="0" w:color="auto"/>
                    <w:bottom w:val="none" w:sz="0" w:space="0" w:color="auto"/>
                    <w:right w:val="none" w:sz="0" w:space="0" w:color="auto"/>
                  </w:divBdr>
                  <w:divsChild>
                    <w:div w:id="1383210098">
                      <w:marLeft w:val="0"/>
                      <w:marRight w:val="0"/>
                      <w:marTop w:val="0"/>
                      <w:marBottom w:val="0"/>
                      <w:divBdr>
                        <w:top w:val="none" w:sz="0" w:space="0" w:color="auto"/>
                        <w:left w:val="none" w:sz="0" w:space="0" w:color="auto"/>
                        <w:bottom w:val="none" w:sz="0" w:space="0" w:color="auto"/>
                        <w:right w:val="none" w:sz="0" w:space="0" w:color="auto"/>
                      </w:divBdr>
                    </w:div>
                  </w:divsChild>
                </w:div>
                <w:div w:id="1444232256">
                  <w:marLeft w:val="0"/>
                  <w:marRight w:val="0"/>
                  <w:marTop w:val="0"/>
                  <w:marBottom w:val="0"/>
                  <w:divBdr>
                    <w:top w:val="none" w:sz="0" w:space="0" w:color="auto"/>
                    <w:left w:val="none" w:sz="0" w:space="0" w:color="auto"/>
                    <w:bottom w:val="none" w:sz="0" w:space="0" w:color="auto"/>
                    <w:right w:val="none" w:sz="0" w:space="0" w:color="auto"/>
                  </w:divBdr>
                  <w:divsChild>
                    <w:div w:id="876813526">
                      <w:marLeft w:val="0"/>
                      <w:marRight w:val="0"/>
                      <w:marTop w:val="0"/>
                      <w:marBottom w:val="0"/>
                      <w:divBdr>
                        <w:top w:val="none" w:sz="0" w:space="0" w:color="auto"/>
                        <w:left w:val="none" w:sz="0" w:space="0" w:color="auto"/>
                        <w:bottom w:val="none" w:sz="0" w:space="0" w:color="auto"/>
                        <w:right w:val="none" w:sz="0" w:space="0" w:color="auto"/>
                      </w:divBdr>
                    </w:div>
                  </w:divsChild>
                </w:div>
                <w:div w:id="1447384020">
                  <w:marLeft w:val="0"/>
                  <w:marRight w:val="0"/>
                  <w:marTop w:val="0"/>
                  <w:marBottom w:val="0"/>
                  <w:divBdr>
                    <w:top w:val="none" w:sz="0" w:space="0" w:color="auto"/>
                    <w:left w:val="none" w:sz="0" w:space="0" w:color="auto"/>
                    <w:bottom w:val="none" w:sz="0" w:space="0" w:color="auto"/>
                    <w:right w:val="none" w:sz="0" w:space="0" w:color="auto"/>
                  </w:divBdr>
                  <w:divsChild>
                    <w:div w:id="1972325844">
                      <w:marLeft w:val="0"/>
                      <w:marRight w:val="0"/>
                      <w:marTop w:val="0"/>
                      <w:marBottom w:val="0"/>
                      <w:divBdr>
                        <w:top w:val="none" w:sz="0" w:space="0" w:color="auto"/>
                        <w:left w:val="none" w:sz="0" w:space="0" w:color="auto"/>
                        <w:bottom w:val="none" w:sz="0" w:space="0" w:color="auto"/>
                        <w:right w:val="none" w:sz="0" w:space="0" w:color="auto"/>
                      </w:divBdr>
                    </w:div>
                  </w:divsChild>
                </w:div>
                <w:div w:id="1505779710">
                  <w:marLeft w:val="0"/>
                  <w:marRight w:val="0"/>
                  <w:marTop w:val="0"/>
                  <w:marBottom w:val="0"/>
                  <w:divBdr>
                    <w:top w:val="none" w:sz="0" w:space="0" w:color="auto"/>
                    <w:left w:val="none" w:sz="0" w:space="0" w:color="auto"/>
                    <w:bottom w:val="none" w:sz="0" w:space="0" w:color="auto"/>
                    <w:right w:val="none" w:sz="0" w:space="0" w:color="auto"/>
                  </w:divBdr>
                  <w:divsChild>
                    <w:div w:id="1046877875">
                      <w:marLeft w:val="0"/>
                      <w:marRight w:val="0"/>
                      <w:marTop w:val="0"/>
                      <w:marBottom w:val="0"/>
                      <w:divBdr>
                        <w:top w:val="none" w:sz="0" w:space="0" w:color="auto"/>
                        <w:left w:val="none" w:sz="0" w:space="0" w:color="auto"/>
                        <w:bottom w:val="none" w:sz="0" w:space="0" w:color="auto"/>
                        <w:right w:val="none" w:sz="0" w:space="0" w:color="auto"/>
                      </w:divBdr>
                    </w:div>
                  </w:divsChild>
                </w:div>
                <w:div w:id="1536382349">
                  <w:marLeft w:val="0"/>
                  <w:marRight w:val="0"/>
                  <w:marTop w:val="0"/>
                  <w:marBottom w:val="0"/>
                  <w:divBdr>
                    <w:top w:val="none" w:sz="0" w:space="0" w:color="auto"/>
                    <w:left w:val="none" w:sz="0" w:space="0" w:color="auto"/>
                    <w:bottom w:val="none" w:sz="0" w:space="0" w:color="auto"/>
                    <w:right w:val="none" w:sz="0" w:space="0" w:color="auto"/>
                  </w:divBdr>
                  <w:divsChild>
                    <w:div w:id="323709688">
                      <w:marLeft w:val="0"/>
                      <w:marRight w:val="0"/>
                      <w:marTop w:val="0"/>
                      <w:marBottom w:val="0"/>
                      <w:divBdr>
                        <w:top w:val="none" w:sz="0" w:space="0" w:color="auto"/>
                        <w:left w:val="none" w:sz="0" w:space="0" w:color="auto"/>
                        <w:bottom w:val="none" w:sz="0" w:space="0" w:color="auto"/>
                        <w:right w:val="none" w:sz="0" w:space="0" w:color="auto"/>
                      </w:divBdr>
                    </w:div>
                  </w:divsChild>
                </w:div>
                <w:div w:id="1562402014">
                  <w:marLeft w:val="0"/>
                  <w:marRight w:val="0"/>
                  <w:marTop w:val="0"/>
                  <w:marBottom w:val="0"/>
                  <w:divBdr>
                    <w:top w:val="none" w:sz="0" w:space="0" w:color="auto"/>
                    <w:left w:val="none" w:sz="0" w:space="0" w:color="auto"/>
                    <w:bottom w:val="none" w:sz="0" w:space="0" w:color="auto"/>
                    <w:right w:val="none" w:sz="0" w:space="0" w:color="auto"/>
                  </w:divBdr>
                  <w:divsChild>
                    <w:div w:id="856311799">
                      <w:marLeft w:val="0"/>
                      <w:marRight w:val="0"/>
                      <w:marTop w:val="0"/>
                      <w:marBottom w:val="0"/>
                      <w:divBdr>
                        <w:top w:val="none" w:sz="0" w:space="0" w:color="auto"/>
                        <w:left w:val="none" w:sz="0" w:space="0" w:color="auto"/>
                        <w:bottom w:val="none" w:sz="0" w:space="0" w:color="auto"/>
                        <w:right w:val="none" w:sz="0" w:space="0" w:color="auto"/>
                      </w:divBdr>
                    </w:div>
                  </w:divsChild>
                </w:div>
                <w:div w:id="1595161931">
                  <w:marLeft w:val="0"/>
                  <w:marRight w:val="0"/>
                  <w:marTop w:val="0"/>
                  <w:marBottom w:val="0"/>
                  <w:divBdr>
                    <w:top w:val="none" w:sz="0" w:space="0" w:color="auto"/>
                    <w:left w:val="none" w:sz="0" w:space="0" w:color="auto"/>
                    <w:bottom w:val="none" w:sz="0" w:space="0" w:color="auto"/>
                    <w:right w:val="none" w:sz="0" w:space="0" w:color="auto"/>
                  </w:divBdr>
                  <w:divsChild>
                    <w:div w:id="1828594636">
                      <w:marLeft w:val="0"/>
                      <w:marRight w:val="0"/>
                      <w:marTop w:val="0"/>
                      <w:marBottom w:val="0"/>
                      <w:divBdr>
                        <w:top w:val="none" w:sz="0" w:space="0" w:color="auto"/>
                        <w:left w:val="none" w:sz="0" w:space="0" w:color="auto"/>
                        <w:bottom w:val="none" w:sz="0" w:space="0" w:color="auto"/>
                        <w:right w:val="none" w:sz="0" w:space="0" w:color="auto"/>
                      </w:divBdr>
                    </w:div>
                  </w:divsChild>
                </w:div>
                <w:div w:id="1650592076">
                  <w:marLeft w:val="0"/>
                  <w:marRight w:val="0"/>
                  <w:marTop w:val="0"/>
                  <w:marBottom w:val="0"/>
                  <w:divBdr>
                    <w:top w:val="none" w:sz="0" w:space="0" w:color="auto"/>
                    <w:left w:val="none" w:sz="0" w:space="0" w:color="auto"/>
                    <w:bottom w:val="none" w:sz="0" w:space="0" w:color="auto"/>
                    <w:right w:val="none" w:sz="0" w:space="0" w:color="auto"/>
                  </w:divBdr>
                  <w:divsChild>
                    <w:div w:id="640035275">
                      <w:marLeft w:val="0"/>
                      <w:marRight w:val="0"/>
                      <w:marTop w:val="0"/>
                      <w:marBottom w:val="0"/>
                      <w:divBdr>
                        <w:top w:val="none" w:sz="0" w:space="0" w:color="auto"/>
                        <w:left w:val="none" w:sz="0" w:space="0" w:color="auto"/>
                        <w:bottom w:val="none" w:sz="0" w:space="0" w:color="auto"/>
                        <w:right w:val="none" w:sz="0" w:space="0" w:color="auto"/>
                      </w:divBdr>
                    </w:div>
                  </w:divsChild>
                </w:div>
                <w:div w:id="1735464711">
                  <w:marLeft w:val="0"/>
                  <w:marRight w:val="0"/>
                  <w:marTop w:val="0"/>
                  <w:marBottom w:val="0"/>
                  <w:divBdr>
                    <w:top w:val="none" w:sz="0" w:space="0" w:color="auto"/>
                    <w:left w:val="none" w:sz="0" w:space="0" w:color="auto"/>
                    <w:bottom w:val="none" w:sz="0" w:space="0" w:color="auto"/>
                    <w:right w:val="none" w:sz="0" w:space="0" w:color="auto"/>
                  </w:divBdr>
                  <w:divsChild>
                    <w:div w:id="1654215859">
                      <w:marLeft w:val="0"/>
                      <w:marRight w:val="0"/>
                      <w:marTop w:val="0"/>
                      <w:marBottom w:val="0"/>
                      <w:divBdr>
                        <w:top w:val="none" w:sz="0" w:space="0" w:color="auto"/>
                        <w:left w:val="none" w:sz="0" w:space="0" w:color="auto"/>
                        <w:bottom w:val="none" w:sz="0" w:space="0" w:color="auto"/>
                        <w:right w:val="none" w:sz="0" w:space="0" w:color="auto"/>
                      </w:divBdr>
                    </w:div>
                  </w:divsChild>
                </w:div>
                <w:div w:id="1763263663">
                  <w:marLeft w:val="0"/>
                  <w:marRight w:val="0"/>
                  <w:marTop w:val="0"/>
                  <w:marBottom w:val="0"/>
                  <w:divBdr>
                    <w:top w:val="none" w:sz="0" w:space="0" w:color="auto"/>
                    <w:left w:val="none" w:sz="0" w:space="0" w:color="auto"/>
                    <w:bottom w:val="none" w:sz="0" w:space="0" w:color="auto"/>
                    <w:right w:val="none" w:sz="0" w:space="0" w:color="auto"/>
                  </w:divBdr>
                  <w:divsChild>
                    <w:div w:id="746612396">
                      <w:marLeft w:val="0"/>
                      <w:marRight w:val="0"/>
                      <w:marTop w:val="0"/>
                      <w:marBottom w:val="0"/>
                      <w:divBdr>
                        <w:top w:val="none" w:sz="0" w:space="0" w:color="auto"/>
                        <w:left w:val="none" w:sz="0" w:space="0" w:color="auto"/>
                        <w:bottom w:val="none" w:sz="0" w:space="0" w:color="auto"/>
                        <w:right w:val="none" w:sz="0" w:space="0" w:color="auto"/>
                      </w:divBdr>
                    </w:div>
                  </w:divsChild>
                </w:div>
                <w:div w:id="1801537772">
                  <w:marLeft w:val="0"/>
                  <w:marRight w:val="0"/>
                  <w:marTop w:val="0"/>
                  <w:marBottom w:val="0"/>
                  <w:divBdr>
                    <w:top w:val="none" w:sz="0" w:space="0" w:color="auto"/>
                    <w:left w:val="none" w:sz="0" w:space="0" w:color="auto"/>
                    <w:bottom w:val="none" w:sz="0" w:space="0" w:color="auto"/>
                    <w:right w:val="none" w:sz="0" w:space="0" w:color="auto"/>
                  </w:divBdr>
                  <w:divsChild>
                    <w:div w:id="59140520">
                      <w:marLeft w:val="0"/>
                      <w:marRight w:val="0"/>
                      <w:marTop w:val="0"/>
                      <w:marBottom w:val="0"/>
                      <w:divBdr>
                        <w:top w:val="none" w:sz="0" w:space="0" w:color="auto"/>
                        <w:left w:val="none" w:sz="0" w:space="0" w:color="auto"/>
                        <w:bottom w:val="none" w:sz="0" w:space="0" w:color="auto"/>
                        <w:right w:val="none" w:sz="0" w:space="0" w:color="auto"/>
                      </w:divBdr>
                    </w:div>
                  </w:divsChild>
                </w:div>
                <w:div w:id="1858886889">
                  <w:marLeft w:val="0"/>
                  <w:marRight w:val="0"/>
                  <w:marTop w:val="0"/>
                  <w:marBottom w:val="0"/>
                  <w:divBdr>
                    <w:top w:val="none" w:sz="0" w:space="0" w:color="auto"/>
                    <w:left w:val="none" w:sz="0" w:space="0" w:color="auto"/>
                    <w:bottom w:val="none" w:sz="0" w:space="0" w:color="auto"/>
                    <w:right w:val="none" w:sz="0" w:space="0" w:color="auto"/>
                  </w:divBdr>
                  <w:divsChild>
                    <w:div w:id="1991666501">
                      <w:marLeft w:val="0"/>
                      <w:marRight w:val="0"/>
                      <w:marTop w:val="0"/>
                      <w:marBottom w:val="0"/>
                      <w:divBdr>
                        <w:top w:val="none" w:sz="0" w:space="0" w:color="auto"/>
                        <w:left w:val="none" w:sz="0" w:space="0" w:color="auto"/>
                        <w:bottom w:val="none" w:sz="0" w:space="0" w:color="auto"/>
                        <w:right w:val="none" w:sz="0" w:space="0" w:color="auto"/>
                      </w:divBdr>
                    </w:div>
                  </w:divsChild>
                </w:div>
                <w:div w:id="1904560249">
                  <w:marLeft w:val="0"/>
                  <w:marRight w:val="0"/>
                  <w:marTop w:val="0"/>
                  <w:marBottom w:val="0"/>
                  <w:divBdr>
                    <w:top w:val="none" w:sz="0" w:space="0" w:color="auto"/>
                    <w:left w:val="none" w:sz="0" w:space="0" w:color="auto"/>
                    <w:bottom w:val="none" w:sz="0" w:space="0" w:color="auto"/>
                    <w:right w:val="none" w:sz="0" w:space="0" w:color="auto"/>
                  </w:divBdr>
                  <w:divsChild>
                    <w:div w:id="863252826">
                      <w:marLeft w:val="0"/>
                      <w:marRight w:val="0"/>
                      <w:marTop w:val="0"/>
                      <w:marBottom w:val="0"/>
                      <w:divBdr>
                        <w:top w:val="none" w:sz="0" w:space="0" w:color="auto"/>
                        <w:left w:val="none" w:sz="0" w:space="0" w:color="auto"/>
                        <w:bottom w:val="none" w:sz="0" w:space="0" w:color="auto"/>
                        <w:right w:val="none" w:sz="0" w:space="0" w:color="auto"/>
                      </w:divBdr>
                    </w:div>
                  </w:divsChild>
                </w:div>
                <w:div w:id="1911845199">
                  <w:marLeft w:val="0"/>
                  <w:marRight w:val="0"/>
                  <w:marTop w:val="0"/>
                  <w:marBottom w:val="0"/>
                  <w:divBdr>
                    <w:top w:val="none" w:sz="0" w:space="0" w:color="auto"/>
                    <w:left w:val="none" w:sz="0" w:space="0" w:color="auto"/>
                    <w:bottom w:val="none" w:sz="0" w:space="0" w:color="auto"/>
                    <w:right w:val="none" w:sz="0" w:space="0" w:color="auto"/>
                  </w:divBdr>
                  <w:divsChild>
                    <w:div w:id="1566185820">
                      <w:marLeft w:val="0"/>
                      <w:marRight w:val="0"/>
                      <w:marTop w:val="0"/>
                      <w:marBottom w:val="0"/>
                      <w:divBdr>
                        <w:top w:val="none" w:sz="0" w:space="0" w:color="auto"/>
                        <w:left w:val="none" w:sz="0" w:space="0" w:color="auto"/>
                        <w:bottom w:val="none" w:sz="0" w:space="0" w:color="auto"/>
                        <w:right w:val="none" w:sz="0" w:space="0" w:color="auto"/>
                      </w:divBdr>
                    </w:div>
                  </w:divsChild>
                </w:div>
                <w:div w:id="1913852841">
                  <w:marLeft w:val="0"/>
                  <w:marRight w:val="0"/>
                  <w:marTop w:val="0"/>
                  <w:marBottom w:val="0"/>
                  <w:divBdr>
                    <w:top w:val="none" w:sz="0" w:space="0" w:color="auto"/>
                    <w:left w:val="none" w:sz="0" w:space="0" w:color="auto"/>
                    <w:bottom w:val="none" w:sz="0" w:space="0" w:color="auto"/>
                    <w:right w:val="none" w:sz="0" w:space="0" w:color="auto"/>
                  </w:divBdr>
                  <w:divsChild>
                    <w:div w:id="820466043">
                      <w:marLeft w:val="0"/>
                      <w:marRight w:val="0"/>
                      <w:marTop w:val="0"/>
                      <w:marBottom w:val="0"/>
                      <w:divBdr>
                        <w:top w:val="none" w:sz="0" w:space="0" w:color="auto"/>
                        <w:left w:val="none" w:sz="0" w:space="0" w:color="auto"/>
                        <w:bottom w:val="none" w:sz="0" w:space="0" w:color="auto"/>
                        <w:right w:val="none" w:sz="0" w:space="0" w:color="auto"/>
                      </w:divBdr>
                    </w:div>
                  </w:divsChild>
                </w:div>
                <w:div w:id="2060274387">
                  <w:marLeft w:val="0"/>
                  <w:marRight w:val="0"/>
                  <w:marTop w:val="0"/>
                  <w:marBottom w:val="0"/>
                  <w:divBdr>
                    <w:top w:val="none" w:sz="0" w:space="0" w:color="auto"/>
                    <w:left w:val="none" w:sz="0" w:space="0" w:color="auto"/>
                    <w:bottom w:val="none" w:sz="0" w:space="0" w:color="auto"/>
                    <w:right w:val="none" w:sz="0" w:space="0" w:color="auto"/>
                  </w:divBdr>
                  <w:divsChild>
                    <w:div w:id="988823529">
                      <w:marLeft w:val="0"/>
                      <w:marRight w:val="0"/>
                      <w:marTop w:val="0"/>
                      <w:marBottom w:val="0"/>
                      <w:divBdr>
                        <w:top w:val="none" w:sz="0" w:space="0" w:color="auto"/>
                        <w:left w:val="none" w:sz="0" w:space="0" w:color="auto"/>
                        <w:bottom w:val="none" w:sz="0" w:space="0" w:color="auto"/>
                        <w:right w:val="none" w:sz="0" w:space="0" w:color="auto"/>
                      </w:divBdr>
                    </w:div>
                  </w:divsChild>
                </w:div>
                <w:div w:id="2074698654">
                  <w:marLeft w:val="0"/>
                  <w:marRight w:val="0"/>
                  <w:marTop w:val="0"/>
                  <w:marBottom w:val="0"/>
                  <w:divBdr>
                    <w:top w:val="none" w:sz="0" w:space="0" w:color="auto"/>
                    <w:left w:val="none" w:sz="0" w:space="0" w:color="auto"/>
                    <w:bottom w:val="none" w:sz="0" w:space="0" w:color="auto"/>
                    <w:right w:val="none" w:sz="0" w:space="0" w:color="auto"/>
                  </w:divBdr>
                  <w:divsChild>
                    <w:div w:id="4758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479128">
          <w:marLeft w:val="0"/>
          <w:marRight w:val="0"/>
          <w:marTop w:val="0"/>
          <w:marBottom w:val="0"/>
          <w:divBdr>
            <w:top w:val="none" w:sz="0" w:space="0" w:color="auto"/>
            <w:left w:val="none" w:sz="0" w:space="0" w:color="auto"/>
            <w:bottom w:val="none" w:sz="0" w:space="0" w:color="auto"/>
            <w:right w:val="none" w:sz="0" w:space="0" w:color="auto"/>
          </w:divBdr>
        </w:div>
        <w:div w:id="1911035263">
          <w:marLeft w:val="0"/>
          <w:marRight w:val="0"/>
          <w:marTop w:val="0"/>
          <w:marBottom w:val="0"/>
          <w:divBdr>
            <w:top w:val="none" w:sz="0" w:space="0" w:color="auto"/>
            <w:left w:val="none" w:sz="0" w:space="0" w:color="auto"/>
            <w:bottom w:val="none" w:sz="0" w:space="0" w:color="auto"/>
            <w:right w:val="none" w:sz="0" w:space="0" w:color="auto"/>
          </w:divBdr>
          <w:divsChild>
            <w:div w:id="9378378">
              <w:marLeft w:val="0"/>
              <w:marRight w:val="0"/>
              <w:marTop w:val="0"/>
              <w:marBottom w:val="0"/>
              <w:divBdr>
                <w:top w:val="none" w:sz="0" w:space="0" w:color="auto"/>
                <w:left w:val="none" w:sz="0" w:space="0" w:color="auto"/>
                <w:bottom w:val="none" w:sz="0" w:space="0" w:color="auto"/>
                <w:right w:val="none" w:sz="0" w:space="0" w:color="auto"/>
              </w:divBdr>
            </w:div>
            <w:div w:id="143552331">
              <w:marLeft w:val="0"/>
              <w:marRight w:val="0"/>
              <w:marTop w:val="0"/>
              <w:marBottom w:val="0"/>
              <w:divBdr>
                <w:top w:val="none" w:sz="0" w:space="0" w:color="auto"/>
                <w:left w:val="none" w:sz="0" w:space="0" w:color="auto"/>
                <w:bottom w:val="none" w:sz="0" w:space="0" w:color="auto"/>
                <w:right w:val="none" w:sz="0" w:space="0" w:color="auto"/>
              </w:divBdr>
            </w:div>
            <w:div w:id="673731370">
              <w:marLeft w:val="0"/>
              <w:marRight w:val="0"/>
              <w:marTop w:val="0"/>
              <w:marBottom w:val="0"/>
              <w:divBdr>
                <w:top w:val="none" w:sz="0" w:space="0" w:color="auto"/>
                <w:left w:val="none" w:sz="0" w:space="0" w:color="auto"/>
                <w:bottom w:val="none" w:sz="0" w:space="0" w:color="auto"/>
                <w:right w:val="none" w:sz="0" w:space="0" w:color="auto"/>
              </w:divBdr>
            </w:div>
            <w:div w:id="917716778">
              <w:marLeft w:val="0"/>
              <w:marRight w:val="0"/>
              <w:marTop w:val="0"/>
              <w:marBottom w:val="0"/>
              <w:divBdr>
                <w:top w:val="none" w:sz="0" w:space="0" w:color="auto"/>
                <w:left w:val="none" w:sz="0" w:space="0" w:color="auto"/>
                <w:bottom w:val="none" w:sz="0" w:space="0" w:color="auto"/>
                <w:right w:val="none" w:sz="0" w:space="0" w:color="auto"/>
              </w:divBdr>
            </w:div>
            <w:div w:id="168139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70642">
      <w:bodyDiv w:val="1"/>
      <w:marLeft w:val="0"/>
      <w:marRight w:val="0"/>
      <w:marTop w:val="0"/>
      <w:marBottom w:val="0"/>
      <w:divBdr>
        <w:top w:val="none" w:sz="0" w:space="0" w:color="auto"/>
        <w:left w:val="none" w:sz="0" w:space="0" w:color="auto"/>
        <w:bottom w:val="none" w:sz="0" w:space="0" w:color="auto"/>
        <w:right w:val="none" w:sz="0" w:space="0" w:color="auto"/>
      </w:divBdr>
    </w:div>
    <w:div w:id="823471692">
      <w:bodyDiv w:val="1"/>
      <w:marLeft w:val="0"/>
      <w:marRight w:val="0"/>
      <w:marTop w:val="0"/>
      <w:marBottom w:val="0"/>
      <w:divBdr>
        <w:top w:val="none" w:sz="0" w:space="0" w:color="auto"/>
        <w:left w:val="none" w:sz="0" w:space="0" w:color="auto"/>
        <w:bottom w:val="none" w:sz="0" w:space="0" w:color="auto"/>
        <w:right w:val="none" w:sz="0" w:space="0" w:color="auto"/>
      </w:divBdr>
      <w:divsChild>
        <w:div w:id="84695976">
          <w:marLeft w:val="0"/>
          <w:marRight w:val="0"/>
          <w:marTop w:val="0"/>
          <w:marBottom w:val="0"/>
          <w:divBdr>
            <w:top w:val="none" w:sz="0" w:space="0" w:color="auto"/>
            <w:left w:val="none" w:sz="0" w:space="0" w:color="auto"/>
            <w:bottom w:val="none" w:sz="0" w:space="0" w:color="auto"/>
            <w:right w:val="none" w:sz="0" w:space="0" w:color="auto"/>
          </w:divBdr>
        </w:div>
        <w:div w:id="371418001">
          <w:marLeft w:val="0"/>
          <w:marRight w:val="0"/>
          <w:marTop w:val="0"/>
          <w:marBottom w:val="0"/>
          <w:divBdr>
            <w:top w:val="none" w:sz="0" w:space="0" w:color="auto"/>
            <w:left w:val="none" w:sz="0" w:space="0" w:color="auto"/>
            <w:bottom w:val="none" w:sz="0" w:space="0" w:color="auto"/>
            <w:right w:val="none" w:sz="0" w:space="0" w:color="auto"/>
          </w:divBdr>
          <w:divsChild>
            <w:div w:id="74937172">
              <w:marLeft w:val="0"/>
              <w:marRight w:val="0"/>
              <w:marTop w:val="0"/>
              <w:marBottom w:val="0"/>
              <w:divBdr>
                <w:top w:val="none" w:sz="0" w:space="0" w:color="auto"/>
                <w:left w:val="none" w:sz="0" w:space="0" w:color="auto"/>
                <w:bottom w:val="none" w:sz="0" w:space="0" w:color="auto"/>
                <w:right w:val="none" w:sz="0" w:space="0" w:color="auto"/>
              </w:divBdr>
            </w:div>
            <w:div w:id="339502428">
              <w:marLeft w:val="0"/>
              <w:marRight w:val="0"/>
              <w:marTop w:val="0"/>
              <w:marBottom w:val="0"/>
              <w:divBdr>
                <w:top w:val="none" w:sz="0" w:space="0" w:color="auto"/>
                <w:left w:val="none" w:sz="0" w:space="0" w:color="auto"/>
                <w:bottom w:val="none" w:sz="0" w:space="0" w:color="auto"/>
                <w:right w:val="none" w:sz="0" w:space="0" w:color="auto"/>
              </w:divBdr>
            </w:div>
            <w:div w:id="453250613">
              <w:marLeft w:val="0"/>
              <w:marRight w:val="0"/>
              <w:marTop w:val="0"/>
              <w:marBottom w:val="0"/>
              <w:divBdr>
                <w:top w:val="none" w:sz="0" w:space="0" w:color="auto"/>
                <w:left w:val="none" w:sz="0" w:space="0" w:color="auto"/>
                <w:bottom w:val="none" w:sz="0" w:space="0" w:color="auto"/>
                <w:right w:val="none" w:sz="0" w:space="0" w:color="auto"/>
              </w:divBdr>
            </w:div>
            <w:div w:id="474104466">
              <w:marLeft w:val="0"/>
              <w:marRight w:val="0"/>
              <w:marTop w:val="0"/>
              <w:marBottom w:val="0"/>
              <w:divBdr>
                <w:top w:val="none" w:sz="0" w:space="0" w:color="auto"/>
                <w:left w:val="none" w:sz="0" w:space="0" w:color="auto"/>
                <w:bottom w:val="none" w:sz="0" w:space="0" w:color="auto"/>
                <w:right w:val="none" w:sz="0" w:space="0" w:color="auto"/>
              </w:divBdr>
            </w:div>
            <w:div w:id="545682631">
              <w:marLeft w:val="0"/>
              <w:marRight w:val="0"/>
              <w:marTop w:val="0"/>
              <w:marBottom w:val="0"/>
              <w:divBdr>
                <w:top w:val="none" w:sz="0" w:space="0" w:color="auto"/>
                <w:left w:val="none" w:sz="0" w:space="0" w:color="auto"/>
                <w:bottom w:val="none" w:sz="0" w:space="0" w:color="auto"/>
                <w:right w:val="none" w:sz="0" w:space="0" w:color="auto"/>
              </w:divBdr>
            </w:div>
            <w:div w:id="564950533">
              <w:marLeft w:val="0"/>
              <w:marRight w:val="0"/>
              <w:marTop w:val="0"/>
              <w:marBottom w:val="0"/>
              <w:divBdr>
                <w:top w:val="none" w:sz="0" w:space="0" w:color="auto"/>
                <w:left w:val="none" w:sz="0" w:space="0" w:color="auto"/>
                <w:bottom w:val="none" w:sz="0" w:space="0" w:color="auto"/>
                <w:right w:val="none" w:sz="0" w:space="0" w:color="auto"/>
              </w:divBdr>
            </w:div>
            <w:div w:id="686515988">
              <w:marLeft w:val="0"/>
              <w:marRight w:val="0"/>
              <w:marTop w:val="0"/>
              <w:marBottom w:val="0"/>
              <w:divBdr>
                <w:top w:val="none" w:sz="0" w:space="0" w:color="auto"/>
                <w:left w:val="none" w:sz="0" w:space="0" w:color="auto"/>
                <w:bottom w:val="none" w:sz="0" w:space="0" w:color="auto"/>
                <w:right w:val="none" w:sz="0" w:space="0" w:color="auto"/>
              </w:divBdr>
            </w:div>
            <w:div w:id="943272947">
              <w:marLeft w:val="0"/>
              <w:marRight w:val="0"/>
              <w:marTop w:val="0"/>
              <w:marBottom w:val="0"/>
              <w:divBdr>
                <w:top w:val="none" w:sz="0" w:space="0" w:color="auto"/>
                <w:left w:val="none" w:sz="0" w:space="0" w:color="auto"/>
                <w:bottom w:val="none" w:sz="0" w:space="0" w:color="auto"/>
                <w:right w:val="none" w:sz="0" w:space="0" w:color="auto"/>
              </w:divBdr>
            </w:div>
            <w:div w:id="1142111832">
              <w:marLeft w:val="0"/>
              <w:marRight w:val="0"/>
              <w:marTop w:val="0"/>
              <w:marBottom w:val="0"/>
              <w:divBdr>
                <w:top w:val="none" w:sz="0" w:space="0" w:color="auto"/>
                <w:left w:val="none" w:sz="0" w:space="0" w:color="auto"/>
                <w:bottom w:val="none" w:sz="0" w:space="0" w:color="auto"/>
                <w:right w:val="none" w:sz="0" w:space="0" w:color="auto"/>
              </w:divBdr>
            </w:div>
            <w:div w:id="1249071062">
              <w:marLeft w:val="0"/>
              <w:marRight w:val="0"/>
              <w:marTop w:val="0"/>
              <w:marBottom w:val="0"/>
              <w:divBdr>
                <w:top w:val="none" w:sz="0" w:space="0" w:color="auto"/>
                <w:left w:val="none" w:sz="0" w:space="0" w:color="auto"/>
                <w:bottom w:val="none" w:sz="0" w:space="0" w:color="auto"/>
                <w:right w:val="none" w:sz="0" w:space="0" w:color="auto"/>
              </w:divBdr>
            </w:div>
            <w:div w:id="1307706962">
              <w:marLeft w:val="0"/>
              <w:marRight w:val="0"/>
              <w:marTop w:val="0"/>
              <w:marBottom w:val="0"/>
              <w:divBdr>
                <w:top w:val="none" w:sz="0" w:space="0" w:color="auto"/>
                <w:left w:val="none" w:sz="0" w:space="0" w:color="auto"/>
                <w:bottom w:val="none" w:sz="0" w:space="0" w:color="auto"/>
                <w:right w:val="none" w:sz="0" w:space="0" w:color="auto"/>
              </w:divBdr>
            </w:div>
            <w:div w:id="1392460334">
              <w:marLeft w:val="0"/>
              <w:marRight w:val="0"/>
              <w:marTop w:val="0"/>
              <w:marBottom w:val="0"/>
              <w:divBdr>
                <w:top w:val="none" w:sz="0" w:space="0" w:color="auto"/>
                <w:left w:val="none" w:sz="0" w:space="0" w:color="auto"/>
                <w:bottom w:val="none" w:sz="0" w:space="0" w:color="auto"/>
                <w:right w:val="none" w:sz="0" w:space="0" w:color="auto"/>
              </w:divBdr>
            </w:div>
            <w:div w:id="1432511553">
              <w:marLeft w:val="0"/>
              <w:marRight w:val="0"/>
              <w:marTop w:val="0"/>
              <w:marBottom w:val="0"/>
              <w:divBdr>
                <w:top w:val="none" w:sz="0" w:space="0" w:color="auto"/>
                <w:left w:val="none" w:sz="0" w:space="0" w:color="auto"/>
                <w:bottom w:val="none" w:sz="0" w:space="0" w:color="auto"/>
                <w:right w:val="none" w:sz="0" w:space="0" w:color="auto"/>
              </w:divBdr>
            </w:div>
            <w:div w:id="1568030559">
              <w:marLeft w:val="0"/>
              <w:marRight w:val="0"/>
              <w:marTop w:val="0"/>
              <w:marBottom w:val="0"/>
              <w:divBdr>
                <w:top w:val="none" w:sz="0" w:space="0" w:color="auto"/>
                <w:left w:val="none" w:sz="0" w:space="0" w:color="auto"/>
                <w:bottom w:val="none" w:sz="0" w:space="0" w:color="auto"/>
                <w:right w:val="none" w:sz="0" w:space="0" w:color="auto"/>
              </w:divBdr>
            </w:div>
            <w:div w:id="1768232989">
              <w:marLeft w:val="0"/>
              <w:marRight w:val="0"/>
              <w:marTop w:val="0"/>
              <w:marBottom w:val="0"/>
              <w:divBdr>
                <w:top w:val="none" w:sz="0" w:space="0" w:color="auto"/>
                <w:left w:val="none" w:sz="0" w:space="0" w:color="auto"/>
                <w:bottom w:val="none" w:sz="0" w:space="0" w:color="auto"/>
                <w:right w:val="none" w:sz="0" w:space="0" w:color="auto"/>
              </w:divBdr>
            </w:div>
            <w:div w:id="2007706893">
              <w:marLeft w:val="0"/>
              <w:marRight w:val="0"/>
              <w:marTop w:val="0"/>
              <w:marBottom w:val="0"/>
              <w:divBdr>
                <w:top w:val="none" w:sz="0" w:space="0" w:color="auto"/>
                <w:left w:val="none" w:sz="0" w:space="0" w:color="auto"/>
                <w:bottom w:val="none" w:sz="0" w:space="0" w:color="auto"/>
                <w:right w:val="none" w:sz="0" w:space="0" w:color="auto"/>
              </w:divBdr>
            </w:div>
          </w:divsChild>
        </w:div>
        <w:div w:id="403571967">
          <w:marLeft w:val="0"/>
          <w:marRight w:val="0"/>
          <w:marTop w:val="0"/>
          <w:marBottom w:val="0"/>
          <w:divBdr>
            <w:top w:val="none" w:sz="0" w:space="0" w:color="auto"/>
            <w:left w:val="none" w:sz="0" w:space="0" w:color="auto"/>
            <w:bottom w:val="none" w:sz="0" w:space="0" w:color="auto"/>
            <w:right w:val="none" w:sz="0" w:space="0" w:color="auto"/>
          </w:divBdr>
        </w:div>
        <w:div w:id="438986976">
          <w:marLeft w:val="0"/>
          <w:marRight w:val="0"/>
          <w:marTop w:val="0"/>
          <w:marBottom w:val="0"/>
          <w:divBdr>
            <w:top w:val="none" w:sz="0" w:space="0" w:color="auto"/>
            <w:left w:val="none" w:sz="0" w:space="0" w:color="auto"/>
            <w:bottom w:val="none" w:sz="0" w:space="0" w:color="auto"/>
            <w:right w:val="none" w:sz="0" w:space="0" w:color="auto"/>
          </w:divBdr>
        </w:div>
        <w:div w:id="661592047">
          <w:marLeft w:val="0"/>
          <w:marRight w:val="0"/>
          <w:marTop w:val="0"/>
          <w:marBottom w:val="0"/>
          <w:divBdr>
            <w:top w:val="none" w:sz="0" w:space="0" w:color="auto"/>
            <w:left w:val="none" w:sz="0" w:space="0" w:color="auto"/>
            <w:bottom w:val="none" w:sz="0" w:space="0" w:color="auto"/>
            <w:right w:val="none" w:sz="0" w:space="0" w:color="auto"/>
          </w:divBdr>
        </w:div>
        <w:div w:id="752319804">
          <w:marLeft w:val="0"/>
          <w:marRight w:val="0"/>
          <w:marTop w:val="0"/>
          <w:marBottom w:val="0"/>
          <w:divBdr>
            <w:top w:val="none" w:sz="0" w:space="0" w:color="auto"/>
            <w:left w:val="none" w:sz="0" w:space="0" w:color="auto"/>
            <w:bottom w:val="none" w:sz="0" w:space="0" w:color="auto"/>
            <w:right w:val="none" w:sz="0" w:space="0" w:color="auto"/>
          </w:divBdr>
        </w:div>
        <w:div w:id="1390613468">
          <w:marLeft w:val="0"/>
          <w:marRight w:val="0"/>
          <w:marTop w:val="0"/>
          <w:marBottom w:val="0"/>
          <w:divBdr>
            <w:top w:val="none" w:sz="0" w:space="0" w:color="auto"/>
            <w:left w:val="none" w:sz="0" w:space="0" w:color="auto"/>
            <w:bottom w:val="none" w:sz="0" w:space="0" w:color="auto"/>
            <w:right w:val="none" w:sz="0" w:space="0" w:color="auto"/>
          </w:divBdr>
        </w:div>
        <w:div w:id="1432313789">
          <w:marLeft w:val="0"/>
          <w:marRight w:val="0"/>
          <w:marTop w:val="0"/>
          <w:marBottom w:val="0"/>
          <w:divBdr>
            <w:top w:val="none" w:sz="0" w:space="0" w:color="auto"/>
            <w:left w:val="none" w:sz="0" w:space="0" w:color="auto"/>
            <w:bottom w:val="none" w:sz="0" w:space="0" w:color="auto"/>
            <w:right w:val="none" w:sz="0" w:space="0" w:color="auto"/>
          </w:divBdr>
        </w:div>
        <w:div w:id="1684747039">
          <w:marLeft w:val="0"/>
          <w:marRight w:val="0"/>
          <w:marTop w:val="0"/>
          <w:marBottom w:val="0"/>
          <w:divBdr>
            <w:top w:val="none" w:sz="0" w:space="0" w:color="auto"/>
            <w:left w:val="none" w:sz="0" w:space="0" w:color="auto"/>
            <w:bottom w:val="none" w:sz="0" w:space="0" w:color="auto"/>
            <w:right w:val="none" w:sz="0" w:space="0" w:color="auto"/>
          </w:divBdr>
        </w:div>
        <w:div w:id="1809711787">
          <w:marLeft w:val="0"/>
          <w:marRight w:val="0"/>
          <w:marTop w:val="0"/>
          <w:marBottom w:val="0"/>
          <w:divBdr>
            <w:top w:val="none" w:sz="0" w:space="0" w:color="auto"/>
            <w:left w:val="none" w:sz="0" w:space="0" w:color="auto"/>
            <w:bottom w:val="none" w:sz="0" w:space="0" w:color="auto"/>
            <w:right w:val="none" w:sz="0" w:space="0" w:color="auto"/>
          </w:divBdr>
        </w:div>
        <w:div w:id="1907102479">
          <w:marLeft w:val="0"/>
          <w:marRight w:val="0"/>
          <w:marTop w:val="0"/>
          <w:marBottom w:val="0"/>
          <w:divBdr>
            <w:top w:val="none" w:sz="0" w:space="0" w:color="auto"/>
            <w:left w:val="none" w:sz="0" w:space="0" w:color="auto"/>
            <w:bottom w:val="none" w:sz="0" w:space="0" w:color="auto"/>
            <w:right w:val="none" w:sz="0" w:space="0" w:color="auto"/>
          </w:divBdr>
        </w:div>
        <w:div w:id="1966964629">
          <w:marLeft w:val="0"/>
          <w:marRight w:val="0"/>
          <w:marTop w:val="0"/>
          <w:marBottom w:val="0"/>
          <w:divBdr>
            <w:top w:val="none" w:sz="0" w:space="0" w:color="auto"/>
            <w:left w:val="none" w:sz="0" w:space="0" w:color="auto"/>
            <w:bottom w:val="none" w:sz="0" w:space="0" w:color="auto"/>
            <w:right w:val="none" w:sz="0" w:space="0" w:color="auto"/>
          </w:divBdr>
        </w:div>
      </w:divsChild>
    </w:div>
    <w:div w:id="841429103">
      <w:bodyDiv w:val="1"/>
      <w:marLeft w:val="0"/>
      <w:marRight w:val="0"/>
      <w:marTop w:val="0"/>
      <w:marBottom w:val="0"/>
      <w:divBdr>
        <w:top w:val="none" w:sz="0" w:space="0" w:color="auto"/>
        <w:left w:val="none" w:sz="0" w:space="0" w:color="auto"/>
        <w:bottom w:val="none" w:sz="0" w:space="0" w:color="auto"/>
        <w:right w:val="none" w:sz="0" w:space="0" w:color="auto"/>
      </w:divBdr>
      <w:divsChild>
        <w:div w:id="240410480">
          <w:marLeft w:val="0"/>
          <w:marRight w:val="0"/>
          <w:marTop w:val="0"/>
          <w:marBottom w:val="0"/>
          <w:divBdr>
            <w:top w:val="none" w:sz="0" w:space="0" w:color="auto"/>
            <w:left w:val="none" w:sz="0" w:space="0" w:color="auto"/>
            <w:bottom w:val="none" w:sz="0" w:space="0" w:color="auto"/>
            <w:right w:val="none" w:sz="0" w:space="0" w:color="auto"/>
          </w:divBdr>
        </w:div>
        <w:div w:id="741759505">
          <w:marLeft w:val="0"/>
          <w:marRight w:val="0"/>
          <w:marTop w:val="0"/>
          <w:marBottom w:val="0"/>
          <w:divBdr>
            <w:top w:val="none" w:sz="0" w:space="0" w:color="auto"/>
            <w:left w:val="none" w:sz="0" w:space="0" w:color="auto"/>
            <w:bottom w:val="none" w:sz="0" w:space="0" w:color="auto"/>
            <w:right w:val="none" w:sz="0" w:space="0" w:color="auto"/>
          </w:divBdr>
        </w:div>
        <w:div w:id="1104108734">
          <w:marLeft w:val="0"/>
          <w:marRight w:val="0"/>
          <w:marTop w:val="0"/>
          <w:marBottom w:val="0"/>
          <w:divBdr>
            <w:top w:val="none" w:sz="0" w:space="0" w:color="auto"/>
            <w:left w:val="none" w:sz="0" w:space="0" w:color="auto"/>
            <w:bottom w:val="none" w:sz="0" w:space="0" w:color="auto"/>
            <w:right w:val="none" w:sz="0" w:space="0" w:color="auto"/>
          </w:divBdr>
          <w:divsChild>
            <w:div w:id="31226724">
              <w:marLeft w:val="0"/>
              <w:marRight w:val="0"/>
              <w:marTop w:val="0"/>
              <w:marBottom w:val="0"/>
              <w:divBdr>
                <w:top w:val="none" w:sz="0" w:space="0" w:color="auto"/>
                <w:left w:val="none" w:sz="0" w:space="0" w:color="auto"/>
                <w:bottom w:val="none" w:sz="0" w:space="0" w:color="auto"/>
                <w:right w:val="none" w:sz="0" w:space="0" w:color="auto"/>
              </w:divBdr>
            </w:div>
            <w:div w:id="54159247">
              <w:marLeft w:val="0"/>
              <w:marRight w:val="0"/>
              <w:marTop w:val="0"/>
              <w:marBottom w:val="0"/>
              <w:divBdr>
                <w:top w:val="none" w:sz="0" w:space="0" w:color="auto"/>
                <w:left w:val="none" w:sz="0" w:space="0" w:color="auto"/>
                <w:bottom w:val="none" w:sz="0" w:space="0" w:color="auto"/>
                <w:right w:val="none" w:sz="0" w:space="0" w:color="auto"/>
              </w:divBdr>
            </w:div>
            <w:div w:id="79182672">
              <w:marLeft w:val="0"/>
              <w:marRight w:val="0"/>
              <w:marTop w:val="0"/>
              <w:marBottom w:val="0"/>
              <w:divBdr>
                <w:top w:val="none" w:sz="0" w:space="0" w:color="auto"/>
                <w:left w:val="none" w:sz="0" w:space="0" w:color="auto"/>
                <w:bottom w:val="none" w:sz="0" w:space="0" w:color="auto"/>
                <w:right w:val="none" w:sz="0" w:space="0" w:color="auto"/>
              </w:divBdr>
            </w:div>
            <w:div w:id="361787759">
              <w:marLeft w:val="0"/>
              <w:marRight w:val="0"/>
              <w:marTop w:val="0"/>
              <w:marBottom w:val="0"/>
              <w:divBdr>
                <w:top w:val="none" w:sz="0" w:space="0" w:color="auto"/>
                <w:left w:val="none" w:sz="0" w:space="0" w:color="auto"/>
                <w:bottom w:val="none" w:sz="0" w:space="0" w:color="auto"/>
                <w:right w:val="none" w:sz="0" w:space="0" w:color="auto"/>
              </w:divBdr>
            </w:div>
            <w:div w:id="375398143">
              <w:marLeft w:val="0"/>
              <w:marRight w:val="0"/>
              <w:marTop w:val="0"/>
              <w:marBottom w:val="0"/>
              <w:divBdr>
                <w:top w:val="none" w:sz="0" w:space="0" w:color="auto"/>
                <w:left w:val="none" w:sz="0" w:space="0" w:color="auto"/>
                <w:bottom w:val="none" w:sz="0" w:space="0" w:color="auto"/>
                <w:right w:val="none" w:sz="0" w:space="0" w:color="auto"/>
              </w:divBdr>
            </w:div>
            <w:div w:id="413431471">
              <w:marLeft w:val="0"/>
              <w:marRight w:val="0"/>
              <w:marTop w:val="0"/>
              <w:marBottom w:val="0"/>
              <w:divBdr>
                <w:top w:val="none" w:sz="0" w:space="0" w:color="auto"/>
                <w:left w:val="none" w:sz="0" w:space="0" w:color="auto"/>
                <w:bottom w:val="none" w:sz="0" w:space="0" w:color="auto"/>
                <w:right w:val="none" w:sz="0" w:space="0" w:color="auto"/>
              </w:divBdr>
            </w:div>
            <w:div w:id="450246882">
              <w:marLeft w:val="0"/>
              <w:marRight w:val="0"/>
              <w:marTop w:val="0"/>
              <w:marBottom w:val="0"/>
              <w:divBdr>
                <w:top w:val="none" w:sz="0" w:space="0" w:color="auto"/>
                <w:left w:val="none" w:sz="0" w:space="0" w:color="auto"/>
                <w:bottom w:val="none" w:sz="0" w:space="0" w:color="auto"/>
                <w:right w:val="none" w:sz="0" w:space="0" w:color="auto"/>
              </w:divBdr>
            </w:div>
            <w:div w:id="518546461">
              <w:marLeft w:val="0"/>
              <w:marRight w:val="0"/>
              <w:marTop w:val="0"/>
              <w:marBottom w:val="0"/>
              <w:divBdr>
                <w:top w:val="none" w:sz="0" w:space="0" w:color="auto"/>
                <w:left w:val="none" w:sz="0" w:space="0" w:color="auto"/>
                <w:bottom w:val="none" w:sz="0" w:space="0" w:color="auto"/>
                <w:right w:val="none" w:sz="0" w:space="0" w:color="auto"/>
              </w:divBdr>
            </w:div>
            <w:div w:id="916015584">
              <w:marLeft w:val="0"/>
              <w:marRight w:val="0"/>
              <w:marTop w:val="0"/>
              <w:marBottom w:val="0"/>
              <w:divBdr>
                <w:top w:val="none" w:sz="0" w:space="0" w:color="auto"/>
                <w:left w:val="none" w:sz="0" w:space="0" w:color="auto"/>
                <w:bottom w:val="none" w:sz="0" w:space="0" w:color="auto"/>
                <w:right w:val="none" w:sz="0" w:space="0" w:color="auto"/>
              </w:divBdr>
            </w:div>
            <w:div w:id="948775760">
              <w:marLeft w:val="0"/>
              <w:marRight w:val="0"/>
              <w:marTop w:val="0"/>
              <w:marBottom w:val="0"/>
              <w:divBdr>
                <w:top w:val="none" w:sz="0" w:space="0" w:color="auto"/>
                <w:left w:val="none" w:sz="0" w:space="0" w:color="auto"/>
                <w:bottom w:val="none" w:sz="0" w:space="0" w:color="auto"/>
                <w:right w:val="none" w:sz="0" w:space="0" w:color="auto"/>
              </w:divBdr>
            </w:div>
            <w:div w:id="1056198210">
              <w:marLeft w:val="0"/>
              <w:marRight w:val="0"/>
              <w:marTop w:val="0"/>
              <w:marBottom w:val="0"/>
              <w:divBdr>
                <w:top w:val="none" w:sz="0" w:space="0" w:color="auto"/>
                <w:left w:val="none" w:sz="0" w:space="0" w:color="auto"/>
                <w:bottom w:val="none" w:sz="0" w:space="0" w:color="auto"/>
                <w:right w:val="none" w:sz="0" w:space="0" w:color="auto"/>
              </w:divBdr>
            </w:div>
            <w:div w:id="1371537788">
              <w:marLeft w:val="0"/>
              <w:marRight w:val="0"/>
              <w:marTop w:val="0"/>
              <w:marBottom w:val="0"/>
              <w:divBdr>
                <w:top w:val="none" w:sz="0" w:space="0" w:color="auto"/>
                <w:left w:val="none" w:sz="0" w:space="0" w:color="auto"/>
                <w:bottom w:val="none" w:sz="0" w:space="0" w:color="auto"/>
                <w:right w:val="none" w:sz="0" w:space="0" w:color="auto"/>
              </w:divBdr>
            </w:div>
            <w:div w:id="1465460738">
              <w:marLeft w:val="0"/>
              <w:marRight w:val="0"/>
              <w:marTop w:val="0"/>
              <w:marBottom w:val="0"/>
              <w:divBdr>
                <w:top w:val="none" w:sz="0" w:space="0" w:color="auto"/>
                <w:left w:val="none" w:sz="0" w:space="0" w:color="auto"/>
                <w:bottom w:val="none" w:sz="0" w:space="0" w:color="auto"/>
                <w:right w:val="none" w:sz="0" w:space="0" w:color="auto"/>
              </w:divBdr>
            </w:div>
            <w:div w:id="1480808050">
              <w:marLeft w:val="0"/>
              <w:marRight w:val="0"/>
              <w:marTop w:val="0"/>
              <w:marBottom w:val="0"/>
              <w:divBdr>
                <w:top w:val="none" w:sz="0" w:space="0" w:color="auto"/>
                <w:left w:val="none" w:sz="0" w:space="0" w:color="auto"/>
                <w:bottom w:val="none" w:sz="0" w:space="0" w:color="auto"/>
                <w:right w:val="none" w:sz="0" w:space="0" w:color="auto"/>
              </w:divBdr>
            </w:div>
            <w:div w:id="1563174411">
              <w:marLeft w:val="0"/>
              <w:marRight w:val="0"/>
              <w:marTop w:val="0"/>
              <w:marBottom w:val="0"/>
              <w:divBdr>
                <w:top w:val="none" w:sz="0" w:space="0" w:color="auto"/>
                <w:left w:val="none" w:sz="0" w:space="0" w:color="auto"/>
                <w:bottom w:val="none" w:sz="0" w:space="0" w:color="auto"/>
                <w:right w:val="none" w:sz="0" w:space="0" w:color="auto"/>
              </w:divBdr>
            </w:div>
            <w:div w:id="1623345813">
              <w:marLeft w:val="0"/>
              <w:marRight w:val="0"/>
              <w:marTop w:val="0"/>
              <w:marBottom w:val="0"/>
              <w:divBdr>
                <w:top w:val="none" w:sz="0" w:space="0" w:color="auto"/>
                <w:left w:val="none" w:sz="0" w:space="0" w:color="auto"/>
                <w:bottom w:val="none" w:sz="0" w:space="0" w:color="auto"/>
                <w:right w:val="none" w:sz="0" w:space="0" w:color="auto"/>
              </w:divBdr>
            </w:div>
            <w:div w:id="1878079087">
              <w:marLeft w:val="0"/>
              <w:marRight w:val="0"/>
              <w:marTop w:val="0"/>
              <w:marBottom w:val="0"/>
              <w:divBdr>
                <w:top w:val="none" w:sz="0" w:space="0" w:color="auto"/>
                <w:left w:val="none" w:sz="0" w:space="0" w:color="auto"/>
                <w:bottom w:val="none" w:sz="0" w:space="0" w:color="auto"/>
                <w:right w:val="none" w:sz="0" w:space="0" w:color="auto"/>
              </w:divBdr>
            </w:div>
            <w:div w:id="1896816640">
              <w:marLeft w:val="0"/>
              <w:marRight w:val="0"/>
              <w:marTop w:val="0"/>
              <w:marBottom w:val="0"/>
              <w:divBdr>
                <w:top w:val="none" w:sz="0" w:space="0" w:color="auto"/>
                <w:left w:val="none" w:sz="0" w:space="0" w:color="auto"/>
                <w:bottom w:val="none" w:sz="0" w:space="0" w:color="auto"/>
                <w:right w:val="none" w:sz="0" w:space="0" w:color="auto"/>
              </w:divBdr>
            </w:div>
            <w:div w:id="2098014099">
              <w:marLeft w:val="0"/>
              <w:marRight w:val="0"/>
              <w:marTop w:val="0"/>
              <w:marBottom w:val="0"/>
              <w:divBdr>
                <w:top w:val="none" w:sz="0" w:space="0" w:color="auto"/>
                <w:left w:val="none" w:sz="0" w:space="0" w:color="auto"/>
                <w:bottom w:val="none" w:sz="0" w:space="0" w:color="auto"/>
                <w:right w:val="none" w:sz="0" w:space="0" w:color="auto"/>
              </w:divBdr>
            </w:div>
            <w:div w:id="2119567362">
              <w:marLeft w:val="0"/>
              <w:marRight w:val="0"/>
              <w:marTop w:val="0"/>
              <w:marBottom w:val="0"/>
              <w:divBdr>
                <w:top w:val="none" w:sz="0" w:space="0" w:color="auto"/>
                <w:left w:val="none" w:sz="0" w:space="0" w:color="auto"/>
                <w:bottom w:val="none" w:sz="0" w:space="0" w:color="auto"/>
                <w:right w:val="none" w:sz="0" w:space="0" w:color="auto"/>
              </w:divBdr>
            </w:div>
          </w:divsChild>
        </w:div>
        <w:div w:id="1371685703">
          <w:marLeft w:val="0"/>
          <w:marRight w:val="0"/>
          <w:marTop w:val="0"/>
          <w:marBottom w:val="0"/>
          <w:divBdr>
            <w:top w:val="none" w:sz="0" w:space="0" w:color="auto"/>
            <w:left w:val="none" w:sz="0" w:space="0" w:color="auto"/>
            <w:bottom w:val="none" w:sz="0" w:space="0" w:color="auto"/>
            <w:right w:val="none" w:sz="0" w:space="0" w:color="auto"/>
          </w:divBdr>
          <w:divsChild>
            <w:div w:id="1550266383">
              <w:marLeft w:val="-75"/>
              <w:marRight w:val="0"/>
              <w:marTop w:val="30"/>
              <w:marBottom w:val="30"/>
              <w:divBdr>
                <w:top w:val="none" w:sz="0" w:space="0" w:color="auto"/>
                <w:left w:val="none" w:sz="0" w:space="0" w:color="auto"/>
                <w:bottom w:val="none" w:sz="0" w:space="0" w:color="auto"/>
                <w:right w:val="none" w:sz="0" w:space="0" w:color="auto"/>
              </w:divBdr>
              <w:divsChild>
                <w:div w:id="333996143">
                  <w:marLeft w:val="0"/>
                  <w:marRight w:val="0"/>
                  <w:marTop w:val="0"/>
                  <w:marBottom w:val="0"/>
                  <w:divBdr>
                    <w:top w:val="none" w:sz="0" w:space="0" w:color="auto"/>
                    <w:left w:val="none" w:sz="0" w:space="0" w:color="auto"/>
                    <w:bottom w:val="none" w:sz="0" w:space="0" w:color="auto"/>
                    <w:right w:val="none" w:sz="0" w:space="0" w:color="auto"/>
                  </w:divBdr>
                  <w:divsChild>
                    <w:div w:id="721293147">
                      <w:marLeft w:val="0"/>
                      <w:marRight w:val="0"/>
                      <w:marTop w:val="0"/>
                      <w:marBottom w:val="0"/>
                      <w:divBdr>
                        <w:top w:val="none" w:sz="0" w:space="0" w:color="auto"/>
                        <w:left w:val="none" w:sz="0" w:space="0" w:color="auto"/>
                        <w:bottom w:val="none" w:sz="0" w:space="0" w:color="auto"/>
                        <w:right w:val="none" w:sz="0" w:space="0" w:color="auto"/>
                      </w:divBdr>
                    </w:div>
                  </w:divsChild>
                </w:div>
                <w:div w:id="511073873">
                  <w:marLeft w:val="0"/>
                  <w:marRight w:val="0"/>
                  <w:marTop w:val="0"/>
                  <w:marBottom w:val="0"/>
                  <w:divBdr>
                    <w:top w:val="none" w:sz="0" w:space="0" w:color="auto"/>
                    <w:left w:val="none" w:sz="0" w:space="0" w:color="auto"/>
                    <w:bottom w:val="none" w:sz="0" w:space="0" w:color="auto"/>
                    <w:right w:val="none" w:sz="0" w:space="0" w:color="auto"/>
                  </w:divBdr>
                  <w:divsChild>
                    <w:div w:id="486173381">
                      <w:marLeft w:val="0"/>
                      <w:marRight w:val="0"/>
                      <w:marTop w:val="0"/>
                      <w:marBottom w:val="0"/>
                      <w:divBdr>
                        <w:top w:val="none" w:sz="0" w:space="0" w:color="auto"/>
                        <w:left w:val="none" w:sz="0" w:space="0" w:color="auto"/>
                        <w:bottom w:val="none" w:sz="0" w:space="0" w:color="auto"/>
                        <w:right w:val="none" w:sz="0" w:space="0" w:color="auto"/>
                      </w:divBdr>
                    </w:div>
                  </w:divsChild>
                </w:div>
                <w:div w:id="528299974">
                  <w:marLeft w:val="0"/>
                  <w:marRight w:val="0"/>
                  <w:marTop w:val="0"/>
                  <w:marBottom w:val="0"/>
                  <w:divBdr>
                    <w:top w:val="none" w:sz="0" w:space="0" w:color="auto"/>
                    <w:left w:val="none" w:sz="0" w:space="0" w:color="auto"/>
                    <w:bottom w:val="none" w:sz="0" w:space="0" w:color="auto"/>
                    <w:right w:val="none" w:sz="0" w:space="0" w:color="auto"/>
                  </w:divBdr>
                  <w:divsChild>
                    <w:div w:id="2078166899">
                      <w:marLeft w:val="0"/>
                      <w:marRight w:val="0"/>
                      <w:marTop w:val="0"/>
                      <w:marBottom w:val="0"/>
                      <w:divBdr>
                        <w:top w:val="none" w:sz="0" w:space="0" w:color="auto"/>
                        <w:left w:val="none" w:sz="0" w:space="0" w:color="auto"/>
                        <w:bottom w:val="none" w:sz="0" w:space="0" w:color="auto"/>
                        <w:right w:val="none" w:sz="0" w:space="0" w:color="auto"/>
                      </w:divBdr>
                    </w:div>
                  </w:divsChild>
                </w:div>
                <w:div w:id="530993826">
                  <w:marLeft w:val="0"/>
                  <w:marRight w:val="0"/>
                  <w:marTop w:val="0"/>
                  <w:marBottom w:val="0"/>
                  <w:divBdr>
                    <w:top w:val="none" w:sz="0" w:space="0" w:color="auto"/>
                    <w:left w:val="none" w:sz="0" w:space="0" w:color="auto"/>
                    <w:bottom w:val="none" w:sz="0" w:space="0" w:color="auto"/>
                    <w:right w:val="none" w:sz="0" w:space="0" w:color="auto"/>
                  </w:divBdr>
                  <w:divsChild>
                    <w:div w:id="1335448736">
                      <w:marLeft w:val="0"/>
                      <w:marRight w:val="0"/>
                      <w:marTop w:val="0"/>
                      <w:marBottom w:val="0"/>
                      <w:divBdr>
                        <w:top w:val="none" w:sz="0" w:space="0" w:color="auto"/>
                        <w:left w:val="none" w:sz="0" w:space="0" w:color="auto"/>
                        <w:bottom w:val="none" w:sz="0" w:space="0" w:color="auto"/>
                        <w:right w:val="none" w:sz="0" w:space="0" w:color="auto"/>
                      </w:divBdr>
                    </w:div>
                  </w:divsChild>
                </w:div>
                <w:div w:id="655690560">
                  <w:marLeft w:val="0"/>
                  <w:marRight w:val="0"/>
                  <w:marTop w:val="0"/>
                  <w:marBottom w:val="0"/>
                  <w:divBdr>
                    <w:top w:val="none" w:sz="0" w:space="0" w:color="auto"/>
                    <w:left w:val="none" w:sz="0" w:space="0" w:color="auto"/>
                    <w:bottom w:val="none" w:sz="0" w:space="0" w:color="auto"/>
                    <w:right w:val="none" w:sz="0" w:space="0" w:color="auto"/>
                  </w:divBdr>
                  <w:divsChild>
                    <w:div w:id="962267958">
                      <w:marLeft w:val="0"/>
                      <w:marRight w:val="0"/>
                      <w:marTop w:val="0"/>
                      <w:marBottom w:val="0"/>
                      <w:divBdr>
                        <w:top w:val="none" w:sz="0" w:space="0" w:color="auto"/>
                        <w:left w:val="none" w:sz="0" w:space="0" w:color="auto"/>
                        <w:bottom w:val="none" w:sz="0" w:space="0" w:color="auto"/>
                        <w:right w:val="none" w:sz="0" w:space="0" w:color="auto"/>
                      </w:divBdr>
                    </w:div>
                  </w:divsChild>
                </w:div>
                <w:div w:id="933630684">
                  <w:marLeft w:val="0"/>
                  <w:marRight w:val="0"/>
                  <w:marTop w:val="0"/>
                  <w:marBottom w:val="0"/>
                  <w:divBdr>
                    <w:top w:val="none" w:sz="0" w:space="0" w:color="auto"/>
                    <w:left w:val="none" w:sz="0" w:space="0" w:color="auto"/>
                    <w:bottom w:val="none" w:sz="0" w:space="0" w:color="auto"/>
                    <w:right w:val="none" w:sz="0" w:space="0" w:color="auto"/>
                  </w:divBdr>
                  <w:divsChild>
                    <w:div w:id="2015305892">
                      <w:marLeft w:val="0"/>
                      <w:marRight w:val="0"/>
                      <w:marTop w:val="0"/>
                      <w:marBottom w:val="0"/>
                      <w:divBdr>
                        <w:top w:val="none" w:sz="0" w:space="0" w:color="auto"/>
                        <w:left w:val="none" w:sz="0" w:space="0" w:color="auto"/>
                        <w:bottom w:val="none" w:sz="0" w:space="0" w:color="auto"/>
                        <w:right w:val="none" w:sz="0" w:space="0" w:color="auto"/>
                      </w:divBdr>
                    </w:div>
                  </w:divsChild>
                </w:div>
                <w:div w:id="1047611187">
                  <w:marLeft w:val="0"/>
                  <w:marRight w:val="0"/>
                  <w:marTop w:val="0"/>
                  <w:marBottom w:val="0"/>
                  <w:divBdr>
                    <w:top w:val="none" w:sz="0" w:space="0" w:color="auto"/>
                    <w:left w:val="none" w:sz="0" w:space="0" w:color="auto"/>
                    <w:bottom w:val="none" w:sz="0" w:space="0" w:color="auto"/>
                    <w:right w:val="none" w:sz="0" w:space="0" w:color="auto"/>
                  </w:divBdr>
                  <w:divsChild>
                    <w:div w:id="506479299">
                      <w:marLeft w:val="0"/>
                      <w:marRight w:val="0"/>
                      <w:marTop w:val="0"/>
                      <w:marBottom w:val="0"/>
                      <w:divBdr>
                        <w:top w:val="none" w:sz="0" w:space="0" w:color="auto"/>
                        <w:left w:val="none" w:sz="0" w:space="0" w:color="auto"/>
                        <w:bottom w:val="none" w:sz="0" w:space="0" w:color="auto"/>
                        <w:right w:val="none" w:sz="0" w:space="0" w:color="auto"/>
                      </w:divBdr>
                    </w:div>
                  </w:divsChild>
                </w:div>
                <w:div w:id="1110395027">
                  <w:marLeft w:val="0"/>
                  <w:marRight w:val="0"/>
                  <w:marTop w:val="0"/>
                  <w:marBottom w:val="0"/>
                  <w:divBdr>
                    <w:top w:val="none" w:sz="0" w:space="0" w:color="auto"/>
                    <w:left w:val="none" w:sz="0" w:space="0" w:color="auto"/>
                    <w:bottom w:val="none" w:sz="0" w:space="0" w:color="auto"/>
                    <w:right w:val="none" w:sz="0" w:space="0" w:color="auto"/>
                  </w:divBdr>
                  <w:divsChild>
                    <w:div w:id="303239327">
                      <w:marLeft w:val="0"/>
                      <w:marRight w:val="0"/>
                      <w:marTop w:val="0"/>
                      <w:marBottom w:val="0"/>
                      <w:divBdr>
                        <w:top w:val="none" w:sz="0" w:space="0" w:color="auto"/>
                        <w:left w:val="none" w:sz="0" w:space="0" w:color="auto"/>
                        <w:bottom w:val="none" w:sz="0" w:space="0" w:color="auto"/>
                        <w:right w:val="none" w:sz="0" w:space="0" w:color="auto"/>
                      </w:divBdr>
                    </w:div>
                  </w:divsChild>
                </w:div>
                <w:div w:id="1115707624">
                  <w:marLeft w:val="0"/>
                  <w:marRight w:val="0"/>
                  <w:marTop w:val="0"/>
                  <w:marBottom w:val="0"/>
                  <w:divBdr>
                    <w:top w:val="none" w:sz="0" w:space="0" w:color="auto"/>
                    <w:left w:val="none" w:sz="0" w:space="0" w:color="auto"/>
                    <w:bottom w:val="none" w:sz="0" w:space="0" w:color="auto"/>
                    <w:right w:val="none" w:sz="0" w:space="0" w:color="auto"/>
                  </w:divBdr>
                  <w:divsChild>
                    <w:div w:id="388694124">
                      <w:marLeft w:val="0"/>
                      <w:marRight w:val="0"/>
                      <w:marTop w:val="0"/>
                      <w:marBottom w:val="0"/>
                      <w:divBdr>
                        <w:top w:val="none" w:sz="0" w:space="0" w:color="auto"/>
                        <w:left w:val="none" w:sz="0" w:space="0" w:color="auto"/>
                        <w:bottom w:val="none" w:sz="0" w:space="0" w:color="auto"/>
                        <w:right w:val="none" w:sz="0" w:space="0" w:color="auto"/>
                      </w:divBdr>
                    </w:div>
                  </w:divsChild>
                </w:div>
                <w:div w:id="1209998842">
                  <w:marLeft w:val="0"/>
                  <w:marRight w:val="0"/>
                  <w:marTop w:val="0"/>
                  <w:marBottom w:val="0"/>
                  <w:divBdr>
                    <w:top w:val="none" w:sz="0" w:space="0" w:color="auto"/>
                    <w:left w:val="none" w:sz="0" w:space="0" w:color="auto"/>
                    <w:bottom w:val="none" w:sz="0" w:space="0" w:color="auto"/>
                    <w:right w:val="none" w:sz="0" w:space="0" w:color="auto"/>
                  </w:divBdr>
                  <w:divsChild>
                    <w:div w:id="1575965937">
                      <w:marLeft w:val="0"/>
                      <w:marRight w:val="0"/>
                      <w:marTop w:val="0"/>
                      <w:marBottom w:val="0"/>
                      <w:divBdr>
                        <w:top w:val="none" w:sz="0" w:space="0" w:color="auto"/>
                        <w:left w:val="none" w:sz="0" w:space="0" w:color="auto"/>
                        <w:bottom w:val="none" w:sz="0" w:space="0" w:color="auto"/>
                        <w:right w:val="none" w:sz="0" w:space="0" w:color="auto"/>
                      </w:divBdr>
                    </w:div>
                  </w:divsChild>
                </w:div>
                <w:div w:id="1223982842">
                  <w:marLeft w:val="0"/>
                  <w:marRight w:val="0"/>
                  <w:marTop w:val="0"/>
                  <w:marBottom w:val="0"/>
                  <w:divBdr>
                    <w:top w:val="none" w:sz="0" w:space="0" w:color="auto"/>
                    <w:left w:val="none" w:sz="0" w:space="0" w:color="auto"/>
                    <w:bottom w:val="none" w:sz="0" w:space="0" w:color="auto"/>
                    <w:right w:val="none" w:sz="0" w:space="0" w:color="auto"/>
                  </w:divBdr>
                  <w:divsChild>
                    <w:div w:id="1576697463">
                      <w:marLeft w:val="0"/>
                      <w:marRight w:val="0"/>
                      <w:marTop w:val="0"/>
                      <w:marBottom w:val="0"/>
                      <w:divBdr>
                        <w:top w:val="none" w:sz="0" w:space="0" w:color="auto"/>
                        <w:left w:val="none" w:sz="0" w:space="0" w:color="auto"/>
                        <w:bottom w:val="none" w:sz="0" w:space="0" w:color="auto"/>
                        <w:right w:val="none" w:sz="0" w:space="0" w:color="auto"/>
                      </w:divBdr>
                    </w:div>
                  </w:divsChild>
                </w:div>
                <w:div w:id="1231160630">
                  <w:marLeft w:val="0"/>
                  <w:marRight w:val="0"/>
                  <w:marTop w:val="0"/>
                  <w:marBottom w:val="0"/>
                  <w:divBdr>
                    <w:top w:val="none" w:sz="0" w:space="0" w:color="auto"/>
                    <w:left w:val="none" w:sz="0" w:space="0" w:color="auto"/>
                    <w:bottom w:val="none" w:sz="0" w:space="0" w:color="auto"/>
                    <w:right w:val="none" w:sz="0" w:space="0" w:color="auto"/>
                  </w:divBdr>
                  <w:divsChild>
                    <w:div w:id="1732919532">
                      <w:marLeft w:val="0"/>
                      <w:marRight w:val="0"/>
                      <w:marTop w:val="0"/>
                      <w:marBottom w:val="0"/>
                      <w:divBdr>
                        <w:top w:val="none" w:sz="0" w:space="0" w:color="auto"/>
                        <w:left w:val="none" w:sz="0" w:space="0" w:color="auto"/>
                        <w:bottom w:val="none" w:sz="0" w:space="0" w:color="auto"/>
                        <w:right w:val="none" w:sz="0" w:space="0" w:color="auto"/>
                      </w:divBdr>
                    </w:div>
                  </w:divsChild>
                </w:div>
                <w:div w:id="1310867184">
                  <w:marLeft w:val="0"/>
                  <w:marRight w:val="0"/>
                  <w:marTop w:val="0"/>
                  <w:marBottom w:val="0"/>
                  <w:divBdr>
                    <w:top w:val="none" w:sz="0" w:space="0" w:color="auto"/>
                    <w:left w:val="none" w:sz="0" w:space="0" w:color="auto"/>
                    <w:bottom w:val="none" w:sz="0" w:space="0" w:color="auto"/>
                    <w:right w:val="none" w:sz="0" w:space="0" w:color="auto"/>
                  </w:divBdr>
                  <w:divsChild>
                    <w:div w:id="81877494">
                      <w:marLeft w:val="0"/>
                      <w:marRight w:val="0"/>
                      <w:marTop w:val="0"/>
                      <w:marBottom w:val="0"/>
                      <w:divBdr>
                        <w:top w:val="none" w:sz="0" w:space="0" w:color="auto"/>
                        <w:left w:val="none" w:sz="0" w:space="0" w:color="auto"/>
                        <w:bottom w:val="none" w:sz="0" w:space="0" w:color="auto"/>
                        <w:right w:val="none" w:sz="0" w:space="0" w:color="auto"/>
                      </w:divBdr>
                    </w:div>
                  </w:divsChild>
                </w:div>
                <w:div w:id="1361273420">
                  <w:marLeft w:val="0"/>
                  <w:marRight w:val="0"/>
                  <w:marTop w:val="0"/>
                  <w:marBottom w:val="0"/>
                  <w:divBdr>
                    <w:top w:val="none" w:sz="0" w:space="0" w:color="auto"/>
                    <w:left w:val="none" w:sz="0" w:space="0" w:color="auto"/>
                    <w:bottom w:val="none" w:sz="0" w:space="0" w:color="auto"/>
                    <w:right w:val="none" w:sz="0" w:space="0" w:color="auto"/>
                  </w:divBdr>
                  <w:divsChild>
                    <w:div w:id="2091657444">
                      <w:marLeft w:val="0"/>
                      <w:marRight w:val="0"/>
                      <w:marTop w:val="0"/>
                      <w:marBottom w:val="0"/>
                      <w:divBdr>
                        <w:top w:val="none" w:sz="0" w:space="0" w:color="auto"/>
                        <w:left w:val="none" w:sz="0" w:space="0" w:color="auto"/>
                        <w:bottom w:val="none" w:sz="0" w:space="0" w:color="auto"/>
                        <w:right w:val="none" w:sz="0" w:space="0" w:color="auto"/>
                      </w:divBdr>
                    </w:div>
                  </w:divsChild>
                </w:div>
                <w:div w:id="1486704330">
                  <w:marLeft w:val="0"/>
                  <w:marRight w:val="0"/>
                  <w:marTop w:val="0"/>
                  <w:marBottom w:val="0"/>
                  <w:divBdr>
                    <w:top w:val="none" w:sz="0" w:space="0" w:color="auto"/>
                    <w:left w:val="none" w:sz="0" w:space="0" w:color="auto"/>
                    <w:bottom w:val="none" w:sz="0" w:space="0" w:color="auto"/>
                    <w:right w:val="none" w:sz="0" w:space="0" w:color="auto"/>
                  </w:divBdr>
                  <w:divsChild>
                    <w:div w:id="396587579">
                      <w:marLeft w:val="0"/>
                      <w:marRight w:val="0"/>
                      <w:marTop w:val="0"/>
                      <w:marBottom w:val="0"/>
                      <w:divBdr>
                        <w:top w:val="none" w:sz="0" w:space="0" w:color="auto"/>
                        <w:left w:val="none" w:sz="0" w:space="0" w:color="auto"/>
                        <w:bottom w:val="none" w:sz="0" w:space="0" w:color="auto"/>
                        <w:right w:val="none" w:sz="0" w:space="0" w:color="auto"/>
                      </w:divBdr>
                    </w:div>
                  </w:divsChild>
                </w:div>
                <w:div w:id="1693843969">
                  <w:marLeft w:val="0"/>
                  <w:marRight w:val="0"/>
                  <w:marTop w:val="0"/>
                  <w:marBottom w:val="0"/>
                  <w:divBdr>
                    <w:top w:val="none" w:sz="0" w:space="0" w:color="auto"/>
                    <w:left w:val="none" w:sz="0" w:space="0" w:color="auto"/>
                    <w:bottom w:val="none" w:sz="0" w:space="0" w:color="auto"/>
                    <w:right w:val="none" w:sz="0" w:space="0" w:color="auto"/>
                  </w:divBdr>
                  <w:divsChild>
                    <w:div w:id="756175874">
                      <w:marLeft w:val="0"/>
                      <w:marRight w:val="0"/>
                      <w:marTop w:val="0"/>
                      <w:marBottom w:val="0"/>
                      <w:divBdr>
                        <w:top w:val="none" w:sz="0" w:space="0" w:color="auto"/>
                        <w:left w:val="none" w:sz="0" w:space="0" w:color="auto"/>
                        <w:bottom w:val="none" w:sz="0" w:space="0" w:color="auto"/>
                        <w:right w:val="none" w:sz="0" w:space="0" w:color="auto"/>
                      </w:divBdr>
                    </w:div>
                  </w:divsChild>
                </w:div>
                <w:div w:id="1748185198">
                  <w:marLeft w:val="0"/>
                  <w:marRight w:val="0"/>
                  <w:marTop w:val="0"/>
                  <w:marBottom w:val="0"/>
                  <w:divBdr>
                    <w:top w:val="none" w:sz="0" w:space="0" w:color="auto"/>
                    <w:left w:val="none" w:sz="0" w:space="0" w:color="auto"/>
                    <w:bottom w:val="none" w:sz="0" w:space="0" w:color="auto"/>
                    <w:right w:val="none" w:sz="0" w:space="0" w:color="auto"/>
                  </w:divBdr>
                  <w:divsChild>
                    <w:div w:id="362829759">
                      <w:marLeft w:val="0"/>
                      <w:marRight w:val="0"/>
                      <w:marTop w:val="0"/>
                      <w:marBottom w:val="0"/>
                      <w:divBdr>
                        <w:top w:val="none" w:sz="0" w:space="0" w:color="auto"/>
                        <w:left w:val="none" w:sz="0" w:space="0" w:color="auto"/>
                        <w:bottom w:val="none" w:sz="0" w:space="0" w:color="auto"/>
                        <w:right w:val="none" w:sz="0" w:space="0" w:color="auto"/>
                      </w:divBdr>
                    </w:div>
                  </w:divsChild>
                </w:div>
                <w:div w:id="1762214266">
                  <w:marLeft w:val="0"/>
                  <w:marRight w:val="0"/>
                  <w:marTop w:val="0"/>
                  <w:marBottom w:val="0"/>
                  <w:divBdr>
                    <w:top w:val="none" w:sz="0" w:space="0" w:color="auto"/>
                    <w:left w:val="none" w:sz="0" w:space="0" w:color="auto"/>
                    <w:bottom w:val="none" w:sz="0" w:space="0" w:color="auto"/>
                    <w:right w:val="none" w:sz="0" w:space="0" w:color="auto"/>
                  </w:divBdr>
                  <w:divsChild>
                    <w:div w:id="722363945">
                      <w:marLeft w:val="0"/>
                      <w:marRight w:val="0"/>
                      <w:marTop w:val="0"/>
                      <w:marBottom w:val="0"/>
                      <w:divBdr>
                        <w:top w:val="none" w:sz="0" w:space="0" w:color="auto"/>
                        <w:left w:val="none" w:sz="0" w:space="0" w:color="auto"/>
                        <w:bottom w:val="none" w:sz="0" w:space="0" w:color="auto"/>
                        <w:right w:val="none" w:sz="0" w:space="0" w:color="auto"/>
                      </w:divBdr>
                    </w:div>
                  </w:divsChild>
                </w:div>
                <w:div w:id="1906912946">
                  <w:marLeft w:val="0"/>
                  <w:marRight w:val="0"/>
                  <w:marTop w:val="0"/>
                  <w:marBottom w:val="0"/>
                  <w:divBdr>
                    <w:top w:val="none" w:sz="0" w:space="0" w:color="auto"/>
                    <w:left w:val="none" w:sz="0" w:space="0" w:color="auto"/>
                    <w:bottom w:val="none" w:sz="0" w:space="0" w:color="auto"/>
                    <w:right w:val="none" w:sz="0" w:space="0" w:color="auto"/>
                  </w:divBdr>
                  <w:divsChild>
                    <w:div w:id="1950695558">
                      <w:marLeft w:val="0"/>
                      <w:marRight w:val="0"/>
                      <w:marTop w:val="0"/>
                      <w:marBottom w:val="0"/>
                      <w:divBdr>
                        <w:top w:val="none" w:sz="0" w:space="0" w:color="auto"/>
                        <w:left w:val="none" w:sz="0" w:space="0" w:color="auto"/>
                        <w:bottom w:val="none" w:sz="0" w:space="0" w:color="auto"/>
                        <w:right w:val="none" w:sz="0" w:space="0" w:color="auto"/>
                      </w:divBdr>
                    </w:div>
                  </w:divsChild>
                </w:div>
                <w:div w:id="2098095065">
                  <w:marLeft w:val="0"/>
                  <w:marRight w:val="0"/>
                  <w:marTop w:val="0"/>
                  <w:marBottom w:val="0"/>
                  <w:divBdr>
                    <w:top w:val="none" w:sz="0" w:space="0" w:color="auto"/>
                    <w:left w:val="none" w:sz="0" w:space="0" w:color="auto"/>
                    <w:bottom w:val="none" w:sz="0" w:space="0" w:color="auto"/>
                    <w:right w:val="none" w:sz="0" w:space="0" w:color="auto"/>
                  </w:divBdr>
                  <w:divsChild>
                    <w:div w:id="19063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33049">
          <w:marLeft w:val="0"/>
          <w:marRight w:val="0"/>
          <w:marTop w:val="0"/>
          <w:marBottom w:val="0"/>
          <w:divBdr>
            <w:top w:val="none" w:sz="0" w:space="0" w:color="auto"/>
            <w:left w:val="none" w:sz="0" w:space="0" w:color="auto"/>
            <w:bottom w:val="none" w:sz="0" w:space="0" w:color="auto"/>
            <w:right w:val="none" w:sz="0" w:space="0" w:color="auto"/>
          </w:divBdr>
        </w:div>
        <w:div w:id="1808546381">
          <w:marLeft w:val="0"/>
          <w:marRight w:val="0"/>
          <w:marTop w:val="0"/>
          <w:marBottom w:val="0"/>
          <w:divBdr>
            <w:top w:val="none" w:sz="0" w:space="0" w:color="auto"/>
            <w:left w:val="none" w:sz="0" w:space="0" w:color="auto"/>
            <w:bottom w:val="none" w:sz="0" w:space="0" w:color="auto"/>
            <w:right w:val="none" w:sz="0" w:space="0" w:color="auto"/>
          </w:divBdr>
        </w:div>
      </w:divsChild>
    </w:div>
    <w:div w:id="844705003">
      <w:bodyDiv w:val="1"/>
      <w:marLeft w:val="0"/>
      <w:marRight w:val="0"/>
      <w:marTop w:val="0"/>
      <w:marBottom w:val="0"/>
      <w:divBdr>
        <w:top w:val="none" w:sz="0" w:space="0" w:color="auto"/>
        <w:left w:val="none" w:sz="0" w:space="0" w:color="auto"/>
        <w:bottom w:val="none" w:sz="0" w:space="0" w:color="auto"/>
        <w:right w:val="none" w:sz="0" w:space="0" w:color="auto"/>
      </w:divBdr>
      <w:divsChild>
        <w:div w:id="152644897">
          <w:marLeft w:val="0"/>
          <w:marRight w:val="0"/>
          <w:marTop w:val="0"/>
          <w:marBottom w:val="0"/>
          <w:divBdr>
            <w:top w:val="none" w:sz="0" w:space="0" w:color="auto"/>
            <w:left w:val="none" w:sz="0" w:space="0" w:color="auto"/>
            <w:bottom w:val="none" w:sz="0" w:space="0" w:color="auto"/>
            <w:right w:val="none" w:sz="0" w:space="0" w:color="auto"/>
          </w:divBdr>
        </w:div>
        <w:div w:id="314989060">
          <w:marLeft w:val="0"/>
          <w:marRight w:val="0"/>
          <w:marTop w:val="0"/>
          <w:marBottom w:val="0"/>
          <w:divBdr>
            <w:top w:val="none" w:sz="0" w:space="0" w:color="auto"/>
            <w:left w:val="none" w:sz="0" w:space="0" w:color="auto"/>
            <w:bottom w:val="none" w:sz="0" w:space="0" w:color="auto"/>
            <w:right w:val="none" w:sz="0" w:space="0" w:color="auto"/>
          </w:divBdr>
        </w:div>
        <w:div w:id="339045356">
          <w:marLeft w:val="0"/>
          <w:marRight w:val="0"/>
          <w:marTop w:val="0"/>
          <w:marBottom w:val="0"/>
          <w:divBdr>
            <w:top w:val="none" w:sz="0" w:space="0" w:color="auto"/>
            <w:left w:val="none" w:sz="0" w:space="0" w:color="auto"/>
            <w:bottom w:val="none" w:sz="0" w:space="0" w:color="auto"/>
            <w:right w:val="none" w:sz="0" w:space="0" w:color="auto"/>
          </w:divBdr>
        </w:div>
        <w:div w:id="346055204">
          <w:marLeft w:val="0"/>
          <w:marRight w:val="0"/>
          <w:marTop w:val="0"/>
          <w:marBottom w:val="0"/>
          <w:divBdr>
            <w:top w:val="none" w:sz="0" w:space="0" w:color="auto"/>
            <w:left w:val="none" w:sz="0" w:space="0" w:color="auto"/>
            <w:bottom w:val="none" w:sz="0" w:space="0" w:color="auto"/>
            <w:right w:val="none" w:sz="0" w:space="0" w:color="auto"/>
          </w:divBdr>
        </w:div>
        <w:div w:id="366947821">
          <w:marLeft w:val="0"/>
          <w:marRight w:val="0"/>
          <w:marTop w:val="0"/>
          <w:marBottom w:val="0"/>
          <w:divBdr>
            <w:top w:val="none" w:sz="0" w:space="0" w:color="auto"/>
            <w:left w:val="none" w:sz="0" w:space="0" w:color="auto"/>
            <w:bottom w:val="none" w:sz="0" w:space="0" w:color="auto"/>
            <w:right w:val="none" w:sz="0" w:space="0" w:color="auto"/>
          </w:divBdr>
        </w:div>
        <w:div w:id="586809782">
          <w:marLeft w:val="0"/>
          <w:marRight w:val="0"/>
          <w:marTop w:val="0"/>
          <w:marBottom w:val="0"/>
          <w:divBdr>
            <w:top w:val="none" w:sz="0" w:space="0" w:color="auto"/>
            <w:left w:val="none" w:sz="0" w:space="0" w:color="auto"/>
            <w:bottom w:val="none" w:sz="0" w:space="0" w:color="auto"/>
            <w:right w:val="none" w:sz="0" w:space="0" w:color="auto"/>
          </w:divBdr>
        </w:div>
        <w:div w:id="915481310">
          <w:marLeft w:val="0"/>
          <w:marRight w:val="0"/>
          <w:marTop w:val="0"/>
          <w:marBottom w:val="0"/>
          <w:divBdr>
            <w:top w:val="none" w:sz="0" w:space="0" w:color="auto"/>
            <w:left w:val="none" w:sz="0" w:space="0" w:color="auto"/>
            <w:bottom w:val="none" w:sz="0" w:space="0" w:color="auto"/>
            <w:right w:val="none" w:sz="0" w:space="0" w:color="auto"/>
          </w:divBdr>
        </w:div>
        <w:div w:id="924270024">
          <w:marLeft w:val="0"/>
          <w:marRight w:val="0"/>
          <w:marTop w:val="0"/>
          <w:marBottom w:val="0"/>
          <w:divBdr>
            <w:top w:val="none" w:sz="0" w:space="0" w:color="auto"/>
            <w:left w:val="none" w:sz="0" w:space="0" w:color="auto"/>
            <w:bottom w:val="none" w:sz="0" w:space="0" w:color="auto"/>
            <w:right w:val="none" w:sz="0" w:space="0" w:color="auto"/>
          </w:divBdr>
        </w:div>
        <w:div w:id="935135560">
          <w:marLeft w:val="0"/>
          <w:marRight w:val="0"/>
          <w:marTop w:val="0"/>
          <w:marBottom w:val="0"/>
          <w:divBdr>
            <w:top w:val="none" w:sz="0" w:space="0" w:color="auto"/>
            <w:left w:val="none" w:sz="0" w:space="0" w:color="auto"/>
            <w:bottom w:val="none" w:sz="0" w:space="0" w:color="auto"/>
            <w:right w:val="none" w:sz="0" w:space="0" w:color="auto"/>
          </w:divBdr>
          <w:divsChild>
            <w:div w:id="1446852116">
              <w:marLeft w:val="-75"/>
              <w:marRight w:val="0"/>
              <w:marTop w:val="30"/>
              <w:marBottom w:val="30"/>
              <w:divBdr>
                <w:top w:val="none" w:sz="0" w:space="0" w:color="auto"/>
                <w:left w:val="none" w:sz="0" w:space="0" w:color="auto"/>
                <w:bottom w:val="none" w:sz="0" w:space="0" w:color="auto"/>
                <w:right w:val="none" w:sz="0" w:space="0" w:color="auto"/>
              </w:divBdr>
              <w:divsChild>
                <w:div w:id="9263193">
                  <w:marLeft w:val="0"/>
                  <w:marRight w:val="0"/>
                  <w:marTop w:val="0"/>
                  <w:marBottom w:val="0"/>
                  <w:divBdr>
                    <w:top w:val="none" w:sz="0" w:space="0" w:color="auto"/>
                    <w:left w:val="none" w:sz="0" w:space="0" w:color="auto"/>
                    <w:bottom w:val="none" w:sz="0" w:space="0" w:color="auto"/>
                    <w:right w:val="none" w:sz="0" w:space="0" w:color="auto"/>
                  </w:divBdr>
                  <w:divsChild>
                    <w:div w:id="360712463">
                      <w:marLeft w:val="0"/>
                      <w:marRight w:val="0"/>
                      <w:marTop w:val="0"/>
                      <w:marBottom w:val="0"/>
                      <w:divBdr>
                        <w:top w:val="none" w:sz="0" w:space="0" w:color="auto"/>
                        <w:left w:val="none" w:sz="0" w:space="0" w:color="auto"/>
                        <w:bottom w:val="none" w:sz="0" w:space="0" w:color="auto"/>
                        <w:right w:val="none" w:sz="0" w:space="0" w:color="auto"/>
                      </w:divBdr>
                    </w:div>
                  </w:divsChild>
                </w:div>
                <w:div w:id="73596980">
                  <w:marLeft w:val="0"/>
                  <w:marRight w:val="0"/>
                  <w:marTop w:val="0"/>
                  <w:marBottom w:val="0"/>
                  <w:divBdr>
                    <w:top w:val="none" w:sz="0" w:space="0" w:color="auto"/>
                    <w:left w:val="none" w:sz="0" w:space="0" w:color="auto"/>
                    <w:bottom w:val="none" w:sz="0" w:space="0" w:color="auto"/>
                    <w:right w:val="none" w:sz="0" w:space="0" w:color="auto"/>
                  </w:divBdr>
                  <w:divsChild>
                    <w:div w:id="1321229168">
                      <w:marLeft w:val="0"/>
                      <w:marRight w:val="0"/>
                      <w:marTop w:val="0"/>
                      <w:marBottom w:val="0"/>
                      <w:divBdr>
                        <w:top w:val="none" w:sz="0" w:space="0" w:color="auto"/>
                        <w:left w:val="none" w:sz="0" w:space="0" w:color="auto"/>
                        <w:bottom w:val="none" w:sz="0" w:space="0" w:color="auto"/>
                        <w:right w:val="none" w:sz="0" w:space="0" w:color="auto"/>
                      </w:divBdr>
                    </w:div>
                  </w:divsChild>
                </w:div>
                <w:div w:id="445514291">
                  <w:marLeft w:val="0"/>
                  <w:marRight w:val="0"/>
                  <w:marTop w:val="0"/>
                  <w:marBottom w:val="0"/>
                  <w:divBdr>
                    <w:top w:val="none" w:sz="0" w:space="0" w:color="auto"/>
                    <w:left w:val="none" w:sz="0" w:space="0" w:color="auto"/>
                    <w:bottom w:val="none" w:sz="0" w:space="0" w:color="auto"/>
                    <w:right w:val="none" w:sz="0" w:space="0" w:color="auto"/>
                  </w:divBdr>
                  <w:divsChild>
                    <w:div w:id="1689526692">
                      <w:marLeft w:val="0"/>
                      <w:marRight w:val="0"/>
                      <w:marTop w:val="0"/>
                      <w:marBottom w:val="0"/>
                      <w:divBdr>
                        <w:top w:val="none" w:sz="0" w:space="0" w:color="auto"/>
                        <w:left w:val="none" w:sz="0" w:space="0" w:color="auto"/>
                        <w:bottom w:val="none" w:sz="0" w:space="0" w:color="auto"/>
                        <w:right w:val="none" w:sz="0" w:space="0" w:color="auto"/>
                      </w:divBdr>
                    </w:div>
                  </w:divsChild>
                </w:div>
                <w:div w:id="688482033">
                  <w:marLeft w:val="0"/>
                  <w:marRight w:val="0"/>
                  <w:marTop w:val="0"/>
                  <w:marBottom w:val="0"/>
                  <w:divBdr>
                    <w:top w:val="none" w:sz="0" w:space="0" w:color="auto"/>
                    <w:left w:val="none" w:sz="0" w:space="0" w:color="auto"/>
                    <w:bottom w:val="none" w:sz="0" w:space="0" w:color="auto"/>
                    <w:right w:val="none" w:sz="0" w:space="0" w:color="auto"/>
                  </w:divBdr>
                  <w:divsChild>
                    <w:div w:id="1630018019">
                      <w:marLeft w:val="0"/>
                      <w:marRight w:val="0"/>
                      <w:marTop w:val="0"/>
                      <w:marBottom w:val="0"/>
                      <w:divBdr>
                        <w:top w:val="none" w:sz="0" w:space="0" w:color="auto"/>
                        <w:left w:val="none" w:sz="0" w:space="0" w:color="auto"/>
                        <w:bottom w:val="none" w:sz="0" w:space="0" w:color="auto"/>
                        <w:right w:val="none" w:sz="0" w:space="0" w:color="auto"/>
                      </w:divBdr>
                    </w:div>
                  </w:divsChild>
                </w:div>
                <w:div w:id="906844049">
                  <w:marLeft w:val="0"/>
                  <w:marRight w:val="0"/>
                  <w:marTop w:val="0"/>
                  <w:marBottom w:val="0"/>
                  <w:divBdr>
                    <w:top w:val="none" w:sz="0" w:space="0" w:color="auto"/>
                    <w:left w:val="none" w:sz="0" w:space="0" w:color="auto"/>
                    <w:bottom w:val="none" w:sz="0" w:space="0" w:color="auto"/>
                    <w:right w:val="none" w:sz="0" w:space="0" w:color="auto"/>
                  </w:divBdr>
                  <w:divsChild>
                    <w:div w:id="2133939097">
                      <w:marLeft w:val="0"/>
                      <w:marRight w:val="0"/>
                      <w:marTop w:val="0"/>
                      <w:marBottom w:val="0"/>
                      <w:divBdr>
                        <w:top w:val="none" w:sz="0" w:space="0" w:color="auto"/>
                        <w:left w:val="none" w:sz="0" w:space="0" w:color="auto"/>
                        <w:bottom w:val="none" w:sz="0" w:space="0" w:color="auto"/>
                        <w:right w:val="none" w:sz="0" w:space="0" w:color="auto"/>
                      </w:divBdr>
                    </w:div>
                  </w:divsChild>
                </w:div>
                <w:div w:id="1071540307">
                  <w:marLeft w:val="0"/>
                  <w:marRight w:val="0"/>
                  <w:marTop w:val="0"/>
                  <w:marBottom w:val="0"/>
                  <w:divBdr>
                    <w:top w:val="none" w:sz="0" w:space="0" w:color="auto"/>
                    <w:left w:val="none" w:sz="0" w:space="0" w:color="auto"/>
                    <w:bottom w:val="none" w:sz="0" w:space="0" w:color="auto"/>
                    <w:right w:val="none" w:sz="0" w:space="0" w:color="auto"/>
                  </w:divBdr>
                  <w:divsChild>
                    <w:div w:id="2105026354">
                      <w:marLeft w:val="0"/>
                      <w:marRight w:val="0"/>
                      <w:marTop w:val="0"/>
                      <w:marBottom w:val="0"/>
                      <w:divBdr>
                        <w:top w:val="none" w:sz="0" w:space="0" w:color="auto"/>
                        <w:left w:val="none" w:sz="0" w:space="0" w:color="auto"/>
                        <w:bottom w:val="none" w:sz="0" w:space="0" w:color="auto"/>
                        <w:right w:val="none" w:sz="0" w:space="0" w:color="auto"/>
                      </w:divBdr>
                    </w:div>
                  </w:divsChild>
                </w:div>
                <w:div w:id="1107700792">
                  <w:marLeft w:val="0"/>
                  <w:marRight w:val="0"/>
                  <w:marTop w:val="0"/>
                  <w:marBottom w:val="0"/>
                  <w:divBdr>
                    <w:top w:val="none" w:sz="0" w:space="0" w:color="auto"/>
                    <w:left w:val="none" w:sz="0" w:space="0" w:color="auto"/>
                    <w:bottom w:val="none" w:sz="0" w:space="0" w:color="auto"/>
                    <w:right w:val="none" w:sz="0" w:space="0" w:color="auto"/>
                  </w:divBdr>
                  <w:divsChild>
                    <w:div w:id="2048337310">
                      <w:marLeft w:val="0"/>
                      <w:marRight w:val="0"/>
                      <w:marTop w:val="0"/>
                      <w:marBottom w:val="0"/>
                      <w:divBdr>
                        <w:top w:val="none" w:sz="0" w:space="0" w:color="auto"/>
                        <w:left w:val="none" w:sz="0" w:space="0" w:color="auto"/>
                        <w:bottom w:val="none" w:sz="0" w:space="0" w:color="auto"/>
                        <w:right w:val="none" w:sz="0" w:space="0" w:color="auto"/>
                      </w:divBdr>
                    </w:div>
                  </w:divsChild>
                </w:div>
                <w:div w:id="1525098392">
                  <w:marLeft w:val="0"/>
                  <w:marRight w:val="0"/>
                  <w:marTop w:val="0"/>
                  <w:marBottom w:val="0"/>
                  <w:divBdr>
                    <w:top w:val="none" w:sz="0" w:space="0" w:color="auto"/>
                    <w:left w:val="none" w:sz="0" w:space="0" w:color="auto"/>
                    <w:bottom w:val="none" w:sz="0" w:space="0" w:color="auto"/>
                    <w:right w:val="none" w:sz="0" w:space="0" w:color="auto"/>
                  </w:divBdr>
                  <w:divsChild>
                    <w:div w:id="1385637996">
                      <w:marLeft w:val="0"/>
                      <w:marRight w:val="0"/>
                      <w:marTop w:val="0"/>
                      <w:marBottom w:val="0"/>
                      <w:divBdr>
                        <w:top w:val="none" w:sz="0" w:space="0" w:color="auto"/>
                        <w:left w:val="none" w:sz="0" w:space="0" w:color="auto"/>
                        <w:bottom w:val="none" w:sz="0" w:space="0" w:color="auto"/>
                        <w:right w:val="none" w:sz="0" w:space="0" w:color="auto"/>
                      </w:divBdr>
                    </w:div>
                  </w:divsChild>
                </w:div>
                <w:div w:id="1722820993">
                  <w:marLeft w:val="0"/>
                  <w:marRight w:val="0"/>
                  <w:marTop w:val="0"/>
                  <w:marBottom w:val="0"/>
                  <w:divBdr>
                    <w:top w:val="none" w:sz="0" w:space="0" w:color="auto"/>
                    <w:left w:val="none" w:sz="0" w:space="0" w:color="auto"/>
                    <w:bottom w:val="none" w:sz="0" w:space="0" w:color="auto"/>
                    <w:right w:val="none" w:sz="0" w:space="0" w:color="auto"/>
                  </w:divBdr>
                  <w:divsChild>
                    <w:div w:id="115248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800200">
          <w:marLeft w:val="0"/>
          <w:marRight w:val="0"/>
          <w:marTop w:val="0"/>
          <w:marBottom w:val="0"/>
          <w:divBdr>
            <w:top w:val="none" w:sz="0" w:space="0" w:color="auto"/>
            <w:left w:val="none" w:sz="0" w:space="0" w:color="auto"/>
            <w:bottom w:val="none" w:sz="0" w:space="0" w:color="auto"/>
            <w:right w:val="none" w:sz="0" w:space="0" w:color="auto"/>
          </w:divBdr>
        </w:div>
        <w:div w:id="1133135338">
          <w:marLeft w:val="0"/>
          <w:marRight w:val="0"/>
          <w:marTop w:val="0"/>
          <w:marBottom w:val="0"/>
          <w:divBdr>
            <w:top w:val="none" w:sz="0" w:space="0" w:color="auto"/>
            <w:left w:val="none" w:sz="0" w:space="0" w:color="auto"/>
            <w:bottom w:val="none" w:sz="0" w:space="0" w:color="auto"/>
            <w:right w:val="none" w:sz="0" w:space="0" w:color="auto"/>
          </w:divBdr>
        </w:div>
        <w:div w:id="1404790838">
          <w:marLeft w:val="0"/>
          <w:marRight w:val="0"/>
          <w:marTop w:val="0"/>
          <w:marBottom w:val="0"/>
          <w:divBdr>
            <w:top w:val="none" w:sz="0" w:space="0" w:color="auto"/>
            <w:left w:val="none" w:sz="0" w:space="0" w:color="auto"/>
            <w:bottom w:val="none" w:sz="0" w:space="0" w:color="auto"/>
            <w:right w:val="none" w:sz="0" w:space="0" w:color="auto"/>
          </w:divBdr>
        </w:div>
        <w:div w:id="1409232641">
          <w:marLeft w:val="0"/>
          <w:marRight w:val="0"/>
          <w:marTop w:val="0"/>
          <w:marBottom w:val="0"/>
          <w:divBdr>
            <w:top w:val="none" w:sz="0" w:space="0" w:color="auto"/>
            <w:left w:val="none" w:sz="0" w:space="0" w:color="auto"/>
            <w:bottom w:val="none" w:sz="0" w:space="0" w:color="auto"/>
            <w:right w:val="none" w:sz="0" w:space="0" w:color="auto"/>
          </w:divBdr>
        </w:div>
        <w:div w:id="1416049042">
          <w:marLeft w:val="0"/>
          <w:marRight w:val="0"/>
          <w:marTop w:val="0"/>
          <w:marBottom w:val="0"/>
          <w:divBdr>
            <w:top w:val="none" w:sz="0" w:space="0" w:color="auto"/>
            <w:left w:val="none" w:sz="0" w:space="0" w:color="auto"/>
            <w:bottom w:val="none" w:sz="0" w:space="0" w:color="auto"/>
            <w:right w:val="none" w:sz="0" w:space="0" w:color="auto"/>
          </w:divBdr>
        </w:div>
        <w:div w:id="1505851272">
          <w:marLeft w:val="0"/>
          <w:marRight w:val="0"/>
          <w:marTop w:val="0"/>
          <w:marBottom w:val="0"/>
          <w:divBdr>
            <w:top w:val="none" w:sz="0" w:space="0" w:color="auto"/>
            <w:left w:val="none" w:sz="0" w:space="0" w:color="auto"/>
            <w:bottom w:val="none" w:sz="0" w:space="0" w:color="auto"/>
            <w:right w:val="none" w:sz="0" w:space="0" w:color="auto"/>
          </w:divBdr>
        </w:div>
        <w:div w:id="1549300141">
          <w:marLeft w:val="0"/>
          <w:marRight w:val="0"/>
          <w:marTop w:val="0"/>
          <w:marBottom w:val="0"/>
          <w:divBdr>
            <w:top w:val="none" w:sz="0" w:space="0" w:color="auto"/>
            <w:left w:val="none" w:sz="0" w:space="0" w:color="auto"/>
            <w:bottom w:val="none" w:sz="0" w:space="0" w:color="auto"/>
            <w:right w:val="none" w:sz="0" w:space="0" w:color="auto"/>
          </w:divBdr>
        </w:div>
        <w:div w:id="1668635783">
          <w:marLeft w:val="0"/>
          <w:marRight w:val="0"/>
          <w:marTop w:val="0"/>
          <w:marBottom w:val="0"/>
          <w:divBdr>
            <w:top w:val="none" w:sz="0" w:space="0" w:color="auto"/>
            <w:left w:val="none" w:sz="0" w:space="0" w:color="auto"/>
            <w:bottom w:val="none" w:sz="0" w:space="0" w:color="auto"/>
            <w:right w:val="none" w:sz="0" w:space="0" w:color="auto"/>
          </w:divBdr>
        </w:div>
        <w:div w:id="1676149142">
          <w:marLeft w:val="0"/>
          <w:marRight w:val="0"/>
          <w:marTop w:val="0"/>
          <w:marBottom w:val="0"/>
          <w:divBdr>
            <w:top w:val="none" w:sz="0" w:space="0" w:color="auto"/>
            <w:left w:val="none" w:sz="0" w:space="0" w:color="auto"/>
            <w:bottom w:val="none" w:sz="0" w:space="0" w:color="auto"/>
            <w:right w:val="none" w:sz="0" w:space="0" w:color="auto"/>
          </w:divBdr>
        </w:div>
        <w:div w:id="1861550816">
          <w:marLeft w:val="0"/>
          <w:marRight w:val="0"/>
          <w:marTop w:val="0"/>
          <w:marBottom w:val="0"/>
          <w:divBdr>
            <w:top w:val="none" w:sz="0" w:space="0" w:color="auto"/>
            <w:left w:val="none" w:sz="0" w:space="0" w:color="auto"/>
            <w:bottom w:val="none" w:sz="0" w:space="0" w:color="auto"/>
            <w:right w:val="none" w:sz="0" w:space="0" w:color="auto"/>
          </w:divBdr>
        </w:div>
        <w:div w:id="2133984670">
          <w:marLeft w:val="0"/>
          <w:marRight w:val="0"/>
          <w:marTop w:val="0"/>
          <w:marBottom w:val="0"/>
          <w:divBdr>
            <w:top w:val="none" w:sz="0" w:space="0" w:color="auto"/>
            <w:left w:val="none" w:sz="0" w:space="0" w:color="auto"/>
            <w:bottom w:val="none" w:sz="0" w:space="0" w:color="auto"/>
            <w:right w:val="none" w:sz="0" w:space="0" w:color="auto"/>
          </w:divBdr>
          <w:divsChild>
            <w:div w:id="1495102078">
              <w:marLeft w:val="-75"/>
              <w:marRight w:val="0"/>
              <w:marTop w:val="30"/>
              <w:marBottom w:val="30"/>
              <w:divBdr>
                <w:top w:val="none" w:sz="0" w:space="0" w:color="auto"/>
                <w:left w:val="none" w:sz="0" w:space="0" w:color="auto"/>
                <w:bottom w:val="none" w:sz="0" w:space="0" w:color="auto"/>
                <w:right w:val="none" w:sz="0" w:space="0" w:color="auto"/>
              </w:divBdr>
              <w:divsChild>
                <w:div w:id="38207816">
                  <w:marLeft w:val="0"/>
                  <w:marRight w:val="0"/>
                  <w:marTop w:val="0"/>
                  <w:marBottom w:val="0"/>
                  <w:divBdr>
                    <w:top w:val="none" w:sz="0" w:space="0" w:color="auto"/>
                    <w:left w:val="none" w:sz="0" w:space="0" w:color="auto"/>
                    <w:bottom w:val="none" w:sz="0" w:space="0" w:color="auto"/>
                    <w:right w:val="none" w:sz="0" w:space="0" w:color="auto"/>
                  </w:divBdr>
                  <w:divsChild>
                    <w:div w:id="270749481">
                      <w:marLeft w:val="0"/>
                      <w:marRight w:val="0"/>
                      <w:marTop w:val="0"/>
                      <w:marBottom w:val="0"/>
                      <w:divBdr>
                        <w:top w:val="none" w:sz="0" w:space="0" w:color="auto"/>
                        <w:left w:val="none" w:sz="0" w:space="0" w:color="auto"/>
                        <w:bottom w:val="none" w:sz="0" w:space="0" w:color="auto"/>
                        <w:right w:val="none" w:sz="0" w:space="0" w:color="auto"/>
                      </w:divBdr>
                    </w:div>
                  </w:divsChild>
                </w:div>
                <w:div w:id="58553683">
                  <w:marLeft w:val="0"/>
                  <w:marRight w:val="0"/>
                  <w:marTop w:val="0"/>
                  <w:marBottom w:val="0"/>
                  <w:divBdr>
                    <w:top w:val="none" w:sz="0" w:space="0" w:color="auto"/>
                    <w:left w:val="none" w:sz="0" w:space="0" w:color="auto"/>
                    <w:bottom w:val="none" w:sz="0" w:space="0" w:color="auto"/>
                    <w:right w:val="none" w:sz="0" w:space="0" w:color="auto"/>
                  </w:divBdr>
                  <w:divsChild>
                    <w:div w:id="1249273163">
                      <w:marLeft w:val="0"/>
                      <w:marRight w:val="0"/>
                      <w:marTop w:val="0"/>
                      <w:marBottom w:val="0"/>
                      <w:divBdr>
                        <w:top w:val="none" w:sz="0" w:space="0" w:color="auto"/>
                        <w:left w:val="none" w:sz="0" w:space="0" w:color="auto"/>
                        <w:bottom w:val="none" w:sz="0" w:space="0" w:color="auto"/>
                        <w:right w:val="none" w:sz="0" w:space="0" w:color="auto"/>
                      </w:divBdr>
                    </w:div>
                  </w:divsChild>
                </w:div>
                <w:div w:id="179978644">
                  <w:marLeft w:val="0"/>
                  <w:marRight w:val="0"/>
                  <w:marTop w:val="0"/>
                  <w:marBottom w:val="0"/>
                  <w:divBdr>
                    <w:top w:val="none" w:sz="0" w:space="0" w:color="auto"/>
                    <w:left w:val="none" w:sz="0" w:space="0" w:color="auto"/>
                    <w:bottom w:val="none" w:sz="0" w:space="0" w:color="auto"/>
                    <w:right w:val="none" w:sz="0" w:space="0" w:color="auto"/>
                  </w:divBdr>
                  <w:divsChild>
                    <w:div w:id="215238945">
                      <w:marLeft w:val="0"/>
                      <w:marRight w:val="0"/>
                      <w:marTop w:val="0"/>
                      <w:marBottom w:val="0"/>
                      <w:divBdr>
                        <w:top w:val="none" w:sz="0" w:space="0" w:color="auto"/>
                        <w:left w:val="none" w:sz="0" w:space="0" w:color="auto"/>
                        <w:bottom w:val="none" w:sz="0" w:space="0" w:color="auto"/>
                        <w:right w:val="none" w:sz="0" w:space="0" w:color="auto"/>
                      </w:divBdr>
                    </w:div>
                  </w:divsChild>
                </w:div>
                <w:div w:id="198902998">
                  <w:marLeft w:val="0"/>
                  <w:marRight w:val="0"/>
                  <w:marTop w:val="0"/>
                  <w:marBottom w:val="0"/>
                  <w:divBdr>
                    <w:top w:val="none" w:sz="0" w:space="0" w:color="auto"/>
                    <w:left w:val="none" w:sz="0" w:space="0" w:color="auto"/>
                    <w:bottom w:val="none" w:sz="0" w:space="0" w:color="auto"/>
                    <w:right w:val="none" w:sz="0" w:space="0" w:color="auto"/>
                  </w:divBdr>
                  <w:divsChild>
                    <w:div w:id="1932154833">
                      <w:marLeft w:val="0"/>
                      <w:marRight w:val="0"/>
                      <w:marTop w:val="0"/>
                      <w:marBottom w:val="0"/>
                      <w:divBdr>
                        <w:top w:val="none" w:sz="0" w:space="0" w:color="auto"/>
                        <w:left w:val="none" w:sz="0" w:space="0" w:color="auto"/>
                        <w:bottom w:val="none" w:sz="0" w:space="0" w:color="auto"/>
                        <w:right w:val="none" w:sz="0" w:space="0" w:color="auto"/>
                      </w:divBdr>
                    </w:div>
                  </w:divsChild>
                </w:div>
                <w:div w:id="202249773">
                  <w:marLeft w:val="0"/>
                  <w:marRight w:val="0"/>
                  <w:marTop w:val="0"/>
                  <w:marBottom w:val="0"/>
                  <w:divBdr>
                    <w:top w:val="none" w:sz="0" w:space="0" w:color="auto"/>
                    <w:left w:val="none" w:sz="0" w:space="0" w:color="auto"/>
                    <w:bottom w:val="none" w:sz="0" w:space="0" w:color="auto"/>
                    <w:right w:val="none" w:sz="0" w:space="0" w:color="auto"/>
                  </w:divBdr>
                  <w:divsChild>
                    <w:div w:id="722213380">
                      <w:marLeft w:val="0"/>
                      <w:marRight w:val="0"/>
                      <w:marTop w:val="0"/>
                      <w:marBottom w:val="0"/>
                      <w:divBdr>
                        <w:top w:val="none" w:sz="0" w:space="0" w:color="auto"/>
                        <w:left w:val="none" w:sz="0" w:space="0" w:color="auto"/>
                        <w:bottom w:val="none" w:sz="0" w:space="0" w:color="auto"/>
                        <w:right w:val="none" w:sz="0" w:space="0" w:color="auto"/>
                      </w:divBdr>
                    </w:div>
                  </w:divsChild>
                </w:div>
                <w:div w:id="258490245">
                  <w:marLeft w:val="0"/>
                  <w:marRight w:val="0"/>
                  <w:marTop w:val="0"/>
                  <w:marBottom w:val="0"/>
                  <w:divBdr>
                    <w:top w:val="none" w:sz="0" w:space="0" w:color="auto"/>
                    <w:left w:val="none" w:sz="0" w:space="0" w:color="auto"/>
                    <w:bottom w:val="none" w:sz="0" w:space="0" w:color="auto"/>
                    <w:right w:val="none" w:sz="0" w:space="0" w:color="auto"/>
                  </w:divBdr>
                  <w:divsChild>
                    <w:div w:id="838277522">
                      <w:marLeft w:val="0"/>
                      <w:marRight w:val="0"/>
                      <w:marTop w:val="0"/>
                      <w:marBottom w:val="0"/>
                      <w:divBdr>
                        <w:top w:val="none" w:sz="0" w:space="0" w:color="auto"/>
                        <w:left w:val="none" w:sz="0" w:space="0" w:color="auto"/>
                        <w:bottom w:val="none" w:sz="0" w:space="0" w:color="auto"/>
                        <w:right w:val="none" w:sz="0" w:space="0" w:color="auto"/>
                      </w:divBdr>
                    </w:div>
                  </w:divsChild>
                </w:div>
                <w:div w:id="303900692">
                  <w:marLeft w:val="0"/>
                  <w:marRight w:val="0"/>
                  <w:marTop w:val="0"/>
                  <w:marBottom w:val="0"/>
                  <w:divBdr>
                    <w:top w:val="none" w:sz="0" w:space="0" w:color="auto"/>
                    <w:left w:val="none" w:sz="0" w:space="0" w:color="auto"/>
                    <w:bottom w:val="none" w:sz="0" w:space="0" w:color="auto"/>
                    <w:right w:val="none" w:sz="0" w:space="0" w:color="auto"/>
                  </w:divBdr>
                  <w:divsChild>
                    <w:div w:id="2095584965">
                      <w:marLeft w:val="0"/>
                      <w:marRight w:val="0"/>
                      <w:marTop w:val="0"/>
                      <w:marBottom w:val="0"/>
                      <w:divBdr>
                        <w:top w:val="none" w:sz="0" w:space="0" w:color="auto"/>
                        <w:left w:val="none" w:sz="0" w:space="0" w:color="auto"/>
                        <w:bottom w:val="none" w:sz="0" w:space="0" w:color="auto"/>
                        <w:right w:val="none" w:sz="0" w:space="0" w:color="auto"/>
                      </w:divBdr>
                    </w:div>
                  </w:divsChild>
                </w:div>
                <w:div w:id="339771121">
                  <w:marLeft w:val="0"/>
                  <w:marRight w:val="0"/>
                  <w:marTop w:val="0"/>
                  <w:marBottom w:val="0"/>
                  <w:divBdr>
                    <w:top w:val="none" w:sz="0" w:space="0" w:color="auto"/>
                    <w:left w:val="none" w:sz="0" w:space="0" w:color="auto"/>
                    <w:bottom w:val="none" w:sz="0" w:space="0" w:color="auto"/>
                    <w:right w:val="none" w:sz="0" w:space="0" w:color="auto"/>
                  </w:divBdr>
                  <w:divsChild>
                    <w:div w:id="1186019069">
                      <w:marLeft w:val="0"/>
                      <w:marRight w:val="0"/>
                      <w:marTop w:val="0"/>
                      <w:marBottom w:val="0"/>
                      <w:divBdr>
                        <w:top w:val="none" w:sz="0" w:space="0" w:color="auto"/>
                        <w:left w:val="none" w:sz="0" w:space="0" w:color="auto"/>
                        <w:bottom w:val="none" w:sz="0" w:space="0" w:color="auto"/>
                        <w:right w:val="none" w:sz="0" w:space="0" w:color="auto"/>
                      </w:divBdr>
                    </w:div>
                  </w:divsChild>
                </w:div>
                <w:div w:id="359278537">
                  <w:marLeft w:val="0"/>
                  <w:marRight w:val="0"/>
                  <w:marTop w:val="0"/>
                  <w:marBottom w:val="0"/>
                  <w:divBdr>
                    <w:top w:val="none" w:sz="0" w:space="0" w:color="auto"/>
                    <w:left w:val="none" w:sz="0" w:space="0" w:color="auto"/>
                    <w:bottom w:val="none" w:sz="0" w:space="0" w:color="auto"/>
                    <w:right w:val="none" w:sz="0" w:space="0" w:color="auto"/>
                  </w:divBdr>
                  <w:divsChild>
                    <w:div w:id="647830751">
                      <w:marLeft w:val="0"/>
                      <w:marRight w:val="0"/>
                      <w:marTop w:val="0"/>
                      <w:marBottom w:val="0"/>
                      <w:divBdr>
                        <w:top w:val="none" w:sz="0" w:space="0" w:color="auto"/>
                        <w:left w:val="none" w:sz="0" w:space="0" w:color="auto"/>
                        <w:bottom w:val="none" w:sz="0" w:space="0" w:color="auto"/>
                        <w:right w:val="none" w:sz="0" w:space="0" w:color="auto"/>
                      </w:divBdr>
                    </w:div>
                  </w:divsChild>
                </w:div>
                <w:div w:id="394476031">
                  <w:marLeft w:val="0"/>
                  <w:marRight w:val="0"/>
                  <w:marTop w:val="0"/>
                  <w:marBottom w:val="0"/>
                  <w:divBdr>
                    <w:top w:val="none" w:sz="0" w:space="0" w:color="auto"/>
                    <w:left w:val="none" w:sz="0" w:space="0" w:color="auto"/>
                    <w:bottom w:val="none" w:sz="0" w:space="0" w:color="auto"/>
                    <w:right w:val="none" w:sz="0" w:space="0" w:color="auto"/>
                  </w:divBdr>
                  <w:divsChild>
                    <w:div w:id="1724477689">
                      <w:marLeft w:val="0"/>
                      <w:marRight w:val="0"/>
                      <w:marTop w:val="0"/>
                      <w:marBottom w:val="0"/>
                      <w:divBdr>
                        <w:top w:val="none" w:sz="0" w:space="0" w:color="auto"/>
                        <w:left w:val="none" w:sz="0" w:space="0" w:color="auto"/>
                        <w:bottom w:val="none" w:sz="0" w:space="0" w:color="auto"/>
                        <w:right w:val="none" w:sz="0" w:space="0" w:color="auto"/>
                      </w:divBdr>
                    </w:div>
                  </w:divsChild>
                </w:div>
                <w:div w:id="405419602">
                  <w:marLeft w:val="0"/>
                  <w:marRight w:val="0"/>
                  <w:marTop w:val="0"/>
                  <w:marBottom w:val="0"/>
                  <w:divBdr>
                    <w:top w:val="none" w:sz="0" w:space="0" w:color="auto"/>
                    <w:left w:val="none" w:sz="0" w:space="0" w:color="auto"/>
                    <w:bottom w:val="none" w:sz="0" w:space="0" w:color="auto"/>
                    <w:right w:val="none" w:sz="0" w:space="0" w:color="auto"/>
                  </w:divBdr>
                  <w:divsChild>
                    <w:div w:id="1564564273">
                      <w:marLeft w:val="0"/>
                      <w:marRight w:val="0"/>
                      <w:marTop w:val="0"/>
                      <w:marBottom w:val="0"/>
                      <w:divBdr>
                        <w:top w:val="none" w:sz="0" w:space="0" w:color="auto"/>
                        <w:left w:val="none" w:sz="0" w:space="0" w:color="auto"/>
                        <w:bottom w:val="none" w:sz="0" w:space="0" w:color="auto"/>
                        <w:right w:val="none" w:sz="0" w:space="0" w:color="auto"/>
                      </w:divBdr>
                    </w:div>
                  </w:divsChild>
                </w:div>
                <w:div w:id="408769800">
                  <w:marLeft w:val="0"/>
                  <w:marRight w:val="0"/>
                  <w:marTop w:val="0"/>
                  <w:marBottom w:val="0"/>
                  <w:divBdr>
                    <w:top w:val="none" w:sz="0" w:space="0" w:color="auto"/>
                    <w:left w:val="none" w:sz="0" w:space="0" w:color="auto"/>
                    <w:bottom w:val="none" w:sz="0" w:space="0" w:color="auto"/>
                    <w:right w:val="none" w:sz="0" w:space="0" w:color="auto"/>
                  </w:divBdr>
                  <w:divsChild>
                    <w:div w:id="23143977">
                      <w:marLeft w:val="0"/>
                      <w:marRight w:val="0"/>
                      <w:marTop w:val="0"/>
                      <w:marBottom w:val="0"/>
                      <w:divBdr>
                        <w:top w:val="none" w:sz="0" w:space="0" w:color="auto"/>
                        <w:left w:val="none" w:sz="0" w:space="0" w:color="auto"/>
                        <w:bottom w:val="none" w:sz="0" w:space="0" w:color="auto"/>
                        <w:right w:val="none" w:sz="0" w:space="0" w:color="auto"/>
                      </w:divBdr>
                    </w:div>
                  </w:divsChild>
                </w:div>
                <w:div w:id="442503070">
                  <w:marLeft w:val="0"/>
                  <w:marRight w:val="0"/>
                  <w:marTop w:val="0"/>
                  <w:marBottom w:val="0"/>
                  <w:divBdr>
                    <w:top w:val="none" w:sz="0" w:space="0" w:color="auto"/>
                    <w:left w:val="none" w:sz="0" w:space="0" w:color="auto"/>
                    <w:bottom w:val="none" w:sz="0" w:space="0" w:color="auto"/>
                    <w:right w:val="none" w:sz="0" w:space="0" w:color="auto"/>
                  </w:divBdr>
                  <w:divsChild>
                    <w:div w:id="1952318371">
                      <w:marLeft w:val="0"/>
                      <w:marRight w:val="0"/>
                      <w:marTop w:val="0"/>
                      <w:marBottom w:val="0"/>
                      <w:divBdr>
                        <w:top w:val="none" w:sz="0" w:space="0" w:color="auto"/>
                        <w:left w:val="none" w:sz="0" w:space="0" w:color="auto"/>
                        <w:bottom w:val="none" w:sz="0" w:space="0" w:color="auto"/>
                        <w:right w:val="none" w:sz="0" w:space="0" w:color="auto"/>
                      </w:divBdr>
                    </w:div>
                  </w:divsChild>
                </w:div>
                <w:div w:id="446848992">
                  <w:marLeft w:val="0"/>
                  <w:marRight w:val="0"/>
                  <w:marTop w:val="0"/>
                  <w:marBottom w:val="0"/>
                  <w:divBdr>
                    <w:top w:val="none" w:sz="0" w:space="0" w:color="auto"/>
                    <w:left w:val="none" w:sz="0" w:space="0" w:color="auto"/>
                    <w:bottom w:val="none" w:sz="0" w:space="0" w:color="auto"/>
                    <w:right w:val="none" w:sz="0" w:space="0" w:color="auto"/>
                  </w:divBdr>
                  <w:divsChild>
                    <w:div w:id="62025046">
                      <w:marLeft w:val="0"/>
                      <w:marRight w:val="0"/>
                      <w:marTop w:val="0"/>
                      <w:marBottom w:val="0"/>
                      <w:divBdr>
                        <w:top w:val="none" w:sz="0" w:space="0" w:color="auto"/>
                        <w:left w:val="none" w:sz="0" w:space="0" w:color="auto"/>
                        <w:bottom w:val="none" w:sz="0" w:space="0" w:color="auto"/>
                        <w:right w:val="none" w:sz="0" w:space="0" w:color="auto"/>
                      </w:divBdr>
                    </w:div>
                  </w:divsChild>
                </w:div>
                <w:div w:id="550767757">
                  <w:marLeft w:val="0"/>
                  <w:marRight w:val="0"/>
                  <w:marTop w:val="0"/>
                  <w:marBottom w:val="0"/>
                  <w:divBdr>
                    <w:top w:val="none" w:sz="0" w:space="0" w:color="auto"/>
                    <w:left w:val="none" w:sz="0" w:space="0" w:color="auto"/>
                    <w:bottom w:val="none" w:sz="0" w:space="0" w:color="auto"/>
                    <w:right w:val="none" w:sz="0" w:space="0" w:color="auto"/>
                  </w:divBdr>
                  <w:divsChild>
                    <w:div w:id="1990749376">
                      <w:marLeft w:val="0"/>
                      <w:marRight w:val="0"/>
                      <w:marTop w:val="0"/>
                      <w:marBottom w:val="0"/>
                      <w:divBdr>
                        <w:top w:val="none" w:sz="0" w:space="0" w:color="auto"/>
                        <w:left w:val="none" w:sz="0" w:space="0" w:color="auto"/>
                        <w:bottom w:val="none" w:sz="0" w:space="0" w:color="auto"/>
                        <w:right w:val="none" w:sz="0" w:space="0" w:color="auto"/>
                      </w:divBdr>
                    </w:div>
                  </w:divsChild>
                </w:div>
                <w:div w:id="568804104">
                  <w:marLeft w:val="0"/>
                  <w:marRight w:val="0"/>
                  <w:marTop w:val="0"/>
                  <w:marBottom w:val="0"/>
                  <w:divBdr>
                    <w:top w:val="none" w:sz="0" w:space="0" w:color="auto"/>
                    <w:left w:val="none" w:sz="0" w:space="0" w:color="auto"/>
                    <w:bottom w:val="none" w:sz="0" w:space="0" w:color="auto"/>
                    <w:right w:val="none" w:sz="0" w:space="0" w:color="auto"/>
                  </w:divBdr>
                  <w:divsChild>
                    <w:div w:id="1121655681">
                      <w:marLeft w:val="0"/>
                      <w:marRight w:val="0"/>
                      <w:marTop w:val="0"/>
                      <w:marBottom w:val="0"/>
                      <w:divBdr>
                        <w:top w:val="none" w:sz="0" w:space="0" w:color="auto"/>
                        <w:left w:val="none" w:sz="0" w:space="0" w:color="auto"/>
                        <w:bottom w:val="none" w:sz="0" w:space="0" w:color="auto"/>
                        <w:right w:val="none" w:sz="0" w:space="0" w:color="auto"/>
                      </w:divBdr>
                    </w:div>
                  </w:divsChild>
                </w:div>
                <w:div w:id="580800367">
                  <w:marLeft w:val="0"/>
                  <w:marRight w:val="0"/>
                  <w:marTop w:val="0"/>
                  <w:marBottom w:val="0"/>
                  <w:divBdr>
                    <w:top w:val="none" w:sz="0" w:space="0" w:color="auto"/>
                    <w:left w:val="none" w:sz="0" w:space="0" w:color="auto"/>
                    <w:bottom w:val="none" w:sz="0" w:space="0" w:color="auto"/>
                    <w:right w:val="none" w:sz="0" w:space="0" w:color="auto"/>
                  </w:divBdr>
                  <w:divsChild>
                    <w:div w:id="963510633">
                      <w:marLeft w:val="0"/>
                      <w:marRight w:val="0"/>
                      <w:marTop w:val="0"/>
                      <w:marBottom w:val="0"/>
                      <w:divBdr>
                        <w:top w:val="none" w:sz="0" w:space="0" w:color="auto"/>
                        <w:left w:val="none" w:sz="0" w:space="0" w:color="auto"/>
                        <w:bottom w:val="none" w:sz="0" w:space="0" w:color="auto"/>
                        <w:right w:val="none" w:sz="0" w:space="0" w:color="auto"/>
                      </w:divBdr>
                    </w:div>
                  </w:divsChild>
                </w:div>
                <w:div w:id="639072620">
                  <w:marLeft w:val="0"/>
                  <w:marRight w:val="0"/>
                  <w:marTop w:val="0"/>
                  <w:marBottom w:val="0"/>
                  <w:divBdr>
                    <w:top w:val="none" w:sz="0" w:space="0" w:color="auto"/>
                    <w:left w:val="none" w:sz="0" w:space="0" w:color="auto"/>
                    <w:bottom w:val="none" w:sz="0" w:space="0" w:color="auto"/>
                    <w:right w:val="none" w:sz="0" w:space="0" w:color="auto"/>
                  </w:divBdr>
                  <w:divsChild>
                    <w:div w:id="939262453">
                      <w:marLeft w:val="0"/>
                      <w:marRight w:val="0"/>
                      <w:marTop w:val="0"/>
                      <w:marBottom w:val="0"/>
                      <w:divBdr>
                        <w:top w:val="none" w:sz="0" w:space="0" w:color="auto"/>
                        <w:left w:val="none" w:sz="0" w:space="0" w:color="auto"/>
                        <w:bottom w:val="none" w:sz="0" w:space="0" w:color="auto"/>
                        <w:right w:val="none" w:sz="0" w:space="0" w:color="auto"/>
                      </w:divBdr>
                    </w:div>
                  </w:divsChild>
                </w:div>
                <w:div w:id="678314874">
                  <w:marLeft w:val="0"/>
                  <w:marRight w:val="0"/>
                  <w:marTop w:val="0"/>
                  <w:marBottom w:val="0"/>
                  <w:divBdr>
                    <w:top w:val="none" w:sz="0" w:space="0" w:color="auto"/>
                    <w:left w:val="none" w:sz="0" w:space="0" w:color="auto"/>
                    <w:bottom w:val="none" w:sz="0" w:space="0" w:color="auto"/>
                    <w:right w:val="none" w:sz="0" w:space="0" w:color="auto"/>
                  </w:divBdr>
                  <w:divsChild>
                    <w:div w:id="1958028261">
                      <w:marLeft w:val="0"/>
                      <w:marRight w:val="0"/>
                      <w:marTop w:val="0"/>
                      <w:marBottom w:val="0"/>
                      <w:divBdr>
                        <w:top w:val="none" w:sz="0" w:space="0" w:color="auto"/>
                        <w:left w:val="none" w:sz="0" w:space="0" w:color="auto"/>
                        <w:bottom w:val="none" w:sz="0" w:space="0" w:color="auto"/>
                        <w:right w:val="none" w:sz="0" w:space="0" w:color="auto"/>
                      </w:divBdr>
                    </w:div>
                  </w:divsChild>
                </w:div>
                <w:div w:id="759720375">
                  <w:marLeft w:val="0"/>
                  <w:marRight w:val="0"/>
                  <w:marTop w:val="0"/>
                  <w:marBottom w:val="0"/>
                  <w:divBdr>
                    <w:top w:val="none" w:sz="0" w:space="0" w:color="auto"/>
                    <w:left w:val="none" w:sz="0" w:space="0" w:color="auto"/>
                    <w:bottom w:val="none" w:sz="0" w:space="0" w:color="auto"/>
                    <w:right w:val="none" w:sz="0" w:space="0" w:color="auto"/>
                  </w:divBdr>
                  <w:divsChild>
                    <w:div w:id="1846898663">
                      <w:marLeft w:val="0"/>
                      <w:marRight w:val="0"/>
                      <w:marTop w:val="0"/>
                      <w:marBottom w:val="0"/>
                      <w:divBdr>
                        <w:top w:val="none" w:sz="0" w:space="0" w:color="auto"/>
                        <w:left w:val="none" w:sz="0" w:space="0" w:color="auto"/>
                        <w:bottom w:val="none" w:sz="0" w:space="0" w:color="auto"/>
                        <w:right w:val="none" w:sz="0" w:space="0" w:color="auto"/>
                      </w:divBdr>
                    </w:div>
                  </w:divsChild>
                </w:div>
                <w:div w:id="763036297">
                  <w:marLeft w:val="0"/>
                  <w:marRight w:val="0"/>
                  <w:marTop w:val="0"/>
                  <w:marBottom w:val="0"/>
                  <w:divBdr>
                    <w:top w:val="none" w:sz="0" w:space="0" w:color="auto"/>
                    <w:left w:val="none" w:sz="0" w:space="0" w:color="auto"/>
                    <w:bottom w:val="none" w:sz="0" w:space="0" w:color="auto"/>
                    <w:right w:val="none" w:sz="0" w:space="0" w:color="auto"/>
                  </w:divBdr>
                  <w:divsChild>
                    <w:div w:id="343944246">
                      <w:marLeft w:val="0"/>
                      <w:marRight w:val="0"/>
                      <w:marTop w:val="0"/>
                      <w:marBottom w:val="0"/>
                      <w:divBdr>
                        <w:top w:val="none" w:sz="0" w:space="0" w:color="auto"/>
                        <w:left w:val="none" w:sz="0" w:space="0" w:color="auto"/>
                        <w:bottom w:val="none" w:sz="0" w:space="0" w:color="auto"/>
                        <w:right w:val="none" w:sz="0" w:space="0" w:color="auto"/>
                      </w:divBdr>
                    </w:div>
                  </w:divsChild>
                </w:div>
                <w:div w:id="772015111">
                  <w:marLeft w:val="0"/>
                  <w:marRight w:val="0"/>
                  <w:marTop w:val="0"/>
                  <w:marBottom w:val="0"/>
                  <w:divBdr>
                    <w:top w:val="none" w:sz="0" w:space="0" w:color="auto"/>
                    <w:left w:val="none" w:sz="0" w:space="0" w:color="auto"/>
                    <w:bottom w:val="none" w:sz="0" w:space="0" w:color="auto"/>
                    <w:right w:val="none" w:sz="0" w:space="0" w:color="auto"/>
                  </w:divBdr>
                  <w:divsChild>
                    <w:div w:id="1173842602">
                      <w:marLeft w:val="0"/>
                      <w:marRight w:val="0"/>
                      <w:marTop w:val="0"/>
                      <w:marBottom w:val="0"/>
                      <w:divBdr>
                        <w:top w:val="none" w:sz="0" w:space="0" w:color="auto"/>
                        <w:left w:val="none" w:sz="0" w:space="0" w:color="auto"/>
                        <w:bottom w:val="none" w:sz="0" w:space="0" w:color="auto"/>
                        <w:right w:val="none" w:sz="0" w:space="0" w:color="auto"/>
                      </w:divBdr>
                    </w:div>
                  </w:divsChild>
                </w:div>
                <w:div w:id="913472193">
                  <w:marLeft w:val="0"/>
                  <w:marRight w:val="0"/>
                  <w:marTop w:val="0"/>
                  <w:marBottom w:val="0"/>
                  <w:divBdr>
                    <w:top w:val="none" w:sz="0" w:space="0" w:color="auto"/>
                    <w:left w:val="none" w:sz="0" w:space="0" w:color="auto"/>
                    <w:bottom w:val="none" w:sz="0" w:space="0" w:color="auto"/>
                    <w:right w:val="none" w:sz="0" w:space="0" w:color="auto"/>
                  </w:divBdr>
                  <w:divsChild>
                    <w:div w:id="360589830">
                      <w:marLeft w:val="0"/>
                      <w:marRight w:val="0"/>
                      <w:marTop w:val="0"/>
                      <w:marBottom w:val="0"/>
                      <w:divBdr>
                        <w:top w:val="none" w:sz="0" w:space="0" w:color="auto"/>
                        <w:left w:val="none" w:sz="0" w:space="0" w:color="auto"/>
                        <w:bottom w:val="none" w:sz="0" w:space="0" w:color="auto"/>
                        <w:right w:val="none" w:sz="0" w:space="0" w:color="auto"/>
                      </w:divBdr>
                    </w:div>
                  </w:divsChild>
                </w:div>
                <w:div w:id="1064598732">
                  <w:marLeft w:val="0"/>
                  <w:marRight w:val="0"/>
                  <w:marTop w:val="0"/>
                  <w:marBottom w:val="0"/>
                  <w:divBdr>
                    <w:top w:val="none" w:sz="0" w:space="0" w:color="auto"/>
                    <w:left w:val="none" w:sz="0" w:space="0" w:color="auto"/>
                    <w:bottom w:val="none" w:sz="0" w:space="0" w:color="auto"/>
                    <w:right w:val="none" w:sz="0" w:space="0" w:color="auto"/>
                  </w:divBdr>
                  <w:divsChild>
                    <w:div w:id="1468740263">
                      <w:marLeft w:val="0"/>
                      <w:marRight w:val="0"/>
                      <w:marTop w:val="0"/>
                      <w:marBottom w:val="0"/>
                      <w:divBdr>
                        <w:top w:val="none" w:sz="0" w:space="0" w:color="auto"/>
                        <w:left w:val="none" w:sz="0" w:space="0" w:color="auto"/>
                        <w:bottom w:val="none" w:sz="0" w:space="0" w:color="auto"/>
                        <w:right w:val="none" w:sz="0" w:space="0" w:color="auto"/>
                      </w:divBdr>
                    </w:div>
                  </w:divsChild>
                </w:div>
                <w:div w:id="1099790622">
                  <w:marLeft w:val="0"/>
                  <w:marRight w:val="0"/>
                  <w:marTop w:val="0"/>
                  <w:marBottom w:val="0"/>
                  <w:divBdr>
                    <w:top w:val="none" w:sz="0" w:space="0" w:color="auto"/>
                    <w:left w:val="none" w:sz="0" w:space="0" w:color="auto"/>
                    <w:bottom w:val="none" w:sz="0" w:space="0" w:color="auto"/>
                    <w:right w:val="none" w:sz="0" w:space="0" w:color="auto"/>
                  </w:divBdr>
                  <w:divsChild>
                    <w:div w:id="326441033">
                      <w:marLeft w:val="0"/>
                      <w:marRight w:val="0"/>
                      <w:marTop w:val="0"/>
                      <w:marBottom w:val="0"/>
                      <w:divBdr>
                        <w:top w:val="none" w:sz="0" w:space="0" w:color="auto"/>
                        <w:left w:val="none" w:sz="0" w:space="0" w:color="auto"/>
                        <w:bottom w:val="none" w:sz="0" w:space="0" w:color="auto"/>
                        <w:right w:val="none" w:sz="0" w:space="0" w:color="auto"/>
                      </w:divBdr>
                    </w:div>
                  </w:divsChild>
                </w:div>
                <w:div w:id="1106540475">
                  <w:marLeft w:val="0"/>
                  <w:marRight w:val="0"/>
                  <w:marTop w:val="0"/>
                  <w:marBottom w:val="0"/>
                  <w:divBdr>
                    <w:top w:val="none" w:sz="0" w:space="0" w:color="auto"/>
                    <w:left w:val="none" w:sz="0" w:space="0" w:color="auto"/>
                    <w:bottom w:val="none" w:sz="0" w:space="0" w:color="auto"/>
                    <w:right w:val="none" w:sz="0" w:space="0" w:color="auto"/>
                  </w:divBdr>
                  <w:divsChild>
                    <w:div w:id="1222709514">
                      <w:marLeft w:val="0"/>
                      <w:marRight w:val="0"/>
                      <w:marTop w:val="0"/>
                      <w:marBottom w:val="0"/>
                      <w:divBdr>
                        <w:top w:val="none" w:sz="0" w:space="0" w:color="auto"/>
                        <w:left w:val="none" w:sz="0" w:space="0" w:color="auto"/>
                        <w:bottom w:val="none" w:sz="0" w:space="0" w:color="auto"/>
                        <w:right w:val="none" w:sz="0" w:space="0" w:color="auto"/>
                      </w:divBdr>
                    </w:div>
                  </w:divsChild>
                </w:div>
                <w:div w:id="1139229752">
                  <w:marLeft w:val="0"/>
                  <w:marRight w:val="0"/>
                  <w:marTop w:val="0"/>
                  <w:marBottom w:val="0"/>
                  <w:divBdr>
                    <w:top w:val="none" w:sz="0" w:space="0" w:color="auto"/>
                    <w:left w:val="none" w:sz="0" w:space="0" w:color="auto"/>
                    <w:bottom w:val="none" w:sz="0" w:space="0" w:color="auto"/>
                    <w:right w:val="none" w:sz="0" w:space="0" w:color="auto"/>
                  </w:divBdr>
                  <w:divsChild>
                    <w:div w:id="1302346961">
                      <w:marLeft w:val="0"/>
                      <w:marRight w:val="0"/>
                      <w:marTop w:val="0"/>
                      <w:marBottom w:val="0"/>
                      <w:divBdr>
                        <w:top w:val="none" w:sz="0" w:space="0" w:color="auto"/>
                        <w:left w:val="none" w:sz="0" w:space="0" w:color="auto"/>
                        <w:bottom w:val="none" w:sz="0" w:space="0" w:color="auto"/>
                        <w:right w:val="none" w:sz="0" w:space="0" w:color="auto"/>
                      </w:divBdr>
                    </w:div>
                  </w:divsChild>
                </w:div>
                <w:div w:id="1339429430">
                  <w:marLeft w:val="0"/>
                  <w:marRight w:val="0"/>
                  <w:marTop w:val="0"/>
                  <w:marBottom w:val="0"/>
                  <w:divBdr>
                    <w:top w:val="none" w:sz="0" w:space="0" w:color="auto"/>
                    <w:left w:val="none" w:sz="0" w:space="0" w:color="auto"/>
                    <w:bottom w:val="none" w:sz="0" w:space="0" w:color="auto"/>
                    <w:right w:val="none" w:sz="0" w:space="0" w:color="auto"/>
                  </w:divBdr>
                  <w:divsChild>
                    <w:div w:id="1270896374">
                      <w:marLeft w:val="0"/>
                      <w:marRight w:val="0"/>
                      <w:marTop w:val="0"/>
                      <w:marBottom w:val="0"/>
                      <w:divBdr>
                        <w:top w:val="none" w:sz="0" w:space="0" w:color="auto"/>
                        <w:left w:val="none" w:sz="0" w:space="0" w:color="auto"/>
                        <w:bottom w:val="none" w:sz="0" w:space="0" w:color="auto"/>
                        <w:right w:val="none" w:sz="0" w:space="0" w:color="auto"/>
                      </w:divBdr>
                    </w:div>
                  </w:divsChild>
                </w:div>
                <w:div w:id="1349529071">
                  <w:marLeft w:val="0"/>
                  <w:marRight w:val="0"/>
                  <w:marTop w:val="0"/>
                  <w:marBottom w:val="0"/>
                  <w:divBdr>
                    <w:top w:val="none" w:sz="0" w:space="0" w:color="auto"/>
                    <w:left w:val="none" w:sz="0" w:space="0" w:color="auto"/>
                    <w:bottom w:val="none" w:sz="0" w:space="0" w:color="auto"/>
                    <w:right w:val="none" w:sz="0" w:space="0" w:color="auto"/>
                  </w:divBdr>
                  <w:divsChild>
                    <w:div w:id="1768113999">
                      <w:marLeft w:val="0"/>
                      <w:marRight w:val="0"/>
                      <w:marTop w:val="0"/>
                      <w:marBottom w:val="0"/>
                      <w:divBdr>
                        <w:top w:val="none" w:sz="0" w:space="0" w:color="auto"/>
                        <w:left w:val="none" w:sz="0" w:space="0" w:color="auto"/>
                        <w:bottom w:val="none" w:sz="0" w:space="0" w:color="auto"/>
                        <w:right w:val="none" w:sz="0" w:space="0" w:color="auto"/>
                      </w:divBdr>
                    </w:div>
                  </w:divsChild>
                </w:div>
                <w:div w:id="1420366808">
                  <w:marLeft w:val="0"/>
                  <w:marRight w:val="0"/>
                  <w:marTop w:val="0"/>
                  <w:marBottom w:val="0"/>
                  <w:divBdr>
                    <w:top w:val="none" w:sz="0" w:space="0" w:color="auto"/>
                    <w:left w:val="none" w:sz="0" w:space="0" w:color="auto"/>
                    <w:bottom w:val="none" w:sz="0" w:space="0" w:color="auto"/>
                    <w:right w:val="none" w:sz="0" w:space="0" w:color="auto"/>
                  </w:divBdr>
                  <w:divsChild>
                    <w:div w:id="269971719">
                      <w:marLeft w:val="0"/>
                      <w:marRight w:val="0"/>
                      <w:marTop w:val="0"/>
                      <w:marBottom w:val="0"/>
                      <w:divBdr>
                        <w:top w:val="none" w:sz="0" w:space="0" w:color="auto"/>
                        <w:left w:val="none" w:sz="0" w:space="0" w:color="auto"/>
                        <w:bottom w:val="none" w:sz="0" w:space="0" w:color="auto"/>
                        <w:right w:val="none" w:sz="0" w:space="0" w:color="auto"/>
                      </w:divBdr>
                    </w:div>
                  </w:divsChild>
                </w:div>
                <w:div w:id="1426418017">
                  <w:marLeft w:val="0"/>
                  <w:marRight w:val="0"/>
                  <w:marTop w:val="0"/>
                  <w:marBottom w:val="0"/>
                  <w:divBdr>
                    <w:top w:val="none" w:sz="0" w:space="0" w:color="auto"/>
                    <w:left w:val="none" w:sz="0" w:space="0" w:color="auto"/>
                    <w:bottom w:val="none" w:sz="0" w:space="0" w:color="auto"/>
                    <w:right w:val="none" w:sz="0" w:space="0" w:color="auto"/>
                  </w:divBdr>
                  <w:divsChild>
                    <w:div w:id="1045518171">
                      <w:marLeft w:val="0"/>
                      <w:marRight w:val="0"/>
                      <w:marTop w:val="0"/>
                      <w:marBottom w:val="0"/>
                      <w:divBdr>
                        <w:top w:val="none" w:sz="0" w:space="0" w:color="auto"/>
                        <w:left w:val="none" w:sz="0" w:space="0" w:color="auto"/>
                        <w:bottom w:val="none" w:sz="0" w:space="0" w:color="auto"/>
                        <w:right w:val="none" w:sz="0" w:space="0" w:color="auto"/>
                      </w:divBdr>
                    </w:div>
                  </w:divsChild>
                </w:div>
                <w:div w:id="1545364920">
                  <w:marLeft w:val="0"/>
                  <w:marRight w:val="0"/>
                  <w:marTop w:val="0"/>
                  <w:marBottom w:val="0"/>
                  <w:divBdr>
                    <w:top w:val="none" w:sz="0" w:space="0" w:color="auto"/>
                    <w:left w:val="none" w:sz="0" w:space="0" w:color="auto"/>
                    <w:bottom w:val="none" w:sz="0" w:space="0" w:color="auto"/>
                    <w:right w:val="none" w:sz="0" w:space="0" w:color="auto"/>
                  </w:divBdr>
                  <w:divsChild>
                    <w:div w:id="775953345">
                      <w:marLeft w:val="0"/>
                      <w:marRight w:val="0"/>
                      <w:marTop w:val="0"/>
                      <w:marBottom w:val="0"/>
                      <w:divBdr>
                        <w:top w:val="none" w:sz="0" w:space="0" w:color="auto"/>
                        <w:left w:val="none" w:sz="0" w:space="0" w:color="auto"/>
                        <w:bottom w:val="none" w:sz="0" w:space="0" w:color="auto"/>
                        <w:right w:val="none" w:sz="0" w:space="0" w:color="auto"/>
                      </w:divBdr>
                    </w:div>
                  </w:divsChild>
                </w:div>
                <w:div w:id="1639604738">
                  <w:marLeft w:val="0"/>
                  <w:marRight w:val="0"/>
                  <w:marTop w:val="0"/>
                  <w:marBottom w:val="0"/>
                  <w:divBdr>
                    <w:top w:val="none" w:sz="0" w:space="0" w:color="auto"/>
                    <w:left w:val="none" w:sz="0" w:space="0" w:color="auto"/>
                    <w:bottom w:val="none" w:sz="0" w:space="0" w:color="auto"/>
                    <w:right w:val="none" w:sz="0" w:space="0" w:color="auto"/>
                  </w:divBdr>
                  <w:divsChild>
                    <w:div w:id="1574391105">
                      <w:marLeft w:val="0"/>
                      <w:marRight w:val="0"/>
                      <w:marTop w:val="0"/>
                      <w:marBottom w:val="0"/>
                      <w:divBdr>
                        <w:top w:val="none" w:sz="0" w:space="0" w:color="auto"/>
                        <w:left w:val="none" w:sz="0" w:space="0" w:color="auto"/>
                        <w:bottom w:val="none" w:sz="0" w:space="0" w:color="auto"/>
                        <w:right w:val="none" w:sz="0" w:space="0" w:color="auto"/>
                      </w:divBdr>
                    </w:div>
                  </w:divsChild>
                </w:div>
                <w:div w:id="1641036952">
                  <w:marLeft w:val="0"/>
                  <w:marRight w:val="0"/>
                  <w:marTop w:val="0"/>
                  <w:marBottom w:val="0"/>
                  <w:divBdr>
                    <w:top w:val="none" w:sz="0" w:space="0" w:color="auto"/>
                    <w:left w:val="none" w:sz="0" w:space="0" w:color="auto"/>
                    <w:bottom w:val="none" w:sz="0" w:space="0" w:color="auto"/>
                    <w:right w:val="none" w:sz="0" w:space="0" w:color="auto"/>
                  </w:divBdr>
                  <w:divsChild>
                    <w:div w:id="1019282675">
                      <w:marLeft w:val="0"/>
                      <w:marRight w:val="0"/>
                      <w:marTop w:val="0"/>
                      <w:marBottom w:val="0"/>
                      <w:divBdr>
                        <w:top w:val="none" w:sz="0" w:space="0" w:color="auto"/>
                        <w:left w:val="none" w:sz="0" w:space="0" w:color="auto"/>
                        <w:bottom w:val="none" w:sz="0" w:space="0" w:color="auto"/>
                        <w:right w:val="none" w:sz="0" w:space="0" w:color="auto"/>
                      </w:divBdr>
                    </w:div>
                  </w:divsChild>
                </w:div>
                <w:div w:id="1730569859">
                  <w:marLeft w:val="0"/>
                  <w:marRight w:val="0"/>
                  <w:marTop w:val="0"/>
                  <w:marBottom w:val="0"/>
                  <w:divBdr>
                    <w:top w:val="none" w:sz="0" w:space="0" w:color="auto"/>
                    <w:left w:val="none" w:sz="0" w:space="0" w:color="auto"/>
                    <w:bottom w:val="none" w:sz="0" w:space="0" w:color="auto"/>
                    <w:right w:val="none" w:sz="0" w:space="0" w:color="auto"/>
                  </w:divBdr>
                  <w:divsChild>
                    <w:div w:id="117842829">
                      <w:marLeft w:val="0"/>
                      <w:marRight w:val="0"/>
                      <w:marTop w:val="0"/>
                      <w:marBottom w:val="0"/>
                      <w:divBdr>
                        <w:top w:val="none" w:sz="0" w:space="0" w:color="auto"/>
                        <w:left w:val="none" w:sz="0" w:space="0" w:color="auto"/>
                        <w:bottom w:val="none" w:sz="0" w:space="0" w:color="auto"/>
                        <w:right w:val="none" w:sz="0" w:space="0" w:color="auto"/>
                      </w:divBdr>
                    </w:div>
                  </w:divsChild>
                </w:div>
                <w:div w:id="1810198622">
                  <w:marLeft w:val="0"/>
                  <w:marRight w:val="0"/>
                  <w:marTop w:val="0"/>
                  <w:marBottom w:val="0"/>
                  <w:divBdr>
                    <w:top w:val="none" w:sz="0" w:space="0" w:color="auto"/>
                    <w:left w:val="none" w:sz="0" w:space="0" w:color="auto"/>
                    <w:bottom w:val="none" w:sz="0" w:space="0" w:color="auto"/>
                    <w:right w:val="none" w:sz="0" w:space="0" w:color="auto"/>
                  </w:divBdr>
                  <w:divsChild>
                    <w:div w:id="761334661">
                      <w:marLeft w:val="0"/>
                      <w:marRight w:val="0"/>
                      <w:marTop w:val="0"/>
                      <w:marBottom w:val="0"/>
                      <w:divBdr>
                        <w:top w:val="none" w:sz="0" w:space="0" w:color="auto"/>
                        <w:left w:val="none" w:sz="0" w:space="0" w:color="auto"/>
                        <w:bottom w:val="none" w:sz="0" w:space="0" w:color="auto"/>
                        <w:right w:val="none" w:sz="0" w:space="0" w:color="auto"/>
                      </w:divBdr>
                    </w:div>
                  </w:divsChild>
                </w:div>
                <w:div w:id="1810510540">
                  <w:marLeft w:val="0"/>
                  <w:marRight w:val="0"/>
                  <w:marTop w:val="0"/>
                  <w:marBottom w:val="0"/>
                  <w:divBdr>
                    <w:top w:val="none" w:sz="0" w:space="0" w:color="auto"/>
                    <w:left w:val="none" w:sz="0" w:space="0" w:color="auto"/>
                    <w:bottom w:val="none" w:sz="0" w:space="0" w:color="auto"/>
                    <w:right w:val="none" w:sz="0" w:space="0" w:color="auto"/>
                  </w:divBdr>
                  <w:divsChild>
                    <w:div w:id="1563447228">
                      <w:marLeft w:val="0"/>
                      <w:marRight w:val="0"/>
                      <w:marTop w:val="0"/>
                      <w:marBottom w:val="0"/>
                      <w:divBdr>
                        <w:top w:val="none" w:sz="0" w:space="0" w:color="auto"/>
                        <w:left w:val="none" w:sz="0" w:space="0" w:color="auto"/>
                        <w:bottom w:val="none" w:sz="0" w:space="0" w:color="auto"/>
                        <w:right w:val="none" w:sz="0" w:space="0" w:color="auto"/>
                      </w:divBdr>
                    </w:div>
                  </w:divsChild>
                </w:div>
                <w:div w:id="1957104826">
                  <w:marLeft w:val="0"/>
                  <w:marRight w:val="0"/>
                  <w:marTop w:val="0"/>
                  <w:marBottom w:val="0"/>
                  <w:divBdr>
                    <w:top w:val="none" w:sz="0" w:space="0" w:color="auto"/>
                    <w:left w:val="none" w:sz="0" w:space="0" w:color="auto"/>
                    <w:bottom w:val="none" w:sz="0" w:space="0" w:color="auto"/>
                    <w:right w:val="none" w:sz="0" w:space="0" w:color="auto"/>
                  </w:divBdr>
                  <w:divsChild>
                    <w:div w:id="938828663">
                      <w:marLeft w:val="0"/>
                      <w:marRight w:val="0"/>
                      <w:marTop w:val="0"/>
                      <w:marBottom w:val="0"/>
                      <w:divBdr>
                        <w:top w:val="none" w:sz="0" w:space="0" w:color="auto"/>
                        <w:left w:val="none" w:sz="0" w:space="0" w:color="auto"/>
                        <w:bottom w:val="none" w:sz="0" w:space="0" w:color="auto"/>
                        <w:right w:val="none" w:sz="0" w:space="0" w:color="auto"/>
                      </w:divBdr>
                    </w:div>
                  </w:divsChild>
                </w:div>
                <w:div w:id="2030326116">
                  <w:marLeft w:val="0"/>
                  <w:marRight w:val="0"/>
                  <w:marTop w:val="0"/>
                  <w:marBottom w:val="0"/>
                  <w:divBdr>
                    <w:top w:val="none" w:sz="0" w:space="0" w:color="auto"/>
                    <w:left w:val="none" w:sz="0" w:space="0" w:color="auto"/>
                    <w:bottom w:val="none" w:sz="0" w:space="0" w:color="auto"/>
                    <w:right w:val="none" w:sz="0" w:space="0" w:color="auto"/>
                  </w:divBdr>
                  <w:divsChild>
                    <w:div w:id="10260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563625">
      <w:bodyDiv w:val="1"/>
      <w:marLeft w:val="0"/>
      <w:marRight w:val="0"/>
      <w:marTop w:val="0"/>
      <w:marBottom w:val="0"/>
      <w:divBdr>
        <w:top w:val="none" w:sz="0" w:space="0" w:color="auto"/>
        <w:left w:val="none" w:sz="0" w:space="0" w:color="auto"/>
        <w:bottom w:val="none" w:sz="0" w:space="0" w:color="auto"/>
        <w:right w:val="none" w:sz="0" w:space="0" w:color="auto"/>
      </w:divBdr>
      <w:divsChild>
        <w:div w:id="22364885">
          <w:marLeft w:val="0"/>
          <w:marRight w:val="0"/>
          <w:marTop w:val="0"/>
          <w:marBottom w:val="0"/>
          <w:divBdr>
            <w:top w:val="none" w:sz="0" w:space="0" w:color="auto"/>
            <w:left w:val="none" w:sz="0" w:space="0" w:color="auto"/>
            <w:bottom w:val="none" w:sz="0" w:space="0" w:color="auto"/>
            <w:right w:val="none" w:sz="0" w:space="0" w:color="auto"/>
          </w:divBdr>
        </w:div>
        <w:div w:id="55275750">
          <w:marLeft w:val="0"/>
          <w:marRight w:val="0"/>
          <w:marTop w:val="0"/>
          <w:marBottom w:val="0"/>
          <w:divBdr>
            <w:top w:val="none" w:sz="0" w:space="0" w:color="auto"/>
            <w:left w:val="none" w:sz="0" w:space="0" w:color="auto"/>
            <w:bottom w:val="none" w:sz="0" w:space="0" w:color="auto"/>
            <w:right w:val="none" w:sz="0" w:space="0" w:color="auto"/>
          </w:divBdr>
        </w:div>
        <w:div w:id="228852178">
          <w:marLeft w:val="0"/>
          <w:marRight w:val="0"/>
          <w:marTop w:val="0"/>
          <w:marBottom w:val="0"/>
          <w:divBdr>
            <w:top w:val="none" w:sz="0" w:space="0" w:color="auto"/>
            <w:left w:val="none" w:sz="0" w:space="0" w:color="auto"/>
            <w:bottom w:val="none" w:sz="0" w:space="0" w:color="auto"/>
            <w:right w:val="none" w:sz="0" w:space="0" w:color="auto"/>
          </w:divBdr>
        </w:div>
        <w:div w:id="436601060">
          <w:marLeft w:val="0"/>
          <w:marRight w:val="0"/>
          <w:marTop w:val="0"/>
          <w:marBottom w:val="0"/>
          <w:divBdr>
            <w:top w:val="none" w:sz="0" w:space="0" w:color="auto"/>
            <w:left w:val="none" w:sz="0" w:space="0" w:color="auto"/>
            <w:bottom w:val="none" w:sz="0" w:space="0" w:color="auto"/>
            <w:right w:val="none" w:sz="0" w:space="0" w:color="auto"/>
          </w:divBdr>
        </w:div>
        <w:div w:id="514265409">
          <w:marLeft w:val="0"/>
          <w:marRight w:val="0"/>
          <w:marTop w:val="0"/>
          <w:marBottom w:val="0"/>
          <w:divBdr>
            <w:top w:val="none" w:sz="0" w:space="0" w:color="auto"/>
            <w:left w:val="none" w:sz="0" w:space="0" w:color="auto"/>
            <w:bottom w:val="none" w:sz="0" w:space="0" w:color="auto"/>
            <w:right w:val="none" w:sz="0" w:space="0" w:color="auto"/>
          </w:divBdr>
        </w:div>
        <w:div w:id="542445615">
          <w:marLeft w:val="0"/>
          <w:marRight w:val="0"/>
          <w:marTop w:val="0"/>
          <w:marBottom w:val="0"/>
          <w:divBdr>
            <w:top w:val="none" w:sz="0" w:space="0" w:color="auto"/>
            <w:left w:val="none" w:sz="0" w:space="0" w:color="auto"/>
            <w:bottom w:val="none" w:sz="0" w:space="0" w:color="auto"/>
            <w:right w:val="none" w:sz="0" w:space="0" w:color="auto"/>
          </w:divBdr>
        </w:div>
        <w:div w:id="601036139">
          <w:marLeft w:val="0"/>
          <w:marRight w:val="0"/>
          <w:marTop w:val="0"/>
          <w:marBottom w:val="0"/>
          <w:divBdr>
            <w:top w:val="none" w:sz="0" w:space="0" w:color="auto"/>
            <w:left w:val="none" w:sz="0" w:space="0" w:color="auto"/>
            <w:bottom w:val="none" w:sz="0" w:space="0" w:color="auto"/>
            <w:right w:val="none" w:sz="0" w:space="0" w:color="auto"/>
          </w:divBdr>
        </w:div>
        <w:div w:id="666129521">
          <w:marLeft w:val="0"/>
          <w:marRight w:val="0"/>
          <w:marTop w:val="0"/>
          <w:marBottom w:val="0"/>
          <w:divBdr>
            <w:top w:val="none" w:sz="0" w:space="0" w:color="auto"/>
            <w:left w:val="none" w:sz="0" w:space="0" w:color="auto"/>
            <w:bottom w:val="none" w:sz="0" w:space="0" w:color="auto"/>
            <w:right w:val="none" w:sz="0" w:space="0" w:color="auto"/>
          </w:divBdr>
        </w:div>
        <w:div w:id="673146499">
          <w:marLeft w:val="0"/>
          <w:marRight w:val="0"/>
          <w:marTop w:val="0"/>
          <w:marBottom w:val="0"/>
          <w:divBdr>
            <w:top w:val="none" w:sz="0" w:space="0" w:color="auto"/>
            <w:left w:val="none" w:sz="0" w:space="0" w:color="auto"/>
            <w:bottom w:val="none" w:sz="0" w:space="0" w:color="auto"/>
            <w:right w:val="none" w:sz="0" w:space="0" w:color="auto"/>
          </w:divBdr>
        </w:div>
        <w:div w:id="673535390">
          <w:marLeft w:val="0"/>
          <w:marRight w:val="0"/>
          <w:marTop w:val="0"/>
          <w:marBottom w:val="0"/>
          <w:divBdr>
            <w:top w:val="none" w:sz="0" w:space="0" w:color="auto"/>
            <w:left w:val="none" w:sz="0" w:space="0" w:color="auto"/>
            <w:bottom w:val="none" w:sz="0" w:space="0" w:color="auto"/>
            <w:right w:val="none" w:sz="0" w:space="0" w:color="auto"/>
          </w:divBdr>
        </w:div>
        <w:div w:id="724450674">
          <w:marLeft w:val="0"/>
          <w:marRight w:val="0"/>
          <w:marTop w:val="0"/>
          <w:marBottom w:val="0"/>
          <w:divBdr>
            <w:top w:val="none" w:sz="0" w:space="0" w:color="auto"/>
            <w:left w:val="none" w:sz="0" w:space="0" w:color="auto"/>
            <w:bottom w:val="none" w:sz="0" w:space="0" w:color="auto"/>
            <w:right w:val="none" w:sz="0" w:space="0" w:color="auto"/>
          </w:divBdr>
        </w:div>
        <w:div w:id="778372758">
          <w:marLeft w:val="0"/>
          <w:marRight w:val="0"/>
          <w:marTop w:val="0"/>
          <w:marBottom w:val="0"/>
          <w:divBdr>
            <w:top w:val="none" w:sz="0" w:space="0" w:color="auto"/>
            <w:left w:val="none" w:sz="0" w:space="0" w:color="auto"/>
            <w:bottom w:val="none" w:sz="0" w:space="0" w:color="auto"/>
            <w:right w:val="none" w:sz="0" w:space="0" w:color="auto"/>
          </w:divBdr>
        </w:div>
        <w:div w:id="850488535">
          <w:marLeft w:val="0"/>
          <w:marRight w:val="0"/>
          <w:marTop w:val="0"/>
          <w:marBottom w:val="0"/>
          <w:divBdr>
            <w:top w:val="none" w:sz="0" w:space="0" w:color="auto"/>
            <w:left w:val="none" w:sz="0" w:space="0" w:color="auto"/>
            <w:bottom w:val="none" w:sz="0" w:space="0" w:color="auto"/>
            <w:right w:val="none" w:sz="0" w:space="0" w:color="auto"/>
          </w:divBdr>
        </w:div>
        <w:div w:id="919095564">
          <w:marLeft w:val="0"/>
          <w:marRight w:val="0"/>
          <w:marTop w:val="0"/>
          <w:marBottom w:val="0"/>
          <w:divBdr>
            <w:top w:val="none" w:sz="0" w:space="0" w:color="auto"/>
            <w:left w:val="none" w:sz="0" w:space="0" w:color="auto"/>
            <w:bottom w:val="none" w:sz="0" w:space="0" w:color="auto"/>
            <w:right w:val="none" w:sz="0" w:space="0" w:color="auto"/>
          </w:divBdr>
        </w:div>
        <w:div w:id="935016228">
          <w:marLeft w:val="0"/>
          <w:marRight w:val="0"/>
          <w:marTop w:val="0"/>
          <w:marBottom w:val="0"/>
          <w:divBdr>
            <w:top w:val="none" w:sz="0" w:space="0" w:color="auto"/>
            <w:left w:val="none" w:sz="0" w:space="0" w:color="auto"/>
            <w:bottom w:val="none" w:sz="0" w:space="0" w:color="auto"/>
            <w:right w:val="none" w:sz="0" w:space="0" w:color="auto"/>
          </w:divBdr>
        </w:div>
        <w:div w:id="951473881">
          <w:marLeft w:val="0"/>
          <w:marRight w:val="0"/>
          <w:marTop w:val="0"/>
          <w:marBottom w:val="0"/>
          <w:divBdr>
            <w:top w:val="none" w:sz="0" w:space="0" w:color="auto"/>
            <w:left w:val="none" w:sz="0" w:space="0" w:color="auto"/>
            <w:bottom w:val="none" w:sz="0" w:space="0" w:color="auto"/>
            <w:right w:val="none" w:sz="0" w:space="0" w:color="auto"/>
          </w:divBdr>
        </w:div>
        <w:div w:id="1022897139">
          <w:marLeft w:val="0"/>
          <w:marRight w:val="0"/>
          <w:marTop w:val="0"/>
          <w:marBottom w:val="0"/>
          <w:divBdr>
            <w:top w:val="none" w:sz="0" w:space="0" w:color="auto"/>
            <w:left w:val="none" w:sz="0" w:space="0" w:color="auto"/>
            <w:bottom w:val="none" w:sz="0" w:space="0" w:color="auto"/>
            <w:right w:val="none" w:sz="0" w:space="0" w:color="auto"/>
          </w:divBdr>
        </w:div>
        <w:div w:id="1073045055">
          <w:marLeft w:val="0"/>
          <w:marRight w:val="0"/>
          <w:marTop w:val="0"/>
          <w:marBottom w:val="0"/>
          <w:divBdr>
            <w:top w:val="none" w:sz="0" w:space="0" w:color="auto"/>
            <w:left w:val="none" w:sz="0" w:space="0" w:color="auto"/>
            <w:bottom w:val="none" w:sz="0" w:space="0" w:color="auto"/>
            <w:right w:val="none" w:sz="0" w:space="0" w:color="auto"/>
          </w:divBdr>
        </w:div>
        <w:div w:id="1226330673">
          <w:marLeft w:val="0"/>
          <w:marRight w:val="0"/>
          <w:marTop w:val="0"/>
          <w:marBottom w:val="0"/>
          <w:divBdr>
            <w:top w:val="none" w:sz="0" w:space="0" w:color="auto"/>
            <w:left w:val="none" w:sz="0" w:space="0" w:color="auto"/>
            <w:bottom w:val="none" w:sz="0" w:space="0" w:color="auto"/>
            <w:right w:val="none" w:sz="0" w:space="0" w:color="auto"/>
          </w:divBdr>
        </w:div>
        <w:div w:id="1280650719">
          <w:marLeft w:val="0"/>
          <w:marRight w:val="0"/>
          <w:marTop w:val="0"/>
          <w:marBottom w:val="0"/>
          <w:divBdr>
            <w:top w:val="none" w:sz="0" w:space="0" w:color="auto"/>
            <w:left w:val="none" w:sz="0" w:space="0" w:color="auto"/>
            <w:bottom w:val="none" w:sz="0" w:space="0" w:color="auto"/>
            <w:right w:val="none" w:sz="0" w:space="0" w:color="auto"/>
          </w:divBdr>
        </w:div>
        <w:div w:id="1288004690">
          <w:marLeft w:val="0"/>
          <w:marRight w:val="0"/>
          <w:marTop w:val="0"/>
          <w:marBottom w:val="0"/>
          <w:divBdr>
            <w:top w:val="none" w:sz="0" w:space="0" w:color="auto"/>
            <w:left w:val="none" w:sz="0" w:space="0" w:color="auto"/>
            <w:bottom w:val="none" w:sz="0" w:space="0" w:color="auto"/>
            <w:right w:val="none" w:sz="0" w:space="0" w:color="auto"/>
          </w:divBdr>
        </w:div>
        <w:div w:id="1614358080">
          <w:marLeft w:val="0"/>
          <w:marRight w:val="0"/>
          <w:marTop w:val="0"/>
          <w:marBottom w:val="0"/>
          <w:divBdr>
            <w:top w:val="none" w:sz="0" w:space="0" w:color="auto"/>
            <w:left w:val="none" w:sz="0" w:space="0" w:color="auto"/>
            <w:bottom w:val="none" w:sz="0" w:space="0" w:color="auto"/>
            <w:right w:val="none" w:sz="0" w:space="0" w:color="auto"/>
          </w:divBdr>
        </w:div>
        <w:div w:id="1708986896">
          <w:marLeft w:val="0"/>
          <w:marRight w:val="0"/>
          <w:marTop w:val="0"/>
          <w:marBottom w:val="0"/>
          <w:divBdr>
            <w:top w:val="none" w:sz="0" w:space="0" w:color="auto"/>
            <w:left w:val="none" w:sz="0" w:space="0" w:color="auto"/>
            <w:bottom w:val="none" w:sz="0" w:space="0" w:color="auto"/>
            <w:right w:val="none" w:sz="0" w:space="0" w:color="auto"/>
          </w:divBdr>
        </w:div>
        <w:div w:id="1715545308">
          <w:marLeft w:val="0"/>
          <w:marRight w:val="0"/>
          <w:marTop w:val="0"/>
          <w:marBottom w:val="0"/>
          <w:divBdr>
            <w:top w:val="none" w:sz="0" w:space="0" w:color="auto"/>
            <w:left w:val="none" w:sz="0" w:space="0" w:color="auto"/>
            <w:bottom w:val="none" w:sz="0" w:space="0" w:color="auto"/>
            <w:right w:val="none" w:sz="0" w:space="0" w:color="auto"/>
          </w:divBdr>
        </w:div>
        <w:div w:id="1736197259">
          <w:marLeft w:val="0"/>
          <w:marRight w:val="0"/>
          <w:marTop w:val="0"/>
          <w:marBottom w:val="0"/>
          <w:divBdr>
            <w:top w:val="none" w:sz="0" w:space="0" w:color="auto"/>
            <w:left w:val="none" w:sz="0" w:space="0" w:color="auto"/>
            <w:bottom w:val="none" w:sz="0" w:space="0" w:color="auto"/>
            <w:right w:val="none" w:sz="0" w:space="0" w:color="auto"/>
          </w:divBdr>
        </w:div>
        <w:div w:id="1744448627">
          <w:marLeft w:val="0"/>
          <w:marRight w:val="0"/>
          <w:marTop w:val="0"/>
          <w:marBottom w:val="0"/>
          <w:divBdr>
            <w:top w:val="none" w:sz="0" w:space="0" w:color="auto"/>
            <w:left w:val="none" w:sz="0" w:space="0" w:color="auto"/>
            <w:bottom w:val="none" w:sz="0" w:space="0" w:color="auto"/>
            <w:right w:val="none" w:sz="0" w:space="0" w:color="auto"/>
          </w:divBdr>
        </w:div>
        <w:div w:id="1785684787">
          <w:marLeft w:val="0"/>
          <w:marRight w:val="0"/>
          <w:marTop w:val="0"/>
          <w:marBottom w:val="0"/>
          <w:divBdr>
            <w:top w:val="none" w:sz="0" w:space="0" w:color="auto"/>
            <w:left w:val="none" w:sz="0" w:space="0" w:color="auto"/>
            <w:bottom w:val="none" w:sz="0" w:space="0" w:color="auto"/>
            <w:right w:val="none" w:sz="0" w:space="0" w:color="auto"/>
          </w:divBdr>
        </w:div>
        <w:div w:id="1872721082">
          <w:marLeft w:val="0"/>
          <w:marRight w:val="0"/>
          <w:marTop w:val="0"/>
          <w:marBottom w:val="0"/>
          <w:divBdr>
            <w:top w:val="none" w:sz="0" w:space="0" w:color="auto"/>
            <w:left w:val="none" w:sz="0" w:space="0" w:color="auto"/>
            <w:bottom w:val="none" w:sz="0" w:space="0" w:color="auto"/>
            <w:right w:val="none" w:sz="0" w:space="0" w:color="auto"/>
          </w:divBdr>
        </w:div>
        <w:div w:id="1892107227">
          <w:marLeft w:val="0"/>
          <w:marRight w:val="0"/>
          <w:marTop w:val="0"/>
          <w:marBottom w:val="0"/>
          <w:divBdr>
            <w:top w:val="none" w:sz="0" w:space="0" w:color="auto"/>
            <w:left w:val="none" w:sz="0" w:space="0" w:color="auto"/>
            <w:bottom w:val="none" w:sz="0" w:space="0" w:color="auto"/>
            <w:right w:val="none" w:sz="0" w:space="0" w:color="auto"/>
          </w:divBdr>
        </w:div>
        <w:div w:id="1907833927">
          <w:marLeft w:val="0"/>
          <w:marRight w:val="0"/>
          <w:marTop w:val="0"/>
          <w:marBottom w:val="0"/>
          <w:divBdr>
            <w:top w:val="none" w:sz="0" w:space="0" w:color="auto"/>
            <w:left w:val="none" w:sz="0" w:space="0" w:color="auto"/>
            <w:bottom w:val="none" w:sz="0" w:space="0" w:color="auto"/>
            <w:right w:val="none" w:sz="0" w:space="0" w:color="auto"/>
          </w:divBdr>
        </w:div>
        <w:div w:id="2111198937">
          <w:marLeft w:val="0"/>
          <w:marRight w:val="0"/>
          <w:marTop w:val="0"/>
          <w:marBottom w:val="0"/>
          <w:divBdr>
            <w:top w:val="none" w:sz="0" w:space="0" w:color="auto"/>
            <w:left w:val="none" w:sz="0" w:space="0" w:color="auto"/>
            <w:bottom w:val="none" w:sz="0" w:space="0" w:color="auto"/>
            <w:right w:val="none" w:sz="0" w:space="0" w:color="auto"/>
          </w:divBdr>
        </w:div>
        <w:div w:id="2128425517">
          <w:marLeft w:val="0"/>
          <w:marRight w:val="0"/>
          <w:marTop w:val="0"/>
          <w:marBottom w:val="0"/>
          <w:divBdr>
            <w:top w:val="none" w:sz="0" w:space="0" w:color="auto"/>
            <w:left w:val="none" w:sz="0" w:space="0" w:color="auto"/>
            <w:bottom w:val="none" w:sz="0" w:space="0" w:color="auto"/>
            <w:right w:val="none" w:sz="0" w:space="0" w:color="auto"/>
          </w:divBdr>
        </w:div>
        <w:div w:id="2139450855">
          <w:marLeft w:val="0"/>
          <w:marRight w:val="0"/>
          <w:marTop w:val="0"/>
          <w:marBottom w:val="0"/>
          <w:divBdr>
            <w:top w:val="none" w:sz="0" w:space="0" w:color="auto"/>
            <w:left w:val="none" w:sz="0" w:space="0" w:color="auto"/>
            <w:bottom w:val="none" w:sz="0" w:space="0" w:color="auto"/>
            <w:right w:val="none" w:sz="0" w:space="0" w:color="auto"/>
          </w:divBdr>
        </w:div>
      </w:divsChild>
    </w:div>
    <w:div w:id="998315641">
      <w:bodyDiv w:val="1"/>
      <w:marLeft w:val="0"/>
      <w:marRight w:val="0"/>
      <w:marTop w:val="0"/>
      <w:marBottom w:val="0"/>
      <w:divBdr>
        <w:top w:val="none" w:sz="0" w:space="0" w:color="auto"/>
        <w:left w:val="none" w:sz="0" w:space="0" w:color="auto"/>
        <w:bottom w:val="none" w:sz="0" w:space="0" w:color="auto"/>
        <w:right w:val="none" w:sz="0" w:space="0" w:color="auto"/>
      </w:divBdr>
    </w:div>
    <w:div w:id="1107775337">
      <w:bodyDiv w:val="1"/>
      <w:marLeft w:val="0"/>
      <w:marRight w:val="0"/>
      <w:marTop w:val="0"/>
      <w:marBottom w:val="0"/>
      <w:divBdr>
        <w:top w:val="none" w:sz="0" w:space="0" w:color="auto"/>
        <w:left w:val="none" w:sz="0" w:space="0" w:color="auto"/>
        <w:bottom w:val="none" w:sz="0" w:space="0" w:color="auto"/>
        <w:right w:val="none" w:sz="0" w:space="0" w:color="auto"/>
      </w:divBdr>
      <w:divsChild>
        <w:div w:id="99884011">
          <w:marLeft w:val="0"/>
          <w:marRight w:val="0"/>
          <w:marTop w:val="0"/>
          <w:marBottom w:val="0"/>
          <w:divBdr>
            <w:top w:val="none" w:sz="0" w:space="0" w:color="auto"/>
            <w:left w:val="none" w:sz="0" w:space="0" w:color="auto"/>
            <w:bottom w:val="none" w:sz="0" w:space="0" w:color="auto"/>
            <w:right w:val="none" w:sz="0" w:space="0" w:color="auto"/>
          </w:divBdr>
        </w:div>
        <w:div w:id="234359020">
          <w:marLeft w:val="0"/>
          <w:marRight w:val="0"/>
          <w:marTop w:val="0"/>
          <w:marBottom w:val="0"/>
          <w:divBdr>
            <w:top w:val="none" w:sz="0" w:space="0" w:color="auto"/>
            <w:left w:val="none" w:sz="0" w:space="0" w:color="auto"/>
            <w:bottom w:val="none" w:sz="0" w:space="0" w:color="auto"/>
            <w:right w:val="none" w:sz="0" w:space="0" w:color="auto"/>
          </w:divBdr>
        </w:div>
        <w:div w:id="242840647">
          <w:marLeft w:val="0"/>
          <w:marRight w:val="0"/>
          <w:marTop w:val="0"/>
          <w:marBottom w:val="0"/>
          <w:divBdr>
            <w:top w:val="none" w:sz="0" w:space="0" w:color="auto"/>
            <w:left w:val="none" w:sz="0" w:space="0" w:color="auto"/>
            <w:bottom w:val="none" w:sz="0" w:space="0" w:color="auto"/>
            <w:right w:val="none" w:sz="0" w:space="0" w:color="auto"/>
          </w:divBdr>
        </w:div>
        <w:div w:id="317073680">
          <w:marLeft w:val="0"/>
          <w:marRight w:val="0"/>
          <w:marTop w:val="0"/>
          <w:marBottom w:val="0"/>
          <w:divBdr>
            <w:top w:val="none" w:sz="0" w:space="0" w:color="auto"/>
            <w:left w:val="none" w:sz="0" w:space="0" w:color="auto"/>
            <w:bottom w:val="none" w:sz="0" w:space="0" w:color="auto"/>
            <w:right w:val="none" w:sz="0" w:space="0" w:color="auto"/>
          </w:divBdr>
        </w:div>
        <w:div w:id="319386232">
          <w:marLeft w:val="0"/>
          <w:marRight w:val="0"/>
          <w:marTop w:val="0"/>
          <w:marBottom w:val="0"/>
          <w:divBdr>
            <w:top w:val="none" w:sz="0" w:space="0" w:color="auto"/>
            <w:left w:val="none" w:sz="0" w:space="0" w:color="auto"/>
            <w:bottom w:val="none" w:sz="0" w:space="0" w:color="auto"/>
            <w:right w:val="none" w:sz="0" w:space="0" w:color="auto"/>
          </w:divBdr>
        </w:div>
        <w:div w:id="333723931">
          <w:marLeft w:val="0"/>
          <w:marRight w:val="0"/>
          <w:marTop w:val="0"/>
          <w:marBottom w:val="0"/>
          <w:divBdr>
            <w:top w:val="none" w:sz="0" w:space="0" w:color="auto"/>
            <w:left w:val="none" w:sz="0" w:space="0" w:color="auto"/>
            <w:bottom w:val="none" w:sz="0" w:space="0" w:color="auto"/>
            <w:right w:val="none" w:sz="0" w:space="0" w:color="auto"/>
          </w:divBdr>
        </w:div>
        <w:div w:id="357237813">
          <w:marLeft w:val="0"/>
          <w:marRight w:val="0"/>
          <w:marTop w:val="0"/>
          <w:marBottom w:val="0"/>
          <w:divBdr>
            <w:top w:val="none" w:sz="0" w:space="0" w:color="auto"/>
            <w:left w:val="none" w:sz="0" w:space="0" w:color="auto"/>
            <w:bottom w:val="none" w:sz="0" w:space="0" w:color="auto"/>
            <w:right w:val="none" w:sz="0" w:space="0" w:color="auto"/>
          </w:divBdr>
        </w:div>
        <w:div w:id="390034503">
          <w:marLeft w:val="0"/>
          <w:marRight w:val="0"/>
          <w:marTop w:val="0"/>
          <w:marBottom w:val="0"/>
          <w:divBdr>
            <w:top w:val="none" w:sz="0" w:space="0" w:color="auto"/>
            <w:left w:val="none" w:sz="0" w:space="0" w:color="auto"/>
            <w:bottom w:val="none" w:sz="0" w:space="0" w:color="auto"/>
            <w:right w:val="none" w:sz="0" w:space="0" w:color="auto"/>
          </w:divBdr>
        </w:div>
        <w:div w:id="446854866">
          <w:marLeft w:val="0"/>
          <w:marRight w:val="0"/>
          <w:marTop w:val="0"/>
          <w:marBottom w:val="0"/>
          <w:divBdr>
            <w:top w:val="none" w:sz="0" w:space="0" w:color="auto"/>
            <w:left w:val="none" w:sz="0" w:space="0" w:color="auto"/>
            <w:bottom w:val="none" w:sz="0" w:space="0" w:color="auto"/>
            <w:right w:val="none" w:sz="0" w:space="0" w:color="auto"/>
          </w:divBdr>
        </w:div>
        <w:div w:id="502864024">
          <w:marLeft w:val="0"/>
          <w:marRight w:val="0"/>
          <w:marTop w:val="0"/>
          <w:marBottom w:val="0"/>
          <w:divBdr>
            <w:top w:val="none" w:sz="0" w:space="0" w:color="auto"/>
            <w:left w:val="none" w:sz="0" w:space="0" w:color="auto"/>
            <w:bottom w:val="none" w:sz="0" w:space="0" w:color="auto"/>
            <w:right w:val="none" w:sz="0" w:space="0" w:color="auto"/>
          </w:divBdr>
        </w:div>
        <w:div w:id="516238744">
          <w:marLeft w:val="0"/>
          <w:marRight w:val="0"/>
          <w:marTop w:val="0"/>
          <w:marBottom w:val="0"/>
          <w:divBdr>
            <w:top w:val="none" w:sz="0" w:space="0" w:color="auto"/>
            <w:left w:val="none" w:sz="0" w:space="0" w:color="auto"/>
            <w:bottom w:val="none" w:sz="0" w:space="0" w:color="auto"/>
            <w:right w:val="none" w:sz="0" w:space="0" w:color="auto"/>
          </w:divBdr>
        </w:div>
        <w:div w:id="521626382">
          <w:marLeft w:val="0"/>
          <w:marRight w:val="0"/>
          <w:marTop w:val="0"/>
          <w:marBottom w:val="0"/>
          <w:divBdr>
            <w:top w:val="none" w:sz="0" w:space="0" w:color="auto"/>
            <w:left w:val="none" w:sz="0" w:space="0" w:color="auto"/>
            <w:bottom w:val="none" w:sz="0" w:space="0" w:color="auto"/>
            <w:right w:val="none" w:sz="0" w:space="0" w:color="auto"/>
          </w:divBdr>
        </w:div>
        <w:div w:id="538202919">
          <w:marLeft w:val="0"/>
          <w:marRight w:val="0"/>
          <w:marTop w:val="0"/>
          <w:marBottom w:val="0"/>
          <w:divBdr>
            <w:top w:val="none" w:sz="0" w:space="0" w:color="auto"/>
            <w:left w:val="none" w:sz="0" w:space="0" w:color="auto"/>
            <w:bottom w:val="none" w:sz="0" w:space="0" w:color="auto"/>
            <w:right w:val="none" w:sz="0" w:space="0" w:color="auto"/>
          </w:divBdr>
        </w:div>
        <w:div w:id="546265197">
          <w:marLeft w:val="0"/>
          <w:marRight w:val="0"/>
          <w:marTop w:val="0"/>
          <w:marBottom w:val="0"/>
          <w:divBdr>
            <w:top w:val="none" w:sz="0" w:space="0" w:color="auto"/>
            <w:left w:val="none" w:sz="0" w:space="0" w:color="auto"/>
            <w:bottom w:val="none" w:sz="0" w:space="0" w:color="auto"/>
            <w:right w:val="none" w:sz="0" w:space="0" w:color="auto"/>
          </w:divBdr>
        </w:div>
        <w:div w:id="581645088">
          <w:marLeft w:val="0"/>
          <w:marRight w:val="0"/>
          <w:marTop w:val="0"/>
          <w:marBottom w:val="0"/>
          <w:divBdr>
            <w:top w:val="none" w:sz="0" w:space="0" w:color="auto"/>
            <w:left w:val="none" w:sz="0" w:space="0" w:color="auto"/>
            <w:bottom w:val="none" w:sz="0" w:space="0" w:color="auto"/>
            <w:right w:val="none" w:sz="0" w:space="0" w:color="auto"/>
          </w:divBdr>
        </w:div>
        <w:div w:id="637415635">
          <w:marLeft w:val="0"/>
          <w:marRight w:val="0"/>
          <w:marTop w:val="0"/>
          <w:marBottom w:val="0"/>
          <w:divBdr>
            <w:top w:val="none" w:sz="0" w:space="0" w:color="auto"/>
            <w:left w:val="none" w:sz="0" w:space="0" w:color="auto"/>
            <w:bottom w:val="none" w:sz="0" w:space="0" w:color="auto"/>
            <w:right w:val="none" w:sz="0" w:space="0" w:color="auto"/>
          </w:divBdr>
        </w:div>
        <w:div w:id="648749711">
          <w:marLeft w:val="0"/>
          <w:marRight w:val="0"/>
          <w:marTop w:val="0"/>
          <w:marBottom w:val="0"/>
          <w:divBdr>
            <w:top w:val="none" w:sz="0" w:space="0" w:color="auto"/>
            <w:left w:val="none" w:sz="0" w:space="0" w:color="auto"/>
            <w:bottom w:val="none" w:sz="0" w:space="0" w:color="auto"/>
            <w:right w:val="none" w:sz="0" w:space="0" w:color="auto"/>
          </w:divBdr>
        </w:div>
        <w:div w:id="670330805">
          <w:marLeft w:val="0"/>
          <w:marRight w:val="0"/>
          <w:marTop w:val="0"/>
          <w:marBottom w:val="0"/>
          <w:divBdr>
            <w:top w:val="none" w:sz="0" w:space="0" w:color="auto"/>
            <w:left w:val="none" w:sz="0" w:space="0" w:color="auto"/>
            <w:bottom w:val="none" w:sz="0" w:space="0" w:color="auto"/>
            <w:right w:val="none" w:sz="0" w:space="0" w:color="auto"/>
          </w:divBdr>
        </w:div>
        <w:div w:id="682437873">
          <w:marLeft w:val="0"/>
          <w:marRight w:val="0"/>
          <w:marTop w:val="0"/>
          <w:marBottom w:val="0"/>
          <w:divBdr>
            <w:top w:val="none" w:sz="0" w:space="0" w:color="auto"/>
            <w:left w:val="none" w:sz="0" w:space="0" w:color="auto"/>
            <w:bottom w:val="none" w:sz="0" w:space="0" w:color="auto"/>
            <w:right w:val="none" w:sz="0" w:space="0" w:color="auto"/>
          </w:divBdr>
        </w:div>
        <w:div w:id="732310325">
          <w:marLeft w:val="0"/>
          <w:marRight w:val="0"/>
          <w:marTop w:val="0"/>
          <w:marBottom w:val="0"/>
          <w:divBdr>
            <w:top w:val="none" w:sz="0" w:space="0" w:color="auto"/>
            <w:left w:val="none" w:sz="0" w:space="0" w:color="auto"/>
            <w:bottom w:val="none" w:sz="0" w:space="0" w:color="auto"/>
            <w:right w:val="none" w:sz="0" w:space="0" w:color="auto"/>
          </w:divBdr>
        </w:div>
        <w:div w:id="750543172">
          <w:marLeft w:val="0"/>
          <w:marRight w:val="0"/>
          <w:marTop w:val="0"/>
          <w:marBottom w:val="0"/>
          <w:divBdr>
            <w:top w:val="none" w:sz="0" w:space="0" w:color="auto"/>
            <w:left w:val="none" w:sz="0" w:space="0" w:color="auto"/>
            <w:bottom w:val="none" w:sz="0" w:space="0" w:color="auto"/>
            <w:right w:val="none" w:sz="0" w:space="0" w:color="auto"/>
          </w:divBdr>
        </w:div>
        <w:div w:id="794255114">
          <w:marLeft w:val="0"/>
          <w:marRight w:val="0"/>
          <w:marTop w:val="0"/>
          <w:marBottom w:val="0"/>
          <w:divBdr>
            <w:top w:val="none" w:sz="0" w:space="0" w:color="auto"/>
            <w:left w:val="none" w:sz="0" w:space="0" w:color="auto"/>
            <w:bottom w:val="none" w:sz="0" w:space="0" w:color="auto"/>
            <w:right w:val="none" w:sz="0" w:space="0" w:color="auto"/>
          </w:divBdr>
        </w:div>
        <w:div w:id="821046653">
          <w:marLeft w:val="0"/>
          <w:marRight w:val="0"/>
          <w:marTop w:val="0"/>
          <w:marBottom w:val="0"/>
          <w:divBdr>
            <w:top w:val="none" w:sz="0" w:space="0" w:color="auto"/>
            <w:left w:val="none" w:sz="0" w:space="0" w:color="auto"/>
            <w:bottom w:val="none" w:sz="0" w:space="0" w:color="auto"/>
            <w:right w:val="none" w:sz="0" w:space="0" w:color="auto"/>
          </w:divBdr>
        </w:div>
        <w:div w:id="832724645">
          <w:marLeft w:val="0"/>
          <w:marRight w:val="0"/>
          <w:marTop w:val="0"/>
          <w:marBottom w:val="0"/>
          <w:divBdr>
            <w:top w:val="none" w:sz="0" w:space="0" w:color="auto"/>
            <w:left w:val="none" w:sz="0" w:space="0" w:color="auto"/>
            <w:bottom w:val="none" w:sz="0" w:space="0" w:color="auto"/>
            <w:right w:val="none" w:sz="0" w:space="0" w:color="auto"/>
          </w:divBdr>
        </w:div>
        <w:div w:id="928149823">
          <w:marLeft w:val="0"/>
          <w:marRight w:val="0"/>
          <w:marTop w:val="0"/>
          <w:marBottom w:val="0"/>
          <w:divBdr>
            <w:top w:val="none" w:sz="0" w:space="0" w:color="auto"/>
            <w:left w:val="none" w:sz="0" w:space="0" w:color="auto"/>
            <w:bottom w:val="none" w:sz="0" w:space="0" w:color="auto"/>
            <w:right w:val="none" w:sz="0" w:space="0" w:color="auto"/>
          </w:divBdr>
        </w:div>
        <w:div w:id="1053846318">
          <w:marLeft w:val="0"/>
          <w:marRight w:val="0"/>
          <w:marTop w:val="0"/>
          <w:marBottom w:val="0"/>
          <w:divBdr>
            <w:top w:val="none" w:sz="0" w:space="0" w:color="auto"/>
            <w:left w:val="none" w:sz="0" w:space="0" w:color="auto"/>
            <w:bottom w:val="none" w:sz="0" w:space="0" w:color="auto"/>
            <w:right w:val="none" w:sz="0" w:space="0" w:color="auto"/>
          </w:divBdr>
        </w:div>
        <w:div w:id="1145664356">
          <w:marLeft w:val="0"/>
          <w:marRight w:val="0"/>
          <w:marTop w:val="0"/>
          <w:marBottom w:val="0"/>
          <w:divBdr>
            <w:top w:val="none" w:sz="0" w:space="0" w:color="auto"/>
            <w:left w:val="none" w:sz="0" w:space="0" w:color="auto"/>
            <w:bottom w:val="none" w:sz="0" w:space="0" w:color="auto"/>
            <w:right w:val="none" w:sz="0" w:space="0" w:color="auto"/>
          </w:divBdr>
        </w:div>
        <w:div w:id="1169708916">
          <w:marLeft w:val="0"/>
          <w:marRight w:val="0"/>
          <w:marTop w:val="0"/>
          <w:marBottom w:val="0"/>
          <w:divBdr>
            <w:top w:val="none" w:sz="0" w:space="0" w:color="auto"/>
            <w:left w:val="none" w:sz="0" w:space="0" w:color="auto"/>
            <w:bottom w:val="none" w:sz="0" w:space="0" w:color="auto"/>
            <w:right w:val="none" w:sz="0" w:space="0" w:color="auto"/>
          </w:divBdr>
        </w:div>
        <w:div w:id="1224557528">
          <w:marLeft w:val="0"/>
          <w:marRight w:val="0"/>
          <w:marTop w:val="0"/>
          <w:marBottom w:val="0"/>
          <w:divBdr>
            <w:top w:val="none" w:sz="0" w:space="0" w:color="auto"/>
            <w:left w:val="none" w:sz="0" w:space="0" w:color="auto"/>
            <w:bottom w:val="none" w:sz="0" w:space="0" w:color="auto"/>
            <w:right w:val="none" w:sz="0" w:space="0" w:color="auto"/>
          </w:divBdr>
        </w:div>
        <w:div w:id="1271939564">
          <w:marLeft w:val="0"/>
          <w:marRight w:val="0"/>
          <w:marTop w:val="0"/>
          <w:marBottom w:val="0"/>
          <w:divBdr>
            <w:top w:val="none" w:sz="0" w:space="0" w:color="auto"/>
            <w:left w:val="none" w:sz="0" w:space="0" w:color="auto"/>
            <w:bottom w:val="none" w:sz="0" w:space="0" w:color="auto"/>
            <w:right w:val="none" w:sz="0" w:space="0" w:color="auto"/>
          </w:divBdr>
        </w:div>
        <w:div w:id="1280641850">
          <w:marLeft w:val="0"/>
          <w:marRight w:val="0"/>
          <w:marTop w:val="0"/>
          <w:marBottom w:val="0"/>
          <w:divBdr>
            <w:top w:val="none" w:sz="0" w:space="0" w:color="auto"/>
            <w:left w:val="none" w:sz="0" w:space="0" w:color="auto"/>
            <w:bottom w:val="none" w:sz="0" w:space="0" w:color="auto"/>
            <w:right w:val="none" w:sz="0" w:space="0" w:color="auto"/>
          </w:divBdr>
        </w:div>
        <w:div w:id="1345549775">
          <w:marLeft w:val="0"/>
          <w:marRight w:val="0"/>
          <w:marTop w:val="0"/>
          <w:marBottom w:val="0"/>
          <w:divBdr>
            <w:top w:val="none" w:sz="0" w:space="0" w:color="auto"/>
            <w:left w:val="none" w:sz="0" w:space="0" w:color="auto"/>
            <w:bottom w:val="none" w:sz="0" w:space="0" w:color="auto"/>
            <w:right w:val="none" w:sz="0" w:space="0" w:color="auto"/>
          </w:divBdr>
        </w:div>
        <w:div w:id="1356346713">
          <w:marLeft w:val="0"/>
          <w:marRight w:val="0"/>
          <w:marTop w:val="0"/>
          <w:marBottom w:val="0"/>
          <w:divBdr>
            <w:top w:val="none" w:sz="0" w:space="0" w:color="auto"/>
            <w:left w:val="none" w:sz="0" w:space="0" w:color="auto"/>
            <w:bottom w:val="none" w:sz="0" w:space="0" w:color="auto"/>
            <w:right w:val="none" w:sz="0" w:space="0" w:color="auto"/>
          </w:divBdr>
        </w:div>
        <w:div w:id="1434087083">
          <w:marLeft w:val="0"/>
          <w:marRight w:val="0"/>
          <w:marTop w:val="0"/>
          <w:marBottom w:val="0"/>
          <w:divBdr>
            <w:top w:val="none" w:sz="0" w:space="0" w:color="auto"/>
            <w:left w:val="none" w:sz="0" w:space="0" w:color="auto"/>
            <w:bottom w:val="none" w:sz="0" w:space="0" w:color="auto"/>
            <w:right w:val="none" w:sz="0" w:space="0" w:color="auto"/>
          </w:divBdr>
        </w:div>
        <w:div w:id="1526941972">
          <w:marLeft w:val="0"/>
          <w:marRight w:val="0"/>
          <w:marTop w:val="0"/>
          <w:marBottom w:val="0"/>
          <w:divBdr>
            <w:top w:val="none" w:sz="0" w:space="0" w:color="auto"/>
            <w:left w:val="none" w:sz="0" w:space="0" w:color="auto"/>
            <w:bottom w:val="none" w:sz="0" w:space="0" w:color="auto"/>
            <w:right w:val="none" w:sz="0" w:space="0" w:color="auto"/>
          </w:divBdr>
        </w:div>
        <w:div w:id="1541017757">
          <w:marLeft w:val="0"/>
          <w:marRight w:val="0"/>
          <w:marTop w:val="0"/>
          <w:marBottom w:val="0"/>
          <w:divBdr>
            <w:top w:val="none" w:sz="0" w:space="0" w:color="auto"/>
            <w:left w:val="none" w:sz="0" w:space="0" w:color="auto"/>
            <w:bottom w:val="none" w:sz="0" w:space="0" w:color="auto"/>
            <w:right w:val="none" w:sz="0" w:space="0" w:color="auto"/>
          </w:divBdr>
        </w:div>
        <w:div w:id="1618680047">
          <w:marLeft w:val="0"/>
          <w:marRight w:val="0"/>
          <w:marTop w:val="0"/>
          <w:marBottom w:val="0"/>
          <w:divBdr>
            <w:top w:val="none" w:sz="0" w:space="0" w:color="auto"/>
            <w:left w:val="none" w:sz="0" w:space="0" w:color="auto"/>
            <w:bottom w:val="none" w:sz="0" w:space="0" w:color="auto"/>
            <w:right w:val="none" w:sz="0" w:space="0" w:color="auto"/>
          </w:divBdr>
        </w:div>
        <w:div w:id="1629893567">
          <w:marLeft w:val="0"/>
          <w:marRight w:val="0"/>
          <w:marTop w:val="0"/>
          <w:marBottom w:val="0"/>
          <w:divBdr>
            <w:top w:val="none" w:sz="0" w:space="0" w:color="auto"/>
            <w:left w:val="none" w:sz="0" w:space="0" w:color="auto"/>
            <w:bottom w:val="none" w:sz="0" w:space="0" w:color="auto"/>
            <w:right w:val="none" w:sz="0" w:space="0" w:color="auto"/>
          </w:divBdr>
        </w:div>
        <w:div w:id="1635284582">
          <w:marLeft w:val="0"/>
          <w:marRight w:val="0"/>
          <w:marTop w:val="0"/>
          <w:marBottom w:val="0"/>
          <w:divBdr>
            <w:top w:val="none" w:sz="0" w:space="0" w:color="auto"/>
            <w:left w:val="none" w:sz="0" w:space="0" w:color="auto"/>
            <w:bottom w:val="none" w:sz="0" w:space="0" w:color="auto"/>
            <w:right w:val="none" w:sz="0" w:space="0" w:color="auto"/>
          </w:divBdr>
        </w:div>
        <w:div w:id="1672491548">
          <w:marLeft w:val="0"/>
          <w:marRight w:val="0"/>
          <w:marTop w:val="0"/>
          <w:marBottom w:val="0"/>
          <w:divBdr>
            <w:top w:val="none" w:sz="0" w:space="0" w:color="auto"/>
            <w:left w:val="none" w:sz="0" w:space="0" w:color="auto"/>
            <w:bottom w:val="none" w:sz="0" w:space="0" w:color="auto"/>
            <w:right w:val="none" w:sz="0" w:space="0" w:color="auto"/>
          </w:divBdr>
        </w:div>
        <w:div w:id="1677220449">
          <w:marLeft w:val="0"/>
          <w:marRight w:val="0"/>
          <w:marTop w:val="0"/>
          <w:marBottom w:val="0"/>
          <w:divBdr>
            <w:top w:val="none" w:sz="0" w:space="0" w:color="auto"/>
            <w:left w:val="none" w:sz="0" w:space="0" w:color="auto"/>
            <w:bottom w:val="none" w:sz="0" w:space="0" w:color="auto"/>
            <w:right w:val="none" w:sz="0" w:space="0" w:color="auto"/>
          </w:divBdr>
        </w:div>
        <w:div w:id="1695956788">
          <w:marLeft w:val="0"/>
          <w:marRight w:val="0"/>
          <w:marTop w:val="0"/>
          <w:marBottom w:val="0"/>
          <w:divBdr>
            <w:top w:val="none" w:sz="0" w:space="0" w:color="auto"/>
            <w:left w:val="none" w:sz="0" w:space="0" w:color="auto"/>
            <w:bottom w:val="none" w:sz="0" w:space="0" w:color="auto"/>
            <w:right w:val="none" w:sz="0" w:space="0" w:color="auto"/>
          </w:divBdr>
        </w:div>
        <w:div w:id="1783259891">
          <w:marLeft w:val="0"/>
          <w:marRight w:val="0"/>
          <w:marTop w:val="0"/>
          <w:marBottom w:val="0"/>
          <w:divBdr>
            <w:top w:val="none" w:sz="0" w:space="0" w:color="auto"/>
            <w:left w:val="none" w:sz="0" w:space="0" w:color="auto"/>
            <w:bottom w:val="none" w:sz="0" w:space="0" w:color="auto"/>
            <w:right w:val="none" w:sz="0" w:space="0" w:color="auto"/>
          </w:divBdr>
        </w:div>
        <w:div w:id="1820804880">
          <w:marLeft w:val="0"/>
          <w:marRight w:val="0"/>
          <w:marTop w:val="0"/>
          <w:marBottom w:val="0"/>
          <w:divBdr>
            <w:top w:val="none" w:sz="0" w:space="0" w:color="auto"/>
            <w:left w:val="none" w:sz="0" w:space="0" w:color="auto"/>
            <w:bottom w:val="none" w:sz="0" w:space="0" w:color="auto"/>
            <w:right w:val="none" w:sz="0" w:space="0" w:color="auto"/>
          </w:divBdr>
        </w:div>
        <w:div w:id="1873348693">
          <w:marLeft w:val="0"/>
          <w:marRight w:val="0"/>
          <w:marTop w:val="0"/>
          <w:marBottom w:val="0"/>
          <w:divBdr>
            <w:top w:val="none" w:sz="0" w:space="0" w:color="auto"/>
            <w:left w:val="none" w:sz="0" w:space="0" w:color="auto"/>
            <w:bottom w:val="none" w:sz="0" w:space="0" w:color="auto"/>
            <w:right w:val="none" w:sz="0" w:space="0" w:color="auto"/>
          </w:divBdr>
        </w:div>
        <w:div w:id="2059624618">
          <w:marLeft w:val="0"/>
          <w:marRight w:val="0"/>
          <w:marTop w:val="0"/>
          <w:marBottom w:val="0"/>
          <w:divBdr>
            <w:top w:val="none" w:sz="0" w:space="0" w:color="auto"/>
            <w:left w:val="none" w:sz="0" w:space="0" w:color="auto"/>
            <w:bottom w:val="none" w:sz="0" w:space="0" w:color="auto"/>
            <w:right w:val="none" w:sz="0" w:space="0" w:color="auto"/>
          </w:divBdr>
        </w:div>
        <w:div w:id="2085686161">
          <w:marLeft w:val="0"/>
          <w:marRight w:val="0"/>
          <w:marTop w:val="0"/>
          <w:marBottom w:val="0"/>
          <w:divBdr>
            <w:top w:val="none" w:sz="0" w:space="0" w:color="auto"/>
            <w:left w:val="none" w:sz="0" w:space="0" w:color="auto"/>
            <w:bottom w:val="none" w:sz="0" w:space="0" w:color="auto"/>
            <w:right w:val="none" w:sz="0" w:space="0" w:color="auto"/>
          </w:divBdr>
        </w:div>
        <w:div w:id="2115400599">
          <w:marLeft w:val="0"/>
          <w:marRight w:val="0"/>
          <w:marTop w:val="0"/>
          <w:marBottom w:val="0"/>
          <w:divBdr>
            <w:top w:val="none" w:sz="0" w:space="0" w:color="auto"/>
            <w:left w:val="none" w:sz="0" w:space="0" w:color="auto"/>
            <w:bottom w:val="none" w:sz="0" w:space="0" w:color="auto"/>
            <w:right w:val="none" w:sz="0" w:space="0" w:color="auto"/>
          </w:divBdr>
        </w:div>
        <w:div w:id="2132744818">
          <w:marLeft w:val="0"/>
          <w:marRight w:val="0"/>
          <w:marTop w:val="0"/>
          <w:marBottom w:val="0"/>
          <w:divBdr>
            <w:top w:val="none" w:sz="0" w:space="0" w:color="auto"/>
            <w:left w:val="none" w:sz="0" w:space="0" w:color="auto"/>
            <w:bottom w:val="none" w:sz="0" w:space="0" w:color="auto"/>
            <w:right w:val="none" w:sz="0" w:space="0" w:color="auto"/>
          </w:divBdr>
        </w:div>
      </w:divsChild>
    </w:div>
    <w:div w:id="1149520804">
      <w:bodyDiv w:val="1"/>
      <w:marLeft w:val="0"/>
      <w:marRight w:val="0"/>
      <w:marTop w:val="0"/>
      <w:marBottom w:val="0"/>
      <w:divBdr>
        <w:top w:val="none" w:sz="0" w:space="0" w:color="auto"/>
        <w:left w:val="none" w:sz="0" w:space="0" w:color="auto"/>
        <w:bottom w:val="none" w:sz="0" w:space="0" w:color="auto"/>
        <w:right w:val="none" w:sz="0" w:space="0" w:color="auto"/>
      </w:divBdr>
      <w:divsChild>
        <w:div w:id="288899572">
          <w:marLeft w:val="0"/>
          <w:marRight w:val="0"/>
          <w:marTop w:val="0"/>
          <w:marBottom w:val="0"/>
          <w:divBdr>
            <w:top w:val="none" w:sz="0" w:space="0" w:color="auto"/>
            <w:left w:val="none" w:sz="0" w:space="0" w:color="auto"/>
            <w:bottom w:val="none" w:sz="0" w:space="0" w:color="auto"/>
            <w:right w:val="none" w:sz="0" w:space="0" w:color="auto"/>
          </w:divBdr>
        </w:div>
        <w:div w:id="666521791">
          <w:marLeft w:val="0"/>
          <w:marRight w:val="0"/>
          <w:marTop w:val="0"/>
          <w:marBottom w:val="0"/>
          <w:divBdr>
            <w:top w:val="none" w:sz="0" w:space="0" w:color="auto"/>
            <w:left w:val="none" w:sz="0" w:space="0" w:color="auto"/>
            <w:bottom w:val="none" w:sz="0" w:space="0" w:color="auto"/>
            <w:right w:val="none" w:sz="0" w:space="0" w:color="auto"/>
          </w:divBdr>
        </w:div>
        <w:div w:id="725421993">
          <w:marLeft w:val="0"/>
          <w:marRight w:val="0"/>
          <w:marTop w:val="0"/>
          <w:marBottom w:val="0"/>
          <w:divBdr>
            <w:top w:val="none" w:sz="0" w:space="0" w:color="auto"/>
            <w:left w:val="none" w:sz="0" w:space="0" w:color="auto"/>
            <w:bottom w:val="none" w:sz="0" w:space="0" w:color="auto"/>
            <w:right w:val="none" w:sz="0" w:space="0" w:color="auto"/>
          </w:divBdr>
        </w:div>
        <w:div w:id="787964993">
          <w:marLeft w:val="0"/>
          <w:marRight w:val="0"/>
          <w:marTop w:val="0"/>
          <w:marBottom w:val="0"/>
          <w:divBdr>
            <w:top w:val="none" w:sz="0" w:space="0" w:color="auto"/>
            <w:left w:val="none" w:sz="0" w:space="0" w:color="auto"/>
            <w:bottom w:val="none" w:sz="0" w:space="0" w:color="auto"/>
            <w:right w:val="none" w:sz="0" w:space="0" w:color="auto"/>
          </w:divBdr>
        </w:div>
        <w:div w:id="825049437">
          <w:marLeft w:val="0"/>
          <w:marRight w:val="0"/>
          <w:marTop w:val="0"/>
          <w:marBottom w:val="0"/>
          <w:divBdr>
            <w:top w:val="none" w:sz="0" w:space="0" w:color="auto"/>
            <w:left w:val="none" w:sz="0" w:space="0" w:color="auto"/>
            <w:bottom w:val="none" w:sz="0" w:space="0" w:color="auto"/>
            <w:right w:val="none" w:sz="0" w:space="0" w:color="auto"/>
          </w:divBdr>
        </w:div>
        <w:div w:id="982808270">
          <w:marLeft w:val="0"/>
          <w:marRight w:val="0"/>
          <w:marTop w:val="0"/>
          <w:marBottom w:val="0"/>
          <w:divBdr>
            <w:top w:val="none" w:sz="0" w:space="0" w:color="auto"/>
            <w:left w:val="none" w:sz="0" w:space="0" w:color="auto"/>
            <w:bottom w:val="none" w:sz="0" w:space="0" w:color="auto"/>
            <w:right w:val="none" w:sz="0" w:space="0" w:color="auto"/>
          </w:divBdr>
        </w:div>
        <w:div w:id="1183401390">
          <w:marLeft w:val="0"/>
          <w:marRight w:val="0"/>
          <w:marTop w:val="0"/>
          <w:marBottom w:val="0"/>
          <w:divBdr>
            <w:top w:val="none" w:sz="0" w:space="0" w:color="auto"/>
            <w:left w:val="none" w:sz="0" w:space="0" w:color="auto"/>
            <w:bottom w:val="none" w:sz="0" w:space="0" w:color="auto"/>
            <w:right w:val="none" w:sz="0" w:space="0" w:color="auto"/>
          </w:divBdr>
        </w:div>
        <w:div w:id="1271821732">
          <w:marLeft w:val="0"/>
          <w:marRight w:val="0"/>
          <w:marTop w:val="0"/>
          <w:marBottom w:val="0"/>
          <w:divBdr>
            <w:top w:val="none" w:sz="0" w:space="0" w:color="auto"/>
            <w:left w:val="none" w:sz="0" w:space="0" w:color="auto"/>
            <w:bottom w:val="none" w:sz="0" w:space="0" w:color="auto"/>
            <w:right w:val="none" w:sz="0" w:space="0" w:color="auto"/>
          </w:divBdr>
        </w:div>
        <w:div w:id="1342779468">
          <w:marLeft w:val="0"/>
          <w:marRight w:val="0"/>
          <w:marTop w:val="0"/>
          <w:marBottom w:val="0"/>
          <w:divBdr>
            <w:top w:val="none" w:sz="0" w:space="0" w:color="auto"/>
            <w:left w:val="none" w:sz="0" w:space="0" w:color="auto"/>
            <w:bottom w:val="none" w:sz="0" w:space="0" w:color="auto"/>
            <w:right w:val="none" w:sz="0" w:space="0" w:color="auto"/>
          </w:divBdr>
        </w:div>
        <w:div w:id="1386679693">
          <w:marLeft w:val="0"/>
          <w:marRight w:val="0"/>
          <w:marTop w:val="0"/>
          <w:marBottom w:val="0"/>
          <w:divBdr>
            <w:top w:val="none" w:sz="0" w:space="0" w:color="auto"/>
            <w:left w:val="none" w:sz="0" w:space="0" w:color="auto"/>
            <w:bottom w:val="none" w:sz="0" w:space="0" w:color="auto"/>
            <w:right w:val="none" w:sz="0" w:space="0" w:color="auto"/>
          </w:divBdr>
        </w:div>
        <w:div w:id="1390886097">
          <w:marLeft w:val="0"/>
          <w:marRight w:val="0"/>
          <w:marTop w:val="0"/>
          <w:marBottom w:val="0"/>
          <w:divBdr>
            <w:top w:val="none" w:sz="0" w:space="0" w:color="auto"/>
            <w:left w:val="none" w:sz="0" w:space="0" w:color="auto"/>
            <w:bottom w:val="none" w:sz="0" w:space="0" w:color="auto"/>
            <w:right w:val="none" w:sz="0" w:space="0" w:color="auto"/>
          </w:divBdr>
        </w:div>
        <w:div w:id="1437361119">
          <w:marLeft w:val="0"/>
          <w:marRight w:val="0"/>
          <w:marTop w:val="0"/>
          <w:marBottom w:val="0"/>
          <w:divBdr>
            <w:top w:val="none" w:sz="0" w:space="0" w:color="auto"/>
            <w:left w:val="none" w:sz="0" w:space="0" w:color="auto"/>
            <w:bottom w:val="none" w:sz="0" w:space="0" w:color="auto"/>
            <w:right w:val="none" w:sz="0" w:space="0" w:color="auto"/>
          </w:divBdr>
        </w:div>
        <w:div w:id="1489324339">
          <w:marLeft w:val="0"/>
          <w:marRight w:val="0"/>
          <w:marTop w:val="0"/>
          <w:marBottom w:val="0"/>
          <w:divBdr>
            <w:top w:val="none" w:sz="0" w:space="0" w:color="auto"/>
            <w:left w:val="none" w:sz="0" w:space="0" w:color="auto"/>
            <w:bottom w:val="none" w:sz="0" w:space="0" w:color="auto"/>
            <w:right w:val="none" w:sz="0" w:space="0" w:color="auto"/>
          </w:divBdr>
        </w:div>
        <w:div w:id="1531650273">
          <w:marLeft w:val="0"/>
          <w:marRight w:val="0"/>
          <w:marTop w:val="0"/>
          <w:marBottom w:val="0"/>
          <w:divBdr>
            <w:top w:val="none" w:sz="0" w:space="0" w:color="auto"/>
            <w:left w:val="none" w:sz="0" w:space="0" w:color="auto"/>
            <w:bottom w:val="none" w:sz="0" w:space="0" w:color="auto"/>
            <w:right w:val="none" w:sz="0" w:space="0" w:color="auto"/>
          </w:divBdr>
        </w:div>
        <w:div w:id="1571647291">
          <w:marLeft w:val="0"/>
          <w:marRight w:val="0"/>
          <w:marTop w:val="0"/>
          <w:marBottom w:val="0"/>
          <w:divBdr>
            <w:top w:val="none" w:sz="0" w:space="0" w:color="auto"/>
            <w:left w:val="none" w:sz="0" w:space="0" w:color="auto"/>
            <w:bottom w:val="none" w:sz="0" w:space="0" w:color="auto"/>
            <w:right w:val="none" w:sz="0" w:space="0" w:color="auto"/>
          </w:divBdr>
        </w:div>
        <w:div w:id="1628387301">
          <w:marLeft w:val="0"/>
          <w:marRight w:val="0"/>
          <w:marTop w:val="0"/>
          <w:marBottom w:val="0"/>
          <w:divBdr>
            <w:top w:val="none" w:sz="0" w:space="0" w:color="auto"/>
            <w:left w:val="none" w:sz="0" w:space="0" w:color="auto"/>
            <w:bottom w:val="none" w:sz="0" w:space="0" w:color="auto"/>
            <w:right w:val="none" w:sz="0" w:space="0" w:color="auto"/>
          </w:divBdr>
        </w:div>
        <w:div w:id="1635138970">
          <w:marLeft w:val="0"/>
          <w:marRight w:val="0"/>
          <w:marTop w:val="0"/>
          <w:marBottom w:val="0"/>
          <w:divBdr>
            <w:top w:val="none" w:sz="0" w:space="0" w:color="auto"/>
            <w:left w:val="none" w:sz="0" w:space="0" w:color="auto"/>
            <w:bottom w:val="none" w:sz="0" w:space="0" w:color="auto"/>
            <w:right w:val="none" w:sz="0" w:space="0" w:color="auto"/>
          </w:divBdr>
        </w:div>
        <w:div w:id="1710299798">
          <w:marLeft w:val="0"/>
          <w:marRight w:val="0"/>
          <w:marTop w:val="0"/>
          <w:marBottom w:val="0"/>
          <w:divBdr>
            <w:top w:val="none" w:sz="0" w:space="0" w:color="auto"/>
            <w:left w:val="none" w:sz="0" w:space="0" w:color="auto"/>
            <w:bottom w:val="none" w:sz="0" w:space="0" w:color="auto"/>
            <w:right w:val="none" w:sz="0" w:space="0" w:color="auto"/>
          </w:divBdr>
        </w:div>
        <w:div w:id="1769080657">
          <w:marLeft w:val="0"/>
          <w:marRight w:val="0"/>
          <w:marTop w:val="0"/>
          <w:marBottom w:val="0"/>
          <w:divBdr>
            <w:top w:val="none" w:sz="0" w:space="0" w:color="auto"/>
            <w:left w:val="none" w:sz="0" w:space="0" w:color="auto"/>
            <w:bottom w:val="none" w:sz="0" w:space="0" w:color="auto"/>
            <w:right w:val="none" w:sz="0" w:space="0" w:color="auto"/>
          </w:divBdr>
        </w:div>
        <w:div w:id="1777826526">
          <w:marLeft w:val="0"/>
          <w:marRight w:val="0"/>
          <w:marTop w:val="0"/>
          <w:marBottom w:val="0"/>
          <w:divBdr>
            <w:top w:val="none" w:sz="0" w:space="0" w:color="auto"/>
            <w:left w:val="none" w:sz="0" w:space="0" w:color="auto"/>
            <w:bottom w:val="none" w:sz="0" w:space="0" w:color="auto"/>
            <w:right w:val="none" w:sz="0" w:space="0" w:color="auto"/>
          </w:divBdr>
        </w:div>
        <w:div w:id="2100711248">
          <w:marLeft w:val="0"/>
          <w:marRight w:val="0"/>
          <w:marTop w:val="0"/>
          <w:marBottom w:val="0"/>
          <w:divBdr>
            <w:top w:val="none" w:sz="0" w:space="0" w:color="auto"/>
            <w:left w:val="none" w:sz="0" w:space="0" w:color="auto"/>
            <w:bottom w:val="none" w:sz="0" w:space="0" w:color="auto"/>
            <w:right w:val="none" w:sz="0" w:space="0" w:color="auto"/>
          </w:divBdr>
        </w:div>
      </w:divsChild>
    </w:div>
    <w:div w:id="1151291020">
      <w:bodyDiv w:val="1"/>
      <w:marLeft w:val="0"/>
      <w:marRight w:val="0"/>
      <w:marTop w:val="0"/>
      <w:marBottom w:val="0"/>
      <w:divBdr>
        <w:top w:val="none" w:sz="0" w:space="0" w:color="auto"/>
        <w:left w:val="none" w:sz="0" w:space="0" w:color="auto"/>
        <w:bottom w:val="none" w:sz="0" w:space="0" w:color="auto"/>
        <w:right w:val="none" w:sz="0" w:space="0" w:color="auto"/>
      </w:divBdr>
    </w:div>
    <w:div w:id="1202933958">
      <w:bodyDiv w:val="1"/>
      <w:marLeft w:val="0"/>
      <w:marRight w:val="0"/>
      <w:marTop w:val="0"/>
      <w:marBottom w:val="0"/>
      <w:divBdr>
        <w:top w:val="none" w:sz="0" w:space="0" w:color="auto"/>
        <w:left w:val="none" w:sz="0" w:space="0" w:color="auto"/>
        <w:bottom w:val="none" w:sz="0" w:space="0" w:color="auto"/>
        <w:right w:val="none" w:sz="0" w:space="0" w:color="auto"/>
      </w:divBdr>
    </w:div>
    <w:div w:id="1210343906">
      <w:bodyDiv w:val="1"/>
      <w:marLeft w:val="0"/>
      <w:marRight w:val="0"/>
      <w:marTop w:val="0"/>
      <w:marBottom w:val="0"/>
      <w:divBdr>
        <w:top w:val="none" w:sz="0" w:space="0" w:color="auto"/>
        <w:left w:val="none" w:sz="0" w:space="0" w:color="auto"/>
        <w:bottom w:val="none" w:sz="0" w:space="0" w:color="auto"/>
        <w:right w:val="none" w:sz="0" w:space="0" w:color="auto"/>
      </w:divBdr>
      <w:divsChild>
        <w:div w:id="34818978">
          <w:marLeft w:val="0"/>
          <w:marRight w:val="0"/>
          <w:marTop w:val="0"/>
          <w:marBottom w:val="0"/>
          <w:divBdr>
            <w:top w:val="none" w:sz="0" w:space="0" w:color="auto"/>
            <w:left w:val="none" w:sz="0" w:space="0" w:color="auto"/>
            <w:bottom w:val="none" w:sz="0" w:space="0" w:color="auto"/>
            <w:right w:val="none" w:sz="0" w:space="0" w:color="auto"/>
          </w:divBdr>
        </w:div>
        <w:div w:id="114446069">
          <w:marLeft w:val="0"/>
          <w:marRight w:val="0"/>
          <w:marTop w:val="0"/>
          <w:marBottom w:val="0"/>
          <w:divBdr>
            <w:top w:val="none" w:sz="0" w:space="0" w:color="auto"/>
            <w:left w:val="none" w:sz="0" w:space="0" w:color="auto"/>
            <w:bottom w:val="none" w:sz="0" w:space="0" w:color="auto"/>
            <w:right w:val="none" w:sz="0" w:space="0" w:color="auto"/>
          </w:divBdr>
        </w:div>
        <w:div w:id="132404188">
          <w:marLeft w:val="0"/>
          <w:marRight w:val="0"/>
          <w:marTop w:val="0"/>
          <w:marBottom w:val="0"/>
          <w:divBdr>
            <w:top w:val="none" w:sz="0" w:space="0" w:color="auto"/>
            <w:left w:val="none" w:sz="0" w:space="0" w:color="auto"/>
            <w:bottom w:val="none" w:sz="0" w:space="0" w:color="auto"/>
            <w:right w:val="none" w:sz="0" w:space="0" w:color="auto"/>
          </w:divBdr>
        </w:div>
        <w:div w:id="150025135">
          <w:marLeft w:val="0"/>
          <w:marRight w:val="0"/>
          <w:marTop w:val="0"/>
          <w:marBottom w:val="0"/>
          <w:divBdr>
            <w:top w:val="none" w:sz="0" w:space="0" w:color="auto"/>
            <w:left w:val="none" w:sz="0" w:space="0" w:color="auto"/>
            <w:bottom w:val="none" w:sz="0" w:space="0" w:color="auto"/>
            <w:right w:val="none" w:sz="0" w:space="0" w:color="auto"/>
          </w:divBdr>
        </w:div>
        <w:div w:id="207226811">
          <w:marLeft w:val="0"/>
          <w:marRight w:val="0"/>
          <w:marTop w:val="0"/>
          <w:marBottom w:val="0"/>
          <w:divBdr>
            <w:top w:val="none" w:sz="0" w:space="0" w:color="auto"/>
            <w:left w:val="none" w:sz="0" w:space="0" w:color="auto"/>
            <w:bottom w:val="none" w:sz="0" w:space="0" w:color="auto"/>
            <w:right w:val="none" w:sz="0" w:space="0" w:color="auto"/>
          </w:divBdr>
        </w:div>
        <w:div w:id="266697248">
          <w:marLeft w:val="0"/>
          <w:marRight w:val="0"/>
          <w:marTop w:val="0"/>
          <w:marBottom w:val="0"/>
          <w:divBdr>
            <w:top w:val="none" w:sz="0" w:space="0" w:color="auto"/>
            <w:left w:val="none" w:sz="0" w:space="0" w:color="auto"/>
            <w:bottom w:val="none" w:sz="0" w:space="0" w:color="auto"/>
            <w:right w:val="none" w:sz="0" w:space="0" w:color="auto"/>
          </w:divBdr>
        </w:div>
        <w:div w:id="272329790">
          <w:marLeft w:val="0"/>
          <w:marRight w:val="0"/>
          <w:marTop w:val="0"/>
          <w:marBottom w:val="0"/>
          <w:divBdr>
            <w:top w:val="none" w:sz="0" w:space="0" w:color="auto"/>
            <w:left w:val="none" w:sz="0" w:space="0" w:color="auto"/>
            <w:bottom w:val="none" w:sz="0" w:space="0" w:color="auto"/>
            <w:right w:val="none" w:sz="0" w:space="0" w:color="auto"/>
          </w:divBdr>
        </w:div>
        <w:div w:id="282198943">
          <w:marLeft w:val="0"/>
          <w:marRight w:val="0"/>
          <w:marTop w:val="0"/>
          <w:marBottom w:val="0"/>
          <w:divBdr>
            <w:top w:val="none" w:sz="0" w:space="0" w:color="auto"/>
            <w:left w:val="none" w:sz="0" w:space="0" w:color="auto"/>
            <w:bottom w:val="none" w:sz="0" w:space="0" w:color="auto"/>
            <w:right w:val="none" w:sz="0" w:space="0" w:color="auto"/>
          </w:divBdr>
        </w:div>
        <w:div w:id="343287642">
          <w:marLeft w:val="0"/>
          <w:marRight w:val="0"/>
          <w:marTop w:val="0"/>
          <w:marBottom w:val="0"/>
          <w:divBdr>
            <w:top w:val="none" w:sz="0" w:space="0" w:color="auto"/>
            <w:left w:val="none" w:sz="0" w:space="0" w:color="auto"/>
            <w:bottom w:val="none" w:sz="0" w:space="0" w:color="auto"/>
            <w:right w:val="none" w:sz="0" w:space="0" w:color="auto"/>
          </w:divBdr>
        </w:div>
        <w:div w:id="425464346">
          <w:marLeft w:val="0"/>
          <w:marRight w:val="0"/>
          <w:marTop w:val="0"/>
          <w:marBottom w:val="0"/>
          <w:divBdr>
            <w:top w:val="none" w:sz="0" w:space="0" w:color="auto"/>
            <w:left w:val="none" w:sz="0" w:space="0" w:color="auto"/>
            <w:bottom w:val="none" w:sz="0" w:space="0" w:color="auto"/>
            <w:right w:val="none" w:sz="0" w:space="0" w:color="auto"/>
          </w:divBdr>
        </w:div>
        <w:div w:id="433744954">
          <w:marLeft w:val="0"/>
          <w:marRight w:val="0"/>
          <w:marTop w:val="0"/>
          <w:marBottom w:val="0"/>
          <w:divBdr>
            <w:top w:val="none" w:sz="0" w:space="0" w:color="auto"/>
            <w:left w:val="none" w:sz="0" w:space="0" w:color="auto"/>
            <w:bottom w:val="none" w:sz="0" w:space="0" w:color="auto"/>
            <w:right w:val="none" w:sz="0" w:space="0" w:color="auto"/>
          </w:divBdr>
        </w:div>
        <w:div w:id="454641585">
          <w:marLeft w:val="0"/>
          <w:marRight w:val="0"/>
          <w:marTop w:val="0"/>
          <w:marBottom w:val="0"/>
          <w:divBdr>
            <w:top w:val="none" w:sz="0" w:space="0" w:color="auto"/>
            <w:left w:val="none" w:sz="0" w:space="0" w:color="auto"/>
            <w:bottom w:val="none" w:sz="0" w:space="0" w:color="auto"/>
            <w:right w:val="none" w:sz="0" w:space="0" w:color="auto"/>
          </w:divBdr>
        </w:div>
        <w:div w:id="481584772">
          <w:marLeft w:val="0"/>
          <w:marRight w:val="0"/>
          <w:marTop w:val="0"/>
          <w:marBottom w:val="0"/>
          <w:divBdr>
            <w:top w:val="none" w:sz="0" w:space="0" w:color="auto"/>
            <w:left w:val="none" w:sz="0" w:space="0" w:color="auto"/>
            <w:bottom w:val="none" w:sz="0" w:space="0" w:color="auto"/>
            <w:right w:val="none" w:sz="0" w:space="0" w:color="auto"/>
          </w:divBdr>
        </w:div>
        <w:div w:id="537082212">
          <w:marLeft w:val="0"/>
          <w:marRight w:val="0"/>
          <w:marTop w:val="0"/>
          <w:marBottom w:val="0"/>
          <w:divBdr>
            <w:top w:val="none" w:sz="0" w:space="0" w:color="auto"/>
            <w:left w:val="none" w:sz="0" w:space="0" w:color="auto"/>
            <w:bottom w:val="none" w:sz="0" w:space="0" w:color="auto"/>
            <w:right w:val="none" w:sz="0" w:space="0" w:color="auto"/>
          </w:divBdr>
        </w:div>
        <w:div w:id="634258332">
          <w:marLeft w:val="0"/>
          <w:marRight w:val="0"/>
          <w:marTop w:val="0"/>
          <w:marBottom w:val="0"/>
          <w:divBdr>
            <w:top w:val="none" w:sz="0" w:space="0" w:color="auto"/>
            <w:left w:val="none" w:sz="0" w:space="0" w:color="auto"/>
            <w:bottom w:val="none" w:sz="0" w:space="0" w:color="auto"/>
            <w:right w:val="none" w:sz="0" w:space="0" w:color="auto"/>
          </w:divBdr>
        </w:div>
        <w:div w:id="681278652">
          <w:marLeft w:val="0"/>
          <w:marRight w:val="0"/>
          <w:marTop w:val="0"/>
          <w:marBottom w:val="0"/>
          <w:divBdr>
            <w:top w:val="none" w:sz="0" w:space="0" w:color="auto"/>
            <w:left w:val="none" w:sz="0" w:space="0" w:color="auto"/>
            <w:bottom w:val="none" w:sz="0" w:space="0" w:color="auto"/>
            <w:right w:val="none" w:sz="0" w:space="0" w:color="auto"/>
          </w:divBdr>
        </w:div>
        <w:div w:id="684093111">
          <w:marLeft w:val="0"/>
          <w:marRight w:val="0"/>
          <w:marTop w:val="0"/>
          <w:marBottom w:val="0"/>
          <w:divBdr>
            <w:top w:val="none" w:sz="0" w:space="0" w:color="auto"/>
            <w:left w:val="none" w:sz="0" w:space="0" w:color="auto"/>
            <w:bottom w:val="none" w:sz="0" w:space="0" w:color="auto"/>
            <w:right w:val="none" w:sz="0" w:space="0" w:color="auto"/>
          </w:divBdr>
        </w:div>
        <w:div w:id="708065538">
          <w:marLeft w:val="0"/>
          <w:marRight w:val="0"/>
          <w:marTop w:val="0"/>
          <w:marBottom w:val="0"/>
          <w:divBdr>
            <w:top w:val="none" w:sz="0" w:space="0" w:color="auto"/>
            <w:left w:val="none" w:sz="0" w:space="0" w:color="auto"/>
            <w:bottom w:val="none" w:sz="0" w:space="0" w:color="auto"/>
            <w:right w:val="none" w:sz="0" w:space="0" w:color="auto"/>
          </w:divBdr>
        </w:div>
        <w:div w:id="738943486">
          <w:marLeft w:val="0"/>
          <w:marRight w:val="0"/>
          <w:marTop w:val="0"/>
          <w:marBottom w:val="0"/>
          <w:divBdr>
            <w:top w:val="none" w:sz="0" w:space="0" w:color="auto"/>
            <w:left w:val="none" w:sz="0" w:space="0" w:color="auto"/>
            <w:bottom w:val="none" w:sz="0" w:space="0" w:color="auto"/>
            <w:right w:val="none" w:sz="0" w:space="0" w:color="auto"/>
          </w:divBdr>
        </w:div>
        <w:div w:id="762066129">
          <w:marLeft w:val="0"/>
          <w:marRight w:val="0"/>
          <w:marTop w:val="0"/>
          <w:marBottom w:val="0"/>
          <w:divBdr>
            <w:top w:val="none" w:sz="0" w:space="0" w:color="auto"/>
            <w:left w:val="none" w:sz="0" w:space="0" w:color="auto"/>
            <w:bottom w:val="none" w:sz="0" w:space="0" w:color="auto"/>
            <w:right w:val="none" w:sz="0" w:space="0" w:color="auto"/>
          </w:divBdr>
        </w:div>
        <w:div w:id="902913050">
          <w:marLeft w:val="0"/>
          <w:marRight w:val="0"/>
          <w:marTop w:val="0"/>
          <w:marBottom w:val="0"/>
          <w:divBdr>
            <w:top w:val="none" w:sz="0" w:space="0" w:color="auto"/>
            <w:left w:val="none" w:sz="0" w:space="0" w:color="auto"/>
            <w:bottom w:val="none" w:sz="0" w:space="0" w:color="auto"/>
            <w:right w:val="none" w:sz="0" w:space="0" w:color="auto"/>
          </w:divBdr>
        </w:div>
        <w:div w:id="924220200">
          <w:marLeft w:val="0"/>
          <w:marRight w:val="0"/>
          <w:marTop w:val="0"/>
          <w:marBottom w:val="0"/>
          <w:divBdr>
            <w:top w:val="none" w:sz="0" w:space="0" w:color="auto"/>
            <w:left w:val="none" w:sz="0" w:space="0" w:color="auto"/>
            <w:bottom w:val="none" w:sz="0" w:space="0" w:color="auto"/>
            <w:right w:val="none" w:sz="0" w:space="0" w:color="auto"/>
          </w:divBdr>
        </w:div>
        <w:div w:id="939528315">
          <w:marLeft w:val="0"/>
          <w:marRight w:val="0"/>
          <w:marTop w:val="0"/>
          <w:marBottom w:val="0"/>
          <w:divBdr>
            <w:top w:val="none" w:sz="0" w:space="0" w:color="auto"/>
            <w:left w:val="none" w:sz="0" w:space="0" w:color="auto"/>
            <w:bottom w:val="none" w:sz="0" w:space="0" w:color="auto"/>
            <w:right w:val="none" w:sz="0" w:space="0" w:color="auto"/>
          </w:divBdr>
        </w:div>
        <w:div w:id="1018510297">
          <w:marLeft w:val="0"/>
          <w:marRight w:val="0"/>
          <w:marTop w:val="0"/>
          <w:marBottom w:val="0"/>
          <w:divBdr>
            <w:top w:val="none" w:sz="0" w:space="0" w:color="auto"/>
            <w:left w:val="none" w:sz="0" w:space="0" w:color="auto"/>
            <w:bottom w:val="none" w:sz="0" w:space="0" w:color="auto"/>
            <w:right w:val="none" w:sz="0" w:space="0" w:color="auto"/>
          </w:divBdr>
        </w:div>
        <w:div w:id="1043561133">
          <w:marLeft w:val="0"/>
          <w:marRight w:val="0"/>
          <w:marTop w:val="0"/>
          <w:marBottom w:val="0"/>
          <w:divBdr>
            <w:top w:val="none" w:sz="0" w:space="0" w:color="auto"/>
            <w:left w:val="none" w:sz="0" w:space="0" w:color="auto"/>
            <w:bottom w:val="none" w:sz="0" w:space="0" w:color="auto"/>
            <w:right w:val="none" w:sz="0" w:space="0" w:color="auto"/>
          </w:divBdr>
        </w:div>
        <w:div w:id="1087534252">
          <w:marLeft w:val="0"/>
          <w:marRight w:val="0"/>
          <w:marTop w:val="0"/>
          <w:marBottom w:val="0"/>
          <w:divBdr>
            <w:top w:val="none" w:sz="0" w:space="0" w:color="auto"/>
            <w:left w:val="none" w:sz="0" w:space="0" w:color="auto"/>
            <w:bottom w:val="none" w:sz="0" w:space="0" w:color="auto"/>
            <w:right w:val="none" w:sz="0" w:space="0" w:color="auto"/>
          </w:divBdr>
        </w:div>
        <w:div w:id="1103260515">
          <w:marLeft w:val="0"/>
          <w:marRight w:val="0"/>
          <w:marTop w:val="0"/>
          <w:marBottom w:val="0"/>
          <w:divBdr>
            <w:top w:val="none" w:sz="0" w:space="0" w:color="auto"/>
            <w:left w:val="none" w:sz="0" w:space="0" w:color="auto"/>
            <w:bottom w:val="none" w:sz="0" w:space="0" w:color="auto"/>
            <w:right w:val="none" w:sz="0" w:space="0" w:color="auto"/>
          </w:divBdr>
        </w:div>
        <w:div w:id="1163203538">
          <w:marLeft w:val="0"/>
          <w:marRight w:val="0"/>
          <w:marTop w:val="0"/>
          <w:marBottom w:val="0"/>
          <w:divBdr>
            <w:top w:val="none" w:sz="0" w:space="0" w:color="auto"/>
            <w:left w:val="none" w:sz="0" w:space="0" w:color="auto"/>
            <w:bottom w:val="none" w:sz="0" w:space="0" w:color="auto"/>
            <w:right w:val="none" w:sz="0" w:space="0" w:color="auto"/>
          </w:divBdr>
        </w:div>
        <w:div w:id="1195539002">
          <w:marLeft w:val="0"/>
          <w:marRight w:val="0"/>
          <w:marTop w:val="0"/>
          <w:marBottom w:val="0"/>
          <w:divBdr>
            <w:top w:val="none" w:sz="0" w:space="0" w:color="auto"/>
            <w:left w:val="none" w:sz="0" w:space="0" w:color="auto"/>
            <w:bottom w:val="none" w:sz="0" w:space="0" w:color="auto"/>
            <w:right w:val="none" w:sz="0" w:space="0" w:color="auto"/>
          </w:divBdr>
        </w:div>
        <w:div w:id="1242565207">
          <w:marLeft w:val="0"/>
          <w:marRight w:val="0"/>
          <w:marTop w:val="0"/>
          <w:marBottom w:val="0"/>
          <w:divBdr>
            <w:top w:val="none" w:sz="0" w:space="0" w:color="auto"/>
            <w:left w:val="none" w:sz="0" w:space="0" w:color="auto"/>
            <w:bottom w:val="none" w:sz="0" w:space="0" w:color="auto"/>
            <w:right w:val="none" w:sz="0" w:space="0" w:color="auto"/>
          </w:divBdr>
        </w:div>
        <w:div w:id="1330520165">
          <w:marLeft w:val="0"/>
          <w:marRight w:val="0"/>
          <w:marTop w:val="0"/>
          <w:marBottom w:val="0"/>
          <w:divBdr>
            <w:top w:val="none" w:sz="0" w:space="0" w:color="auto"/>
            <w:left w:val="none" w:sz="0" w:space="0" w:color="auto"/>
            <w:bottom w:val="none" w:sz="0" w:space="0" w:color="auto"/>
            <w:right w:val="none" w:sz="0" w:space="0" w:color="auto"/>
          </w:divBdr>
        </w:div>
        <w:div w:id="1387533611">
          <w:marLeft w:val="0"/>
          <w:marRight w:val="0"/>
          <w:marTop w:val="0"/>
          <w:marBottom w:val="0"/>
          <w:divBdr>
            <w:top w:val="none" w:sz="0" w:space="0" w:color="auto"/>
            <w:left w:val="none" w:sz="0" w:space="0" w:color="auto"/>
            <w:bottom w:val="none" w:sz="0" w:space="0" w:color="auto"/>
            <w:right w:val="none" w:sz="0" w:space="0" w:color="auto"/>
          </w:divBdr>
        </w:div>
        <w:div w:id="1394816362">
          <w:marLeft w:val="0"/>
          <w:marRight w:val="0"/>
          <w:marTop w:val="0"/>
          <w:marBottom w:val="0"/>
          <w:divBdr>
            <w:top w:val="none" w:sz="0" w:space="0" w:color="auto"/>
            <w:left w:val="none" w:sz="0" w:space="0" w:color="auto"/>
            <w:bottom w:val="none" w:sz="0" w:space="0" w:color="auto"/>
            <w:right w:val="none" w:sz="0" w:space="0" w:color="auto"/>
          </w:divBdr>
        </w:div>
        <w:div w:id="1397775327">
          <w:marLeft w:val="0"/>
          <w:marRight w:val="0"/>
          <w:marTop w:val="0"/>
          <w:marBottom w:val="0"/>
          <w:divBdr>
            <w:top w:val="none" w:sz="0" w:space="0" w:color="auto"/>
            <w:left w:val="none" w:sz="0" w:space="0" w:color="auto"/>
            <w:bottom w:val="none" w:sz="0" w:space="0" w:color="auto"/>
            <w:right w:val="none" w:sz="0" w:space="0" w:color="auto"/>
          </w:divBdr>
        </w:div>
        <w:div w:id="1528984547">
          <w:marLeft w:val="0"/>
          <w:marRight w:val="0"/>
          <w:marTop w:val="0"/>
          <w:marBottom w:val="0"/>
          <w:divBdr>
            <w:top w:val="none" w:sz="0" w:space="0" w:color="auto"/>
            <w:left w:val="none" w:sz="0" w:space="0" w:color="auto"/>
            <w:bottom w:val="none" w:sz="0" w:space="0" w:color="auto"/>
            <w:right w:val="none" w:sz="0" w:space="0" w:color="auto"/>
          </w:divBdr>
        </w:div>
        <w:div w:id="1560626379">
          <w:marLeft w:val="0"/>
          <w:marRight w:val="0"/>
          <w:marTop w:val="0"/>
          <w:marBottom w:val="0"/>
          <w:divBdr>
            <w:top w:val="none" w:sz="0" w:space="0" w:color="auto"/>
            <w:left w:val="none" w:sz="0" w:space="0" w:color="auto"/>
            <w:bottom w:val="none" w:sz="0" w:space="0" w:color="auto"/>
            <w:right w:val="none" w:sz="0" w:space="0" w:color="auto"/>
          </w:divBdr>
        </w:div>
        <w:div w:id="1628200194">
          <w:marLeft w:val="0"/>
          <w:marRight w:val="0"/>
          <w:marTop w:val="0"/>
          <w:marBottom w:val="0"/>
          <w:divBdr>
            <w:top w:val="none" w:sz="0" w:space="0" w:color="auto"/>
            <w:left w:val="none" w:sz="0" w:space="0" w:color="auto"/>
            <w:bottom w:val="none" w:sz="0" w:space="0" w:color="auto"/>
            <w:right w:val="none" w:sz="0" w:space="0" w:color="auto"/>
          </w:divBdr>
        </w:div>
        <w:div w:id="1644582506">
          <w:marLeft w:val="0"/>
          <w:marRight w:val="0"/>
          <w:marTop w:val="0"/>
          <w:marBottom w:val="0"/>
          <w:divBdr>
            <w:top w:val="none" w:sz="0" w:space="0" w:color="auto"/>
            <w:left w:val="none" w:sz="0" w:space="0" w:color="auto"/>
            <w:bottom w:val="none" w:sz="0" w:space="0" w:color="auto"/>
            <w:right w:val="none" w:sz="0" w:space="0" w:color="auto"/>
          </w:divBdr>
        </w:div>
        <w:div w:id="1645699562">
          <w:marLeft w:val="0"/>
          <w:marRight w:val="0"/>
          <w:marTop w:val="0"/>
          <w:marBottom w:val="0"/>
          <w:divBdr>
            <w:top w:val="none" w:sz="0" w:space="0" w:color="auto"/>
            <w:left w:val="none" w:sz="0" w:space="0" w:color="auto"/>
            <w:bottom w:val="none" w:sz="0" w:space="0" w:color="auto"/>
            <w:right w:val="none" w:sz="0" w:space="0" w:color="auto"/>
          </w:divBdr>
        </w:div>
        <w:div w:id="1656060132">
          <w:marLeft w:val="0"/>
          <w:marRight w:val="0"/>
          <w:marTop w:val="0"/>
          <w:marBottom w:val="0"/>
          <w:divBdr>
            <w:top w:val="none" w:sz="0" w:space="0" w:color="auto"/>
            <w:left w:val="none" w:sz="0" w:space="0" w:color="auto"/>
            <w:bottom w:val="none" w:sz="0" w:space="0" w:color="auto"/>
            <w:right w:val="none" w:sz="0" w:space="0" w:color="auto"/>
          </w:divBdr>
        </w:div>
        <w:div w:id="1689521270">
          <w:marLeft w:val="0"/>
          <w:marRight w:val="0"/>
          <w:marTop w:val="0"/>
          <w:marBottom w:val="0"/>
          <w:divBdr>
            <w:top w:val="none" w:sz="0" w:space="0" w:color="auto"/>
            <w:left w:val="none" w:sz="0" w:space="0" w:color="auto"/>
            <w:bottom w:val="none" w:sz="0" w:space="0" w:color="auto"/>
            <w:right w:val="none" w:sz="0" w:space="0" w:color="auto"/>
          </w:divBdr>
        </w:div>
        <w:div w:id="1770587131">
          <w:marLeft w:val="0"/>
          <w:marRight w:val="0"/>
          <w:marTop w:val="0"/>
          <w:marBottom w:val="0"/>
          <w:divBdr>
            <w:top w:val="none" w:sz="0" w:space="0" w:color="auto"/>
            <w:left w:val="none" w:sz="0" w:space="0" w:color="auto"/>
            <w:bottom w:val="none" w:sz="0" w:space="0" w:color="auto"/>
            <w:right w:val="none" w:sz="0" w:space="0" w:color="auto"/>
          </w:divBdr>
        </w:div>
        <w:div w:id="1849514210">
          <w:marLeft w:val="0"/>
          <w:marRight w:val="0"/>
          <w:marTop w:val="0"/>
          <w:marBottom w:val="0"/>
          <w:divBdr>
            <w:top w:val="none" w:sz="0" w:space="0" w:color="auto"/>
            <w:left w:val="none" w:sz="0" w:space="0" w:color="auto"/>
            <w:bottom w:val="none" w:sz="0" w:space="0" w:color="auto"/>
            <w:right w:val="none" w:sz="0" w:space="0" w:color="auto"/>
          </w:divBdr>
        </w:div>
        <w:div w:id="1852793154">
          <w:marLeft w:val="0"/>
          <w:marRight w:val="0"/>
          <w:marTop w:val="0"/>
          <w:marBottom w:val="0"/>
          <w:divBdr>
            <w:top w:val="none" w:sz="0" w:space="0" w:color="auto"/>
            <w:left w:val="none" w:sz="0" w:space="0" w:color="auto"/>
            <w:bottom w:val="none" w:sz="0" w:space="0" w:color="auto"/>
            <w:right w:val="none" w:sz="0" w:space="0" w:color="auto"/>
          </w:divBdr>
        </w:div>
        <w:div w:id="1958565902">
          <w:marLeft w:val="0"/>
          <w:marRight w:val="0"/>
          <w:marTop w:val="0"/>
          <w:marBottom w:val="0"/>
          <w:divBdr>
            <w:top w:val="none" w:sz="0" w:space="0" w:color="auto"/>
            <w:left w:val="none" w:sz="0" w:space="0" w:color="auto"/>
            <w:bottom w:val="none" w:sz="0" w:space="0" w:color="auto"/>
            <w:right w:val="none" w:sz="0" w:space="0" w:color="auto"/>
          </w:divBdr>
        </w:div>
        <w:div w:id="1995182482">
          <w:marLeft w:val="0"/>
          <w:marRight w:val="0"/>
          <w:marTop w:val="0"/>
          <w:marBottom w:val="0"/>
          <w:divBdr>
            <w:top w:val="none" w:sz="0" w:space="0" w:color="auto"/>
            <w:left w:val="none" w:sz="0" w:space="0" w:color="auto"/>
            <w:bottom w:val="none" w:sz="0" w:space="0" w:color="auto"/>
            <w:right w:val="none" w:sz="0" w:space="0" w:color="auto"/>
          </w:divBdr>
        </w:div>
        <w:div w:id="2014068161">
          <w:marLeft w:val="0"/>
          <w:marRight w:val="0"/>
          <w:marTop w:val="0"/>
          <w:marBottom w:val="0"/>
          <w:divBdr>
            <w:top w:val="none" w:sz="0" w:space="0" w:color="auto"/>
            <w:left w:val="none" w:sz="0" w:space="0" w:color="auto"/>
            <w:bottom w:val="none" w:sz="0" w:space="0" w:color="auto"/>
            <w:right w:val="none" w:sz="0" w:space="0" w:color="auto"/>
          </w:divBdr>
        </w:div>
        <w:div w:id="2024242541">
          <w:marLeft w:val="0"/>
          <w:marRight w:val="0"/>
          <w:marTop w:val="0"/>
          <w:marBottom w:val="0"/>
          <w:divBdr>
            <w:top w:val="none" w:sz="0" w:space="0" w:color="auto"/>
            <w:left w:val="none" w:sz="0" w:space="0" w:color="auto"/>
            <w:bottom w:val="none" w:sz="0" w:space="0" w:color="auto"/>
            <w:right w:val="none" w:sz="0" w:space="0" w:color="auto"/>
          </w:divBdr>
        </w:div>
        <w:div w:id="2030251825">
          <w:marLeft w:val="0"/>
          <w:marRight w:val="0"/>
          <w:marTop w:val="0"/>
          <w:marBottom w:val="0"/>
          <w:divBdr>
            <w:top w:val="none" w:sz="0" w:space="0" w:color="auto"/>
            <w:left w:val="none" w:sz="0" w:space="0" w:color="auto"/>
            <w:bottom w:val="none" w:sz="0" w:space="0" w:color="auto"/>
            <w:right w:val="none" w:sz="0" w:space="0" w:color="auto"/>
          </w:divBdr>
        </w:div>
      </w:divsChild>
    </w:div>
    <w:div w:id="1340044004">
      <w:bodyDiv w:val="1"/>
      <w:marLeft w:val="0"/>
      <w:marRight w:val="0"/>
      <w:marTop w:val="0"/>
      <w:marBottom w:val="0"/>
      <w:divBdr>
        <w:top w:val="none" w:sz="0" w:space="0" w:color="auto"/>
        <w:left w:val="none" w:sz="0" w:space="0" w:color="auto"/>
        <w:bottom w:val="none" w:sz="0" w:space="0" w:color="auto"/>
        <w:right w:val="none" w:sz="0" w:space="0" w:color="auto"/>
      </w:divBdr>
    </w:div>
    <w:div w:id="1395348687">
      <w:bodyDiv w:val="1"/>
      <w:marLeft w:val="0"/>
      <w:marRight w:val="0"/>
      <w:marTop w:val="0"/>
      <w:marBottom w:val="0"/>
      <w:divBdr>
        <w:top w:val="none" w:sz="0" w:space="0" w:color="auto"/>
        <w:left w:val="none" w:sz="0" w:space="0" w:color="auto"/>
        <w:bottom w:val="none" w:sz="0" w:space="0" w:color="auto"/>
        <w:right w:val="none" w:sz="0" w:space="0" w:color="auto"/>
      </w:divBdr>
    </w:div>
    <w:div w:id="1421024982">
      <w:bodyDiv w:val="1"/>
      <w:marLeft w:val="0"/>
      <w:marRight w:val="0"/>
      <w:marTop w:val="0"/>
      <w:marBottom w:val="0"/>
      <w:divBdr>
        <w:top w:val="none" w:sz="0" w:space="0" w:color="auto"/>
        <w:left w:val="none" w:sz="0" w:space="0" w:color="auto"/>
        <w:bottom w:val="none" w:sz="0" w:space="0" w:color="auto"/>
        <w:right w:val="none" w:sz="0" w:space="0" w:color="auto"/>
      </w:divBdr>
    </w:div>
    <w:div w:id="1645309662">
      <w:bodyDiv w:val="1"/>
      <w:marLeft w:val="0"/>
      <w:marRight w:val="0"/>
      <w:marTop w:val="0"/>
      <w:marBottom w:val="0"/>
      <w:divBdr>
        <w:top w:val="none" w:sz="0" w:space="0" w:color="auto"/>
        <w:left w:val="none" w:sz="0" w:space="0" w:color="auto"/>
        <w:bottom w:val="none" w:sz="0" w:space="0" w:color="auto"/>
        <w:right w:val="none" w:sz="0" w:space="0" w:color="auto"/>
      </w:divBdr>
      <w:divsChild>
        <w:div w:id="325671473">
          <w:marLeft w:val="0"/>
          <w:marRight w:val="0"/>
          <w:marTop w:val="0"/>
          <w:marBottom w:val="0"/>
          <w:divBdr>
            <w:top w:val="none" w:sz="0" w:space="0" w:color="auto"/>
            <w:left w:val="none" w:sz="0" w:space="0" w:color="auto"/>
            <w:bottom w:val="none" w:sz="0" w:space="0" w:color="auto"/>
            <w:right w:val="none" w:sz="0" w:space="0" w:color="auto"/>
          </w:divBdr>
          <w:divsChild>
            <w:div w:id="259603565">
              <w:marLeft w:val="0"/>
              <w:marRight w:val="0"/>
              <w:marTop w:val="0"/>
              <w:marBottom w:val="0"/>
              <w:divBdr>
                <w:top w:val="none" w:sz="0" w:space="0" w:color="auto"/>
                <w:left w:val="none" w:sz="0" w:space="0" w:color="auto"/>
                <w:bottom w:val="none" w:sz="0" w:space="0" w:color="auto"/>
                <w:right w:val="none" w:sz="0" w:space="0" w:color="auto"/>
              </w:divBdr>
            </w:div>
            <w:div w:id="621618151">
              <w:marLeft w:val="0"/>
              <w:marRight w:val="0"/>
              <w:marTop w:val="0"/>
              <w:marBottom w:val="0"/>
              <w:divBdr>
                <w:top w:val="none" w:sz="0" w:space="0" w:color="auto"/>
                <w:left w:val="none" w:sz="0" w:space="0" w:color="auto"/>
                <w:bottom w:val="none" w:sz="0" w:space="0" w:color="auto"/>
                <w:right w:val="none" w:sz="0" w:space="0" w:color="auto"/>
              </w:divBdr>
            </w:div>
            <w:div w:id="655963931">
              <w:marLeft w:val="0"/>
              <w:marRight w:val="0"/>
              <w:marTop w:val="0"/>
              <w:marBottom w:val="0"/>
              <w:divBdr>
                <w:top w:val="none" w:sz="0" w:space="0" w:color="auto"/>
                <w:left w:val="none" w:sz="0" w:space="0" w:color="auto"/>
                <w:bottom w:val="none" w:sz="0" w:space="0" w:color="auto"/>
                <w:right w:val="none" w:sz="0" w:space="0" w:color="auto"/>
              </w:divBdr>
            </w:div>
            <w:div w:id="754479186">
              <w:marLeft w:val="0"/>
              <w:marRight w:val="0"/>
              <w:marTop w:val="0"/>
              <w:marBottom w:val="0"/>
              <w:divBdr>
                <w:top w:val="none" w:sz="0" w:space="0" w:color="auto"/>
                <w:left w:val="none" w:sz="0" w:space="0" w:color="auto"/>
                <w:bottom w:val="none" w:sz="0" w:space="0" w:color="auto"/>
                <w:right w:val="none" w:sz="0" w:space="0" w:color="auto"/>
              </w:divBdr>
            </w:div>
            <w:div w:id="772556881">
              <w:marLeft w:val="0"/>
              <w:marRight w:val="0"/>
              <w:marTop w:val="0"/>
              <w:marBottom w:val="0"/>
              <w:divBdr>
                <w:top w:val="none" w:sz="0" w:space="0" w:color="auto"/>
                <w:left w:val="none" w:sz="0" w:space="0" w:color="auto"/>
                <w:bottom w:val="none" w:sz="0" w:space="0" w:color="auto"/>
                <w:right w:val="none" w:sz="0" w:space="0" w:color="auto"/>
              </w:divBdr>
            </w:div>
            <w:div w:id="811754886">
              <w:marLeft w:val="0"/>
              <w:marRight w:val="0"/>
              <w:marTop w:val="0"/>
              <w:marBottom w:val="0"/>
              <w:divBdr>
                <w:top w:val="none" w:sz="0" w:space="0" w:color="auto"/>
                <w:left w:val="none" w:sz="0" w:space="0" w:color="auto"/>
                <w:bottom w:val="none" w:sz="0" w:space="0" w:color="auto"/>
                <w:right w:val="none" w:sz="0" w:space="0" w:color="auto"/>
              </w:divBdr>
            </w:div>
            <w:div w:id="961304983">
              <w:marLeft w:val="0"/>
              <w:marRight w:val="0"/>
              <w:marTop w:val="0"/>
              <w:marBottom w:val="0"/>
              <w:divBdr>
                <w:top w:val="none" w:sz="0" w:space="0" w:color="auto"/>
                <w:left w:val="none" w:sz="0" w:space="0" w:color="auto"/>
                <w:bottom w:val="none" w:sz="0" w:space="0" w:color="auto"/>
                <w:right w:val="none" w:sz="0" w:space="0" w:color="auto"/>
              </w:divBdr>
            </w:div>
            <w:div w:id="971130835">
              <w:marLeft w:val="0"/>
              <w:marRight w:val="0"/>
              <w:marTop w:val="0"/>
              <w:marBottom w:val="0"/>
              <w:divBdr>
                <w:top w:val="none" w:sz="0" w:space="0" w:color="auto"/>
                <w:left w:val="none" w:sz="0" w:space="0" w:color="auto"/>
                <w:bottom w:val="none" w:sz="0" w:space="0" w:color="auto"/>
                <w:right w:val="none" w:sz="0" w:space="0" w:color="auto"/>
              </w:divBdr>
            </w:div>
            <w:div w:id="983850107">
              <w:marLeft w:val="0"/>
              <w:marRight w:val="0"/>
              <w:marTop w:val="0"/>
              <w:marBottom w:val="0"/>
              <w:divBdr>
                <w:top w:val="none" w:sz="0" w:space="0" w:color="auto"/>
                <w:left w:val="none" w:sz="0" w:space="0" w:color="auto"/>
                <w:bottom w:val="none" w:sz="0" w:space="0" w:color="auto"/>
                <w:right w:val="none" w:sz="0" w:space="0" w:color="auto"/>
              </w:divBdr>
            </w:div>
            <w:div w:id="1050300885">
              <w:marLeft w:val="0"/>
              <w:marRight w:val="0"/>
              <w:marTop w:val="0"/>
              <w:marBottom w:val="0"/>
              <w:divBdr>
                <w:top w:val="none" w:sz="0" w:space="0" w:color="auto"/>
                <w:left w:val="none" w:sz="0" w:space="0" w:color="auto"/>
                <w:bottom w:val="none" w:sz="0" w:space="0" w:color="auto"/>
                <w:right w:val="none" w:sz="0" w:space="0" w:color="auto"/>
              </w:divBdr>
            </w:div>
            <w:div w:id="1221819173">
              <w:marLeft w:val="0"/>
              <w:marRight w:val="0"/>
              <w:marTop w:val="0"/>
              <w:marBottom w:val="0"/>
              <w:divBdr>
                <w:top w:val="none" w:sz="0" w:space="0" w:color="auto"/>
                <w:left w:val="none" w:sz="0" w:space="0" w:color="auto"/>
                <w:bottom w:val="none" w:sz="0" w:space="0" w:color="auto"/>
                <w:right w:val="none" w:sz="0" w:space="0" w:color="auto"/>
              </w:divBdr>
            </w:div>
            <w:div w:id="1268580368">
              <w:marLeft w:val="0"/>
              <w:marRight w:val="0"/>
              <w:marTop w:val="0"/>
              <w:marBottom w:val="0"/>
              <w:divBdr>
                <w:top w:val="none" w:sz="0" w:space="0" w:color="auto"/>
                <w:left w:val="none" w:sz="0" w:space="0" w:color="auto"/>
                <w:bottom w:val="none" w:sz="0" w:space="0" w:color="auto"/>
                <w:right w:val="none" w:sz="0" w:space="0" w:color="auto"/>
              </w:divBdr>
            </w:div>
            <w:div w:id="1502039487">
              <w:marLeft w:val="0"/>
              <w:marRight w:val="0"/>
              <w:marTop w:val="0"/>
              <w:marBottom w:val="0"/>
              <w:divBdr>
                <w:top w:val="none" w:sz="0" w:space="0" w:color="auto"/>
                <w:left w:val="none" w:sz="0" w:space="0" w:color="auto"/>
                <w:bottom w:val="none" w:sz="0" w:space="0" w:color="auto"/>
                <w:right w:val="none" w:sz="0" w:space="0" w:color="auto"/>
              </w:divBdr>
            </w:div>
            <w:div w:id="1712487797">
              <w:marLeft w:val="0"/>
              <w:marRight w:val="0"/>
              <w:marTop w:val="0"/>
              <w:marBottom w:val="0"/>
              <w:divBdr>
                <w:top w:val="none" w:sz="0" w:space="0" w:color="auto"/>
                <w:left w:val="none" w:sz="0" w:space="0" w:color="auto"/>
                <w:bottom w:val="none" w:sz="0" w:space="0" w:color="auto"/>
                <w:right w:val="none" w:sz="0" w:space="0" w:color="auto"/>
              </w:divBdr>
            </w:div>
            <w:div w:id="1751346769">
              <w:marLeft w:val="0"/>
              <w:marRight w:val="0"/>
              <w:marTop w:val="0"/>
              <w:marBottom w:val="0"/>
              <w:divBdr>
                <w:top w:val="none" w:sz="0" w:space="0" w:color="auto"/>
                <w:left w:val="none" w:sz="0" w:space="0" w:color="auto"/>
                <w:bottom w:val="none" w:sz="0" w:space="0" w:color="auto"/>
                <w:right w:val="none" w:sz="0" w:space="0" w:color="auto"/>
              </w:divBdr>
            </w:div>
            <w:div w:id="1821384725">
              <w:marLeft w:val="0"/>
              <w:marRight w:val="0"/>
              <w:marTop w:val="0"/>
              <w:marBottom w:val="0"/>
              <w:divBdr>
                <w:top w:val="none" w:sz="0" w:space="0" w:color="auto"/>
                <w:left w:val="none" w:sz="0" w:space="0" w:color="auto"/>
                <w:bottom w:val="none" w:sz="0" w:space="0" w:color="auto"/>
                <w:right w:val="none" w:sz="0" w:space="0" w:color="auto"/>
              </w:divBdr>
            </w:div>
            <w:div w:id="1827554159">
              <w:marLeft w:val="0"/>
              <w:marRight w:val="0"/>
              <w:marTop w:val="0"/>
              <w:marBottom w:val="0"/>
              <w:divBdr>
                <w:top w:val="none" w:sz="0" w:space="0" w:color="auto"/>
                <w:left w:val="none" w:sz="0" w:space="0" w:color="auto"/>
                <w:bottom w:val="none" w:sz="0" w:space="0" w:color="auto"/>
                <w:right w:val="none" w:sz="0" w:space="0" w:color="auto"/>
              </w:divBdr>
            </w:div>
            <w:div w:id="1885751359">
              <w:marLeft w:val="0"/>
              <w:marRight w:val="0"/>
              <w:marTop w:val="0"/>
              <w:marBottom w:val="0"/>
              <w:divBdr>
                <w:top w:val="none" w:sz="0" w:space="0" w:color="auto"/>
                <w:left w:val="none" w:sz="0" w:space="0" w:color="auto"/>
                <w:bottom w:val="none" w:sz="0" w:space="0" w:color="auto"/>
                <w:right w:val="none" w:sz="0" w:space="0" w:color="auto"/>
              </w:divBdr>
            </w:div>
            <w:div w:id="2008554198">
              <w:marLeft w:val="0"/>
              <w:marRight w:val="0"/>
              <w:marTop w:val="0"/>
              <w:marBottom w:val="0"/>
              <w:divBdr>
                <w:top w:val="none" w:sz="0" w:space="0" w:color="auto"/>
                <w:left w:val="none" w:sz="0" w:space="0" w:color="auto"/>
                <w:bottom w:val="none" w:sz="0" w:space="0" w:color="auto"/>
                <w:right w:val="none" w:sz="0" w:space="0" w:color="auto"/>
              </w:divBdr>
            </w:div>
            <w:div w:id="2143648268">
              <w:marLeft w:val="0"/>
              <w:marRight w:val="0"/>
              <w:marTop w:val="0"/>
              <w:marBottom w:val="0"/>
              <w:divBdr>
                <w:top w:val="none" w:sz="0" w:space="0" w:color="auto"/>
                <w:left w:val="none" w:sz="0" w:space="0" w:color="auto"/>
                <w:bottom w:val="none" w:sz="0" w:space="0" w:color="auto"/>
                <w:right w:val="none" w:sz="0" w:space="0" w:color="auto"/>
              </w:divBdr>
            </w:div>
          </w:divsChild>
        </w:div>
        <w:div w:id="656811256">
          <w:marLeft w:val="0"/>
          <w:marRight w:val="0"/>
          <w:marTop w:val="0"/>
          <w:marBottom w:val="0"/>
          <w:divBdr>
            <w:top w:val="none" w:sz="0" w:space="0" w:color="auto"/>
            <w:left w:val="none" w:sz="0" w:space="0" w:color="auto"/>
            <w:bottom w:val="none" w:sz="0" w:space="0" w:color="auto"/>
            <w:right w:val="none" w:sz="0" w:space="0" w:color="auto"/>
          </w:divBdr>
        </w:div>
        <w:div w:id="988948259">
          <w:marLeft w:val="0"/>
          <w:marRight w:val="0"/>
          <w:marTop w:val="0"/>
          <w:marBottom w:val="0"/>
          <w:divBdr>
            <w:top w:val="none" w:sz="0" w:space="0" w:color="auto"/>
            <w:left w:val="none" w:sz="0" w:space="0" w:color="auto"/>
            <w:bottom w:val="none" w:sz="0" w:space="0" w:color="auto"/>
            <w:right w:val="none" w:sz="0" w:space="0" w:color="auto"/>
          </w:divBdr>
        </w:div>
        <w:div w:id="1301154606">
          <w:marLeft w:val="0"/>
          <w:marRight w:val="0"/>
          <w:marTop w:val="0"/>
          <w:marBottom w:val="0"/>
          <w:divBdr>
            <w:top w:val="none" w:sz="0" w:space="0" w:color="auto"/>
            <w:left w:val="none" w:sz="0" w:space="0" w:color="auto"/>
            <w:bottom w:val="none" w:sz="0" w:space="0" w:color="auto"/>
            <w:right w:val="none" w:sz="0" w:space="0" w:color="auto"/>
          </w:divBdr>
        </w:div>
        <w:div w:id="1892497153">
          <w:marLeft w:val="0"/>
          <w:marRight w:val="0"/>
          <w:marTop w:val="0"/>
          <w:marBottom w:val="0"/>
          <w:divBdr>
            <w:top w:val="none" w:sz="0" w:space="0" w:color="auto"/>
            <w:left w:val="none" w:sz="0" w:space="0" w:color="auto"/>
            <w:bottom w:val="none" w:sz="0" w:space="0" w:color="auto"/>
            <w:right w:val="none" w:sz="0" w:space="0" w:color="auto"/>
          </w:divBdr>
        </w:div>
        <w:div w:id="1994138738">
          <w:marLeft w:val="0"/>
          <w:marRight w:val="0"/>
          <w:marTop w:val="0"/>
          <w:marBottom w:val="0"/>
          <w:divBdr>
            <w:top w:val="none" w:sz="0" w:space="0" w:color="auto"/>
            <w:left w:val="none" w:sz="0" w:space="0" w:color="auto"/>
            <w:bottom w:val="none" w:sz="0" w:space="0" w:color="auto"/>
            <w:right w:val="none" w:sz="0" w:space="0" w:color="auto"/>
          </w:divBdr>
          <w:divsChild>
            <w:div w:id="1114209839">
              <w:marLeft w:val="-75"/>
              <w:marRight w:val="0"/>
              <w:marTop w:val="30"/>
              <w:marBottom w:val="30"/>
              <w:divBdr>
                <w:top w:val="none" w:sz="0" w:space="0" w:color="auto"/>
                <w:left w:val="none" w:sz="0" w:space="0" w:color="auto"/>
                <w:bottom w:val="none" w:sz="0" w:space="0" w:color="auto"/>
                <w:right w:val="none" w:sz="0" w:space="0" w:color="auto"/>
              </w:divBdr>
              <w:divsChild>
                <w:div w:id="10108902">
                  <w:marLeft w:val="0"/>
                  <w:marRight w:val="0"/>
                  <w:marTop w:val="0"/>
                  <w:marBottom w:val="0"/>
                  <w:divBdr>
                    <w:top w:val="none" w:sz="0" w:space="0" w:color="auto"/>
                    <w:left w:val="none" w:sz="0" w:space="0" w:color="auto"/>
                    <w:bottom w:val="none" w:sz="0" w:space="0" w:color="auto"/>
                    <w:right w:val="none" w:sz="0" w:space="0" w:color="auto"/>
                  </w:divBdr>
                  <w:divsChild>
                    <w:div w:id="1096288090">
                      <w:marLeft w:val="0"/>
                      <w:marRight w:val="0"/>
                      <w:marTop w:val="0"/>
                      <w:marBottom w:val="0"/>
                      <w:divBdr>
                        <w:top w:val="none" w:sz="0" w:space="0" w:color="auto"/>
                        <w:left w:val="none" w:sz="0" w:space="0" w:color="auto"/>
                        <w:bottom w:val="none" w:sz="0" w:space="0" w:color="auto"/>
                        <w:right w:val="none" w:sz="0" w:space="0" w:color="auto"/>
                      </w:divBdr>
                    </w:div>
                  </w:divsChild>
                </w:div>
                <w:div w:id="145709829">
                  <w:marLeft w:val="0"/>
                  <w:marRight w:val="0"/>
                  <w:marTop w:val="0"/>
                  <w:marBottom w:val="0"/>
                  <w:divBdr>
                    <w:top w:val="none" w:sz="0" w:space="0" w:color="auto"/>
                    <w:left w:val="none" w:sz="0" w:space="0" w:color="auto"/>
                    <w:bottom w:val="none" w:sz="0" w:space="0" w:color="auto"/>
                    <w:right w:val="none" w:sz="0" w:space="0" w:color="auto"/>
                  </w:divBdr>
                  <w:divsChild>
                    <w:div w:id="517089229">
                      <w:marLeft w:val="0"/>
                      <w:marRight w:val="0"/>
                      <w:marTop w:val="0"/>
                      <w:marBottom w:val="0"/>
                      <w:divBdr>
                        <w:top w:val="none" w:sz="0" w:space="0" w:color="auto"/>
                        <w:left w:val="none" w:sz="0" w:space="0" w:color="auto"/>
                        <w:bottom w:val="none" w:sz="0" w:space="0" w:color="auto"/>
                        <w:right w:val="none" w:sz="0" w:space="0" w:color="auto"/>
                      </w:divBdr>
                    </w:div>
                  </w:divsChild>
                </w:div>
                <w:div w:id="263078063">
                  <w:marLeft w:val="0"/>
                  <w:marRight w:val="0"/>
                  <w:marTop w:val="0"/>
                  <w:marBottom w:val="0"/>
                  <w:divBdr>
                    <w:top w:val="none" w:sz="0" w:space="0" w:color="auto"/>
                    <w:left w:val="none" w:sz="0" w:space="0" w:color="auto"/>
                    <w:bottom w:val="none" w:sz="0" w:space="0" w:color="auto"/>
                    <w:right w:val="none" w:sz="0" w:space="0" w:color="auto"/>
                  </w:divBdr>
                  <w:divsChild>
                    <w:div w:id="2069379220">
                      <w:marLeft w:val="0"/>
                      <w:marRight w:val="0"/>
                      <w:marTop w:val="0"/>
                      <w:marBottom w:val="0"/>
                      <w:divBdr>
                        <w:top w:val="none" w:sz="0" w:space="0" w:color="auto"/>
                        <w:left w:val="none" w:sz="0" w:space="0" w:color="auto"/>
                        <w:bottom w:val="none" w:sz="0" w:space="0" w:color="auto"/>
                        <w:right w:val="none" w:sz="0" w:space="0" w:color="auto"/>
                      </w:divBdr>
                    </w:div>
                  </w:divsChild>
                </w:div>
                <w:div w:id="839663827">
                  <w:marLeft w:val="0"/>
                  <w:marRight w:val="0"/>
                  <w:marTop w:val="0"/>
                  <w:marBottom w:val="0"/>
                  <w:divBdr>
                    <w:top w:val="none" w:sz="0" w:space="0" w:color="auto"/>
                    <w:left w:val="none" w:sz="0" w:space="0" w:color="auto"/>
                    <w:bottom w:val="none" w:sz="0" w:space="0" w:color="auto"/>
                    <w:right w:val="none" w:sz="0" w:space="0" w:color="auto"/>
                  </w:divBdr>
                  <w:divsChild>
                    <w:div w:id="1910267712">
                      <w:marLeft w:val="0"/>
                      <w:marRight w:val="0"/>
                      <w:marTop w:val="0"/>
                      <w:marBottom w:val="0"/>
                      <w:divBdr>
                        <w:top w:val="none" w:sz="0" w:space="0" w:color="auto"/>
                        <w:left w:val="none" w:sz="0" w:space="0" w:color="auto"/>
                        <w:bottom w:val="none" w:sz="0" w:space="0" w:color="auto"/>
                        <w:right w:val="none" w:sz="0" w:space="0" w:color="auto"/>
                      </w:divBdr>
                    </w:div>
                  </w:divsChild>
                </w:div>
                <w:div w:id="981733000">
                  <w:marLeft w:val="0"/>
                  <w:marRight w:val="0"/>
                  <w:marTop w:val="0"/>
                  <w:marBottom w:val="0"/>
                  <w:divBdr>
                    <w:top w:val="none" w:sz="0" w:space="0" w:color="auto"/>
                    <w:left w:val="none" w:sz="0" w:space="0" w:color="auto"/>
                    <w:bottom w:val="none" w:sz="0" w:space="0" w:color="auto"/>
                    <w:right w:val="none" w:sz="0" w:space="0" w:color="auto"/>
                  </w:divBdr>
                  <w:divsChild>
                    <w:div w:id="1272740047">
                      <w:marLeft w:val="0"/>
                      <w:marRight w:val="0"/>
                      <w:marTop w:val="0"/>
                      <w:marBottom w:val="0"/>
                      <w:divBdr>
                        <w:top w:val="none" w:sz="0" w:space="0" w:color="auto"/>
                        <w:left w:val="none" w:sz="0" w:space="0" w:color="auto"/>
                        <w:bottom w:val="none" w:sz="0" w:space="0" w:color="auto"/>
                        <w:right w:val="none" w:sz="0" w:space="0" w:color="auto"/>
                      </w:divBdr>
                    </w:div>
                  </w:divsChild>
                </w:div>
                <w:div w:id="998388838">
                  <w:marLeft w:val="0"/>
                  <w:marRight w:val="0"/>
                  <w:marTop w:val="0"/>
                  <w:marBottom w:val="0"/>
                  <w:divBdr>
                    <w:top w:val="none" w:sz="0" w:space="0" w:color="auto"/>
                    <w:left w:val="none" w:sz="0" w:space="0" w:color="auto"/>
                    <w:bottom w:val="none" w:sz="0" w:space="0" w:color="auto"/>
                    <w:right w:val="none" w:sz="0" w:space="0" w:color="auto"/>
                  </w:divBdr>
                  <w:divsChild>
                    <w:div w:id="1180046048">
                      <w:marLeft w:val="0"/>
                      <w:marRight w:val="0"/>
                      <w:marTop w:val="0"/>
                      <w:marBottom w:val="0"/>
                      <w:divBdr>
                        <w:top w:val="none" w:sz="0" w:space="0" w:color="auto"/>
                        <w:left w:val="none" w:sz="0" w:space="0" w:color="auto"/>
                        <w:bottom w:val="none" w:sz="0" w:space="0" w:color="auto"/>
                        <w:right w:val="none" w:sz="0" w:space="0" w:color="auto"/>
                      </w:divBdr>
                    </w:div>
                  </w:divsChild>
                </w:div>
                <w:div w:id="1028144945">
                  <w:marLeft w:val="0"/>
                  <w:marRight w:val="0"/>
                  <w:marTop w:val="0"/>
                  <w:marBottom w:val="0"/>
                  <w:divBdr>
                    <w:top w:val="none" w:sz="0" w:space="0" w:color="auto"/>
                    <w:left w:val="none" w:sz="0" w:space="0" w:color="auto"/>
                    <w:bottom w:val="none" w:sz="0" w:space="0" w:color="auto"/>
                    <w:right w:val="none" w:sz="0" w:space="0" w:color="auto"/>
                  </w:divBdr>
                  <w:divsChild>
                    <w:div w:id="1124499166">
                      <w:marLeft w:val="0"/>
                      <w:marRight w:val="0"/>
                      <w:marTop w:val="0"/>
                      <w:marBottom w:val="0"/>
                      <w:divBdr>
                        <w:top w:val="none" w:sz="0" w:space="0" w:color="auto"/>
                        <w:left w:val="none" w:sz="0" w:space="0" w:color="auto"/>
                        <w:bottom w:val="none" w:sz="0" w:space="0" w:color="auto"/>
                        <w:right w:val="none" w:sz="0" w:space="0" w:color="auto"/>
                      </w:divBdr>
                    </w:div>
                  </w:divsChild>
                </w:div>
                <w:div w:id="1062025855">
                  <w:marLeft w:val="0"/>
                  <w:marRight w:val="0"/>
                  <w:marTop w:val="0"/>
                  <w:marBottom w:val="0"/>
                  <w:divBdr>
                    <w:top w:val="none" w:sz="0" w:space="0" w:color="auto"/>
                    <w:left w:val="none" w:sz="0" w:space="0" w:color="auto"/>
                    <w:bottom w:val="none" w:sz="0" w:space="0" w:color="auto"/>
                    <w:right w:val="none" w:sz="0" w:space="0" w:color="auto"/>
                  </w:divBdr>
                  <w:divsChild>
                    <w:div w:id="275673441">
                      <w:marLeft w:val="0"/>
                      <w:marRight w:val="0"/>
                      <w:marTop w:val="0"/>
                      <w:marBottom w:val="0"/>
                      <w:divBdr>
                        <w:top w:val="none" w:sz="0" w:space="0" w:color="auto"/>
                        <w:left w:val="none" w:sz="0" w:space="0" w:color="auto"/>
                        <w:bottom w:val="none" w:sz="0" w:space="0" w:color="auto"/>
                        <w:right w:val="none" w:sz="0" w:space="0" w:color="auto"/>
                      </w:divBdr>
                    </w:div>
                  </w:divsChild>
                </w:div>
                <w:div w:id="1097293300">
                  <w:marLeft w:val="0"/>
                  <w:marRight w:val="0"/>
                  <w:marTop w:val="0"/>
                  <w:marBottom w:val="0"/>
                  <w:divBdr>
                    <w:top w:val="none" w:sz="0" w:space="0" w:color="auto"/>
                    <w:left w:val="none" w:sz="0" w:space="0" w:color="auto"/>
                    <w:bottom w:val="none" w:sz="0" w:space="0" w:color="auto"/>
                    <w:right w:val="none" w:sz="0" w:space="0" w:color="auto"/>
                  </w:divBdr>
                  <w:divsChild>
                    <w:div w:id="1127161373">
                      <w:marLeft w:val="0"/>
                      <w:marRight w:val="0"/>
                      <w:marTop w:val="0"/>
                      <w:marBottom w:val="0"/>
                      <w:divBdr>
                        <w:top w:val="none" w:sz="0" w:space="0" w:color="auto"/>
                        <w:left w:val="none" w:sz="0" w:space="0" w:color="auto"/>
                        <w:bottom w:val="none" w:sz="0" w:space="0" w:color="auto"/>
                        <w:right w:val="none" w:sz="0" w:space="0" w:color="auto"/>
                      </w:divBdr>
                    </w:div>
                  </w:divsChild>
                </w:div>
                <w:div w:id="1264531693">
                  <w:marLeft w:val="0"/>
                  <w:marRight w:val="0"/>
                  <w:marTop w:val="0"/>
                  <w:marBottom w:val="0"/>
                  <w:divBdr>
                    <w:top w:val="none" w:sz="0" w:space="0" w:color="auto"/>
                    <w:left w:val="none" w:sz="0" w:space="0" w:color="auto"/>
                    <w:bottom w:val="none" w:sz="0" w:space="0" w:color="auto"/>
                    <w:right w:val="none" w:sz="0" w:space="0" w:color="auto"/>
                  </w:divBdr>
                  <w:divsChild>
                    <w:div w:id="987898507">
                      <w:marLeft w:val="0"/>
                      <w:marRight w:val="0"/>
                      <w:marTop w:val="0"/>
                      <w:marBottom w:val="0"/>
                      <w:divBdr>
                        <w:top w:val="none" w:sz="0" w:space="0" w:color="auto"/>
                        <w:left w:val="none" w:sz="0" w:space="0" w:color="auto"/>
                        <w:bottom w:val="none" w:sz="0" w:space="0" w:color="auto"/>
                        <w:right w:val="none" w:sz="0" w:space="0" w:color="auto"/>
                      </w:divBdr>
                    </w:div>
                  </w:divsChild>
                </w:div>
                <w:div w:id="1274560521">
                  <w:marLeft w:val="0"/>
                  <w:marRight w:val="0"/>
                  <w:marTop w:val="0"/>
                  <w:marBottom w:val="0"/>
                  <w:divBdr>
                    <w:top w:val="none" w:sz="0" w:space="0" w:color="auto"/>
                    <w:left w:val="none" w:sz="0" w:space="0" w:color="auto"/>
                    <w:bottom w:val="none" w:sz="0" w:space="0" w:color="auto"/>
                    <w:right w:val="none" w:sz="0" w:space="0" w:color="auto"/>
                  </w:divBdr>
                  <w:divsChild>
                    <w:div w:id="1234193799">
                      <w:marLeft w:val="0"/>
                      <w:marRight w:val="0"/>
                      <w:marTop w:val="0"/>
                      <w:marBottom w:val="0"/>
                      <w:divBdr>
                        <w:top w:val="none" w:sz="0" w:space="0" w:color="auto"/>
                        <w:left w:val="none" w:sz="0" w:space="0" w:color="auto"/>
                        <w:bottom w:val="none" w:sz="0" w:space="0" w:color="auto"/>
                        <w:right w:val="none" w:sz="0" w:space="0" w:color="auto"/>
                      </w:divBdr>
                    </w:div>
                  </w:divsChild>
                </w:div>
                <w:div w:id="1290476978">
                  <w:marLeft w:val="0"/>
                  <w:marRight w:val="0"/>
                  <w:marTop w:val="0"/>
                  <w:marBottom w:val="0"/>
                  <w:divBdr>
                    <w:top w:val="none" w:sz="0" w:space="0" w:color="auto"/>
                    <w:left w:val="none" w:sz="0" w:space="0" w:color="auto"/>
                    <w:bottom w:val="none" w:sz="0" w:space="0" w:color="auto"/>
                    <w:right w:val="none" w:sz="0" w:space="0" w:color="auto"/>
                  </w:divBdr>
                  <w:divsChild>
                    <w:div w:id="1855420069">
                      <w:marLeft w:val="0"/>
                      <w:marRight w:val="0"/>
                      <w:marTop w:val="0"/>
                      <w:marBottom w:val="0"/>
                      <w:divBdr>
                        <w:top w:val="none" w:sz="0" w:space="0" w:color="auto"/>
                        <w:left w:val="none" w:sz="0" w:space="0" w:color="auto"/>
                        <w:bottom w:val="none" w:sz="0" w:space="0" w:color="auto"/>
                        <w:right w:val="none" w:sz="0" w:space="0" w:color="auto"/>
                      </w:divBdr>
                    </w:div>
                  </w:divsChild>
                </w:div>
                <w:div w:id="1411192863">
                  <w:marLeft w:val="0"/>
                  <w:marRight w:val="0"/>
                  <w:marTop w:val="0"/>
                  <w:marBottom w:val="0"/>
                  <w:divBdr>
                    <w:top w:val="none" w:sz="0" w:space="0" w:color="auto"/>
                    <w:left w:val="none" w:sz="0" w:space="0" w:color="auto"/>
                    <w:bottom w:val="none" w:sz="0" w:space="0" w:color="auto"/>
                    <w:right w:val="none" w:sz="0" w:space="0" w:color="auto"/>
                  </w:divBdr>
                  <w:divsChild>
                    <w:div w:id="2002076278">
                      <w:marLeft w:val="0"/>
                      <w:marRight w:val="0"/>
                      <w:marTop w:val="0"/>
                      <w:marBottom w:val="0"/>
                      <w:divBdr>
                        <w:top w:val="none" w:sz="0" w:space="0" w:color="auto"/>
                        <w:left w:val="none" w:sz="0" w:space="0" w:color="auto"/>
                        <w:bottom w:val="none" w:sz="0" w:space="0" w:color="auto"/>
                        <w:right w:val="none" w:sz="0" w:space="0" w:color="auto"/>
                      </w:divBdr>
                    </w:div>
                  </w:divsChild>
                </w:div>
                <w:div w:id="1448355691">
                  <w:marLeft w:val="0"/>
                  <w:marRight w:val="0"/>
                  <w:marTop w:val="0"/>
                  <w:marBottom w:val="0"/>
                  <w:divBdr>
                    <w:top w:val="none" w:sz="0" w:space="0" w:color="auto"/>
                    <w:left w:val="none" w:sz="0" w:space="0" w:color="auto"/>
                    <w:bottom w:val="none" w:sz="0" w:space="0" w:color="auto"/>
                    <w:right w:val="none" w:sz="0" w:space="0" w:color="auto"/>
                  </w:divBdr>
                  <w:divsChild>
                    <w:div w:id="1167207996">
                      <w:marLeft w:val="0"/>
                      <w:marRight w:val="0"/>
                      <w:marTop w:val="0"/>
                      <w:marBottom w:val="0"/>
                      <w:divBdr>
                        <w:top w:val="none" w:sz="0" w:space="0" w:color="auto"/>
                        <w:left w:val="none" w:sz="0" w:space="0" w:color="auto"/>
                        <w:bottom w:val="none" w:sz="0" w:space="0" w:color="auto"/>
                        <w:right w:val="none" w:sz="0" w:space="0" w:color="auto"/>
                      </w:divBdr>
                    </w:div>
                  </w:divsChild>
                </w:div>
                <w:div w:id="1478689120">
                  <w:marLeft w:val="0"/>
                  <w:marRight w:val="0"/>
                  <w:marTop w:val="0"/>
                  <w:marBottom w:val="0"/>
                  <w:divBdr>
                    <w:top w:val="none" w:sz="0" w:space="0" w:color="auto"/>
                    <w:left w:val="none" w:sz="0" w:space="0" w:color="auto"/>
                    <w:bottom w:val="none" w:sz="0" w:space="0" w:color="auto"/>
                    <w:right w:val="none" w:sz="0" w:space="0" w:color="auto"/>
                  </w:divBdr>
                  <w:divsChild>
                    <w:div w:id="67271701">
                      <w:marLeft w:val="0"/>
                      <w:marRight w:val="0"/>
                      <w:marTop w:val="0"/>
                      <w:marBottom w:val="0"/>
                      <w:divBdr>
                        <w:top w:val="none" w:sz="0" w:space="0" w:color="auto"/>
                        <w:left w:val="none" w:sz="0" w:space="0" w:color="auto"/>
                        <w:bottom w:val="none" w:sz="0" w:space="0" w:color="auto"/>
                        <w:right w:val="none" w:sz="0" w:space="0" w:color="auto"/>
                      </w:divBdr>
                    </w:div>
                  </w:divsChild>
                </w:div>
                <w:div w:id="1762525493">
                  <w:marLeft w:val="0"/>
                  <w:marRight w:val="0"/>
                  <w:marTop w:val="0"/>
                  <w:marBottom w:val="0"/>
                  <w:divBdr>
                    <w:top w:val="none" w:sz="0" w:space="0" w:color="auto"/>
                    <w:left w:val="none" w:sz="0" w:space="0" w:color="auto"/>
                    <w:bottom w:val="none" w:sz="0" w:space="0" w:color="auto"/>
                    <w:right w:val="none" w:sz="0" w:space="0" w:color="auto"/>
                  </w:divBdr>
                  <w:divsChild>
                    <w:div w:id="1745488696">
                      <w:marLeft w:val="0"/>
                      <w:marRight w:val="0"/>
                      <w:marTop w:val="0"/>
                      <w:marBottom w:val="0"/>
                      <w:divBdr>
                        <w:top w:val="none" w:sz="0" w:space="0" w:color="auto"/>
                        <w:left w:val="none" w:sz="0" w:space="0" w:color="auto"/>
                        <w:bottom w:val="none" w:sz="0" w:space="0" w:color="auto"/>
                        <w:right w:val="none" w:sz="0" w:space="0" w:color="auto"/>
                      </w:divBdr>
                    </w:div>
                  </w:divsChild>
                </w:div>
                <w:div w:id="1849758337">
                  <w:marLeft w:val="0"/>
                  <w:marRight w:val="0"/>
                  <w:marTop w:val="0"/>
                  <w:marBottom w:val="0"/>
                  <w:divBdr>
                    <w:top w:val="none" w:sz="0" w:space="0" w:color="auto"/>
                    <w:left w:val="none" w:sz="0" w:space="0" w:color="auto"/>
                    <w:bottom w:val="none" w:sz="0" w:space="0" w:color="auto"/>
                    <w:right w:val="none" w:sz="0" w:space="0" w:color="auto"/>
                  </w:divBdr>
                  <w:divsChild>
                    <w:div w:id="317808102">
                      <w:marLeft w:val="0"/>
                      <w:marRight w:val="0"/>
                      <w:marTop w:val="0"/>
                      <w:marBottom w:val="0"/>
                      <w:divBdr>
                        <w:top w:val="none" w:sz="0" w:space="0" w:color="auto"/>
                        <w:left w:val="none" w:sz="0" w:space="0" w:color="auto"/>
                        <w:bottom w:val="none" w:sz="0" w:space="0" w:color="auto"/>
                        <w:right w:val="none" w:sz="0" w:space="0" w:color="auto"/>
                      </w:divBdr>
                    </w:div>
                  </w:divsChild>
                </w:div>
                <w:div w:id="1897815311">
                  <w:marLeft w:val="0"/>
                  <w:marRight w:val="0"/>
                  <w:marTop w:val="0"/>
                  <w:marBottom w:val="0"/>
                  <w:divBdr>
                    <w:top w:val="none" w:sz="0" w:space="0" w:color="auto"/>
                    <w:left w:val="none" w:sz="0" w:space="0" w:color="auto"/>
                    <w:bottom w:val="none" w:sz="0" w:space="0" w:color="auto"/>
                    <w:right w:val="none" w:sz="0" w:space="0" w:color="auto"/>
                  </w:divBdr>
                  <w:divsChild>
                    <w:div w:id="920868052">
                      <w:marLeft w:val="0"/>
                      <w:marRight w:val="0"/>
                      <w:marTop w:val="0"/>
                      <w:marBottom w:val="0"/>
                      <w:divBdr>
                        <w:top w:val="none" w:sz="0" w:space="0" w:color="auto"/>
                        <w:left w:val="none" w:sz="0" w:space="0" w:color="auto"/>
                        <w:bottom w:val="none" w:sz="0" w:space="0" w:color="auto"/>
                        <w:right w:val="none" w:sz="0" w:space="0" w:color="auto"/>
                      </w:divBdr>
                    </w:div>
                  </w:divsChild>
                </w:div>
                <w:div w:id="1946689566">
                  <w:marLeft w:val="0"/>
                  <w:marRight w:val="0"/>
                  <w:marTop w:val="0"/>
                  <w:marBottom w:val="0"/>
                  <w:divBdr>
                    <w:top w:val="none" w:sz="0" w:space="0" w:color="auto"/>
                    <w:left w:val="none" w:sz="0" w:space="0" w:color="auto"/>
                    <w:bottom w:val="none" w:sz="0" w:space="0" w:color="auto"/>
                    <w:right w:val="none" w:sz="0" w:space="0" w:color="auto"/>
                  </w:divBdr>
                  <w:divsChild>
                    <w:div w:id="2129465425">
                      <w:marLeft w:val="0"/>
                      <w:marRight w:val="0"/>
                      <w:marTop w:val="0"/>
                      <w:marBottom w:val="0"/>
                      <w:divBdr>
                        <w:top w:val="none" w:sz="0" w:space="0" w:color="auto"/>
                        <w:left w:val="none" w:sz="0" w:space="0" w:color="auto"/>
                        <w:bottom w:val="none" w:sz="0" w:space="0" w:color="auto"/>
                        <w:right w:val="none" w:sz="0" w:space="0" w:color="auto"/>
                      </w:divBdr>
                    </w:div>
                  </w:divsChild>
                </w:div>
                <w:div w:id="2009597670">
                  <w:marLeft w:val="0"/>
                  <w:marRight w:val="0"/>
                  <w:marTop w:val="0"/>
                  <w:marBottom w:val="0"/>
                  <w:divBdr>
                    <w:top w:val="none" w:sz="0" w:space="0" w:color="auto"/>
                    <w:left w:val="none" w:sz="0" w:space="0" w:color="auto"/>
                    <w:bottom w:val="none" w:sz="0" w:space="0" w:color="auto"/>
                    <w:right w:val="none" w:sz="0" w:space="0" w:color="auto"/>
                  </w:divBdr>
                  <w:divsChild>
                    <w:div w:id="13897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64601">
      <w:bodyDiv w:val="1"/>
      <w:marLeft w:val="0"/>
      <w:marRight w:val="0"/>
      <w:marTop w:val="0"/>
      <w:marBottom w:val="0"/>
      <w:divBdr>
        <w:top w:val="none" w:sz="0" w:space="0" w:color="auto"/>
        <w:left w:val="none" w:sz="0" w:space="0" w:color="auto"/>
        <w:bottom w:val="none" w:sz="0" w:space="0" w:color="auto"/>
        <w:right w:val="none" w:sz="0" w:space="0" w:color="auto"/>
      </w:divBdr>
      <w:divsChild>
        <w:div w:id="337849574">
          <w:marLeft w:val="0"/>
          <w:marRight w:val="0"/>
          <w:marTop w:val="0"/>
          <w:marBottom w:val="0"/>
          <w:divBdr>
            <w:top w:val="none" w:sz="0" w:space="0" w:color="auto"/>
            <w:left w:val="none" w:sz="0" w:space="0" w:color="auto"/>
            <w:bottom w:val="none" w:sz="0" w:space="0" w:color="auto"/>
            <w:right w:val="none" w:sz="0" w:space="0" w:color="auto"/>
          </w:divBdr>
        </w:div>
        <w:div w:id="338503449">
          <w:marLeft w:val="0"/>
          <w:marRight w:val="0"/>
          <w:marTop w:val="0"/>
          <w:marBottom w:val="0"/>
          <w:divBdr>
            <w:top w:val="none" w:sz="0" w:space="0" w:color="auto"/>
            <w:left w:val="none" w:sz="0" w:space="0" w:color="auto"/>
            <w:bottom w:val="none" w:sz="0" w:space="0" w:color="auto"/>
            <w:right w:val="none" w:sz="0" w:space="0" w:color="auto"/>
          </w:divBdr>
        </w:div>
        <w:div w:id="496502461">
          <w:marLeft w:val="0"/>
          <w:marRight w:val="0"/>
          <w:marTop w:val="0"/>
          <w:marBottom w:val="0"/>
          <w:divBdr>
            <w:top w:val="none" w:sz="0" w:space="0" w:color="auto"/>
            <w:left w:val="none" w:sz="0" w:space="0" w:color="auto"/>
            <w:bottom w:val="none" w:sz="0" w:space="0" w:color="auto"/>
            <w:right w:val="none" w:sz="0" w:space="0" w:color="auto"/>
          </w:divBdr>
        </w:div>
        <w:div w:id="666596845">
          <w:marLeft w:val="0"/>
          <w:marRight w:val="0"/>
          <w:marTop w:val="0"/>
          <w:marBottom w:val="0"/>
          <w:divBdr>
            <w:top w:val="none" w:sz="0" w:space="0" w:color="auto"/>
            <w:left w:val="none" w:sz="0" w:space="0" w:color="auto"/>
            <w:bottom w:val="none" w:sz="0" w:space="0" w:color="auto"/>
            <w:right w:val="none" w:sz="0" w:space="0" w:color="auto"/>
          </w:divBdr>
        </w:div>
        <w:div w:id="901597289">
          <w:marLeft w:val="0"/>
          <w:marRight w:val="0"/>
          <w:marTop w:val="0"/>
          <w:marBottom w:val="0"/>
          <w:divBdr>
            <w:top w:val="none" w:sz="0" w:space="0" w:color="auto"/>
            <w:left w:val="none" w:sz="0" w:space="0" w:color="auto"/>
            <w:bottom w:val="none" w:sz="0" w:space="0" w:color="auto"/>
            <w:right w:val="none" w:sz="0" w:space="0" w:color="auto"/>
          </w:divBdr>
        </w:div>
        <w:div w:id="937559913">
          <w:marLeft w:val="0"/>
          <w:marRight w:val="0"/>
          <w:marTop w:val="0"/>
          <w:marBottom w:val="0"/>
          <w:divBdr>
            <w:top w:val="none" w:sz="0" w:space="0" w:color="auto"/>
            <w:left w:val="none" w:sz="0" w:space="0" w:color="auto"/>
            <w:bottom w:val="none" w:sz="0" w:space="0" w:color="auto"/>
            <w:right w:val="none" w:sz="0" w:space="0" w:color="auto"/>
          </w:divBdr>
        </w:div>
        <w:div w:id="1276988410">
          <w:marLeft w:val="0"/>
          <w:marRight w:val="0"/>
          <w:marTop w:val="0"/>
          <w:marBottom w:val="0"/>
          <w:divBdr>
            <w:top w:val="none" w:sz="0" w:space="0" w:color="auto"/>
            <w:left w:val="none" w:sz="0" w:space="0" w:color="auto"/>
            <w:bottom w:val="none" w:sz="0" w:space="0" w:color="auto"/>
            <w:right w:val="none" w:sz="0" w:space="0" w:color="auto"/>
          </w:divBdr>
        </w:div>
        <w:div w:id="1483738129">
          <w:marLeft w:val="0"/>
          <w:marRight w:val="0"/>
          <w:marTop w:val="0"/>
          <w:marBottom w:val="0"/>
          <w:divBdr>
            <w:top w:val="none" w:sz="0" w:space="0" w:color="auto"/>
            <w:left w:val="none" w:sz="0" w:space="0" w:color="auto"/>
            <w:bottom w:val="none" w:sz="0" w:space="0" w:color="auto"/>
            <w:right w:val="none" w:sz="0" w:space="0" w:color="auto"/>
          </w:divBdr>
        </w:div>
        <w:div w:id="1711416305">
          <w:marLeft w:val="0"/>
          <w:marRight w:val="0"/>
          <w:marTop w:val="0"/>
          <w:marBottom w:val="0"/>
          <w:divBdr>
            <w:top w:val="none" w:sz="0" w:space="0" w:color="auto"/>
            <w:left w:val="none" w:sz="0" w:space="0" w:color="auto"/>
            <w:bottom w:val="none" w:sz="0" w:space="0" w:color="auto"/>
            <w:right w:val="none" w:sz="0" w:space="0" w:color="auto"/>
          </w:divBdr>
        </w:div>
        <w:div w:id="1882593353">
          <w:marLeft w:val="0"/>
          <w:marRight w:val="0"/>
          <w:marTop w:val="0"/>
          <w:marBottom w:val="0"/>
          <w:divBdr>
            <w:top w:val="none" w:sz="0" w:space="0" w:color="auto"/>
            <w:left w:val="none" w:sz="0" w:space="0" w:color="auto"/>
            <w:bottom w:val="none" w:sz="0" w:space="0" w:color="auto"/>
            <w:right w:val="none" w:sz="0" w:space="0" w:color="auto"/>
          </w:divBdr>
        </w:div>
        <w:div w:id="2020693411">
          <w:marLeft w:val="0"/>
          <w:marRight w:val="0"/>
          <w:marTop w:val="0"/>
          <w:marBottom w:val="0"/>
          <w:divBdr>
            <w:top w:val="none" w:sz="0" w:space="0" w:color="auto"/>
            <w:left w:val="none" w:sz="0" w:space="0" w:color="auto"/>
            <w:bottom w:val="none" w:sz="0" w:space="0" w:color="auto"/>
            <w:right w:val="none" w:sz="0" w:space="0" w:color="auto"/>
          </w:divBdr>
        </w:div>
        <w:div w:id="2070378732">
          <w:marLeft w:val="0"/>
          <w:marRight w:val="0"/>
          <w:marTop w:val="0"/>
          <w:marBottom w:val="0"/>
          <w:divBdr>
            <w:top w:val="none" w:sz="0" w:space="0" w:color="auto"/>
            <w:left w:val="none" w:sz="0" w:space="0" w:color="auto"/>
            <w:bottom w:val="none" w:sz="0" w:space="0" w:color="auto"/>
            <w:right w:val="none" w:sz="0" w:space="0" w:color="auto"/>
          </w:divBdr>
        </w:div>
        <w:div w:id="2088922104">
          <w:marLeft w:val="0"/>
          <w:marRight w:val="0"/>
          <w:marTop w:val="0"/>
          <w:marBottom w:val="0"/>
          <w:divBdr>
            <w:top w:val="none" w:sz="0" w:space="0" w:color="auto"/>
            <w:left w:val="none" w:sz="0" w:space="0" w:color="auto"/>
            <w:bottom w:val="none" w:sz="0" w:space="0" w:color="auto"/>
            <w:right w:val="none" w:sz="0" w:space="0" w:color="auto"/>
          </w:divBdr>
        </w:div>
      </w:divsChild>
    </w:div>
    <w:div w:id="1707484224">
      <w:bodyDiv w:val="1"/>
      <w:marLeft w:val="0"/>
      <w:marRight w:val="0"/>
      <w:marTop w:val="0"/>
      <w:marBottom w:val="0"/>
      <w:divBdr>
        <w:top w:val="none" w:sz="0" w:space="0" w:color="auto"/>
        <w:left w:val="none" w:sz="0" w:space="0" w:color="auto"/>
        <w:bottom w:val="none" w:sz="0" w:space="0" w:color="auto"/>
        <w:right w:val="none" w:sz="0" w:space="0" w:color="auto"/>
      </w:divBdr>
      <w:divsChild>
        <w:div w:id="133957593">
          <w:marLeft w:val="0"/>
          <w:marRight w:val="0"/>
          <w:marTop w:val="0"/>
          <w:marBottom w:val="0"/>
          <w:divBdr>
            <w:top w:val="none" w:sz="0" w:space="0" w:color="auto"/>
            <w:left w:val="none" w:sz="0" w:space="0" w:color="auto"/>
            <w:bottom w:val="none" w:sz="0" w:space="0" w:color="auto"/>
            <w:right w:val="none" w:sz="0" w:space="0" w:color="auto"/>
          </w:divBdr>
        </w:div>
        <w:div w:id="347367456">
          <w:marLeft w:val="0"/>
          <w:marRight w:val="0"/>
          <w:marTop w:val="0"/>
          <w:marBottom w:val="0"/>
          <w:divBdr>
            <w:top w:val="none" w:sz="0" w:space="0" w:color="auto"/>
            <w:left w:val="none" w:sz="0" w:space="0" w:color="auto"/>
            <w:bottom w:val="none" w:sz="0" w:space="0" w:color="auto"/>
            <w:right w:val="none" w:sz="0" w:space="0" w:color="auto"/>
          </w:divBdr>
        </w:div>
        <w:div w:id="348220170">
          <w:marLeft w:val="0"/>
          <w:marRight w:val="0"/>
          <w:marTop w:val="0"/>
          <w:marBottom w:val="0"/>
          <w:divBdr>
            <w:top w:val="none" w:sz="0" w:space="0" w:color="auto"/>
            <w:left w:val="none" w:sz="0" w:space="0" w:color="auto"/>
            <w:bottom w:val="none" w:sz="0" w:space="0" w:color="auto"/>
            <w:right w:val="none" w:sz="0" w:space="0" w:color="auto"/>
          </w:divBdr>
          <w:divsChild>
            <w:div w:id="2065442843">
              <w:marLeft w:val="-75"/>
              <w:marRight w:val="0"/>
              <w:marTop w:val="30"/>
              <w:marBottom w:val="30"/>
              <w:divBdr>
                <w:top w:val="none" w:sz="0" w:space="0" w:color="auto"/>
                <w:left w:val="none" w:sz="0" w:space="0" w:color="auto"/>
                <w:bottom w:val="none" w:sz="0" w:space="0" w:color="auto"/>
                <w:right w:val="none" w:sz="0" w:space="0" w:color="auto"/>
              </w:divBdr>
              <w:divsChild>
                <w:div w:id="16661078">
                  <w:marLeft w:val="0"/>
                  <w:marRight w:val="0"/>
                  <w:marTop w:val="0"/>
                  <w:marBottom w:val="0"/>
                  <w:divBdr>
                    <w:top w:val="none" w:sz="0" w:space="0" w:color="auto"/>
                    <w:left w:val="none" w:sz="0" w:space="0" w:color="auto"/>
                    <w:bottom w:val="none" w:sz="0" w:space="0" w:color="auto"/>
                    <w:right w:val="none" w:sz="0" w:space="0" w:color="auto"/>
                  </w:divBdr>
                  <w:divsChild>
                    <w:div w:id="587276323">
                      <w:marLeft w:val="0"/>
                      <w:marRight w:val="0"/>
                      <w:marTop w:val="0"/>
                      <w:marBottom w:val="0"/>
                      <w:divBdr>
                        <w:top w:val="none" w:sz="0" w:space="0" w:color="auto"/>
                        <w:left w:val="none" w:sz="0" w:space="0" w:color="auto"/>
                        <w:bottom w:val="none" w:sz="0" w:space="0" w:color="auto"/>
                        <w:right w:val="none" w:sz="0" w:space="0" w:color="auto"/>
                      </w:divBdr>
                    </w:div>
                  </w:divsChild>
                </w:div>
                <w:div w:id="70078864">
                  <w:marLeft w:val="0"/>
                  <w:marRight w:val="0"/>
                  <w:marTop w:val="0"/>
                  <w:marBottom w:val="0"/>
                  <w:divBdr>
                    <w:top w:val="none" w:sz="0" w:space="0" w:color="auto"/>
                    <w:left w:val="none" w:sz="0" w:space="0" w:color="auto"/>
                    <w:bottom w:val="none" w:sz="0" w:space="0" w:color="auto"/>
                    <w:right w:val="none" w:sz="0" w:space="0" w:color="auto"/>
                  </w:divBdr>
                  <w:divsChild>
                    <w:div w:id="1619675968">
                      <w:marLeft w:val="0"/>
                      <w:marRight w:val="0"/>
                      <w:marTop w:val="0"/>
                      <w:marBottom w:val="0"/>
                      <w:divBdr>
                        <w:top w:val="none" w:sz="0" w:space="0" w:color="auto"/>
                        <w:left w:val="none" w:sz="0" w:space="0" w:color="auto"/>
                        <w:bottom w:val="none" w:sz="0" w:space="0" w:color="auto"/>
                        <w:right w:val="none" w:sz="0" w:space="0" w:color="auto"/>
                      </w:divBdr>
                    </w:div>
                  </w:divsChild>
                </w:div>
                <w:div w:id="273557953">
                  <w:marLeft w:val="0"/>
                  <w:marRight w:val="0"/>
                  <w:marTop w:val="0"/>
                  <w:marBottom w:val="0"/>
                  <w:divBdr>
                    <w:top w:val="none" w:sz="0" w:space="0" w:color="auto"/>
                    <w:left w:val="none" w:sz="0" w:space="0" w:color="auto"/>
                    <w:bottom w:val="none" w:sz="0" w:space="0" w:color="auto"/>
                    <w:right w:val="none" w:sz="0" w:space="0" w:color="auto"/>
                  </w:divBdr>
                  <w:divsChild>
                    <w:div w:id="68114996">
                      <w:marLeft w:val="0"/>
                      <w:marRight w:val="0"/>
                      <w:marTop w:val="0"/>
                      <w:marBottom w:val="0"/>
                      <w:divBdr>
                        <w:top w:val="none" w:sz="0" w:space="0" w:color="auto"/>
                        <w:left w:val="none" w:sz="0" w:space="0" w:color="auto"/>
                        <w:bottom w:val="none" w:sz="0" w:space="0" w:color="auto"/>
                        <w:right w:val="none" w:sz="0" w:space="0" w:color="auto"/>
                      </w:divBdr>
                    </w:div>
                  </w:divsChild>
                </w:div>
                <w:div w:id="294288758">
                  <w:marLeft w:val="0"/>
                  <w:marRight w:val="0"/>
                  <w:marTop w:val="0"/>
                  <w:marBottom w:val="0"/>
                  <w:divBdr>
                    <w:top w:val="none" w:sz="0" w:space="0" w:color="auto"/>
                    <w:left w:val="none" w:sz="0" w:space="0" w:color="auto"/>
                    <w:bottom w:val="none" w:sz="0" w:space="0" w:color="auto"/>
                    <w:right w:val="none" w:sz="0" w:space="0" w:color="auto"/>
                  </w:divBdr>
                  <w:divsChild>
                    <w:div w:id="599218980">
                      <w:marLeft w:val="0"/>
                      <w:marRight w:val="0"/>
                      <w:marTop w:val="0"/>
                      <w:marBottom w:val="0"/>
                      <w:divBdr>
                        <w:top w:val="none" w:sz="0" w:space="0" w:color="auto"/>
                        <w:left w:val="none" w:sz="0" w:space="0" w:color="auto"/>
                        <w:bottom w:val="none" w:sz="0" w:space="0" w:color="auto"/>
                        <w:right w:val="none" w:sz="0" w:space="0" w:color="auto"/>
                      </w:divBdr>
                    </w:div>
                  </w:divsChild>
                </w:div>
                <w:div w:id="390079424">
                  <w:marLeft w:val="0"/>
                  <w:marRight w:val="0"/>
                  <w:marTop w:val="0"/>
                  <w:marBottom w:val="0"/>
                  <w:divBdr>
                    <w:top w:val="none" w:sz="0" w:space="0" w:color="auto"/>
                    <w:left w:val="none" w:sz="0" w:space="0" w:color="auto"/>
                    <w:bottom w:val="none" w:sz="0" w:space="0" w:color="auto"/>
                    <w:right w:val="none" w:sz="0" w:space="0" w:color="auto"/>
                  </w:divBdr>
                  <w:divsChild>
                    <w:div w:id="1727606915">
                      <w:marLeft w:val="0"/>
                      <w:marRight w:val="0"/>
                      <w:marTop w:val="0"/>
                      <w:marBottom w:val="0"/>
                      <w:divBdr>
                        <w:top w:val="none" w:sz="0" w:space="0" w:color="auto"/>
                        <w:left w:val="none" w:sz="0" w:space="0" w:color="auto"/>
                        <w:bottom w:val="none" w:sz="0" w:space="0" w:color="auto"/>
                        <w:right w:val="none" w:sz="0" w:space="0" w:color="auto"/>
                      </w:divBdr>
                    </w:div>
                  </w:divsChild>
                </w:div>
                <w:div w:id="532966514">
                  <w:marLeft w:val="0"/>
                  <w:marRight w:val="0"/>
                  <w:marTop w:val="0"/>
                  <w:marBottom w:val="0"/>
                  <w:divBdr>
                    <w:top w:val="none" w:sz="0" w:space="0" w:color="auto"/>
                    <w:left w:val="none" w:sz="0" w:space="0" w:color="auto"/>
                    <w:bottom w:val="none" w:sz="0" w:space="0" w:color="auto"/>
                    <w:right w:val="none" w:sz="0" w:space="0" w:color="auto"/>
                  </w:divBdr>
                  <w:divsChild>
                    <w:div w:id="1740710608">
                      <w:marLeft w:val="0"/>
                      <w:marRight w:val="0"/>
                      <w:marTop w:val="0"/>
                      <w:marBottom w:val="0"/>
                      <w:divBdr>
                        <w:top w:val="none" w:sz="0" w:space="0" w:color="auto"/>
                        <w:left w:val="none" w:sz="0" w:space="0" w:color="auto"/>
                        <w:bottom w:val="none" w:sz="0" w:space="0" w:color="auto"/>
                        <w:right w:val="none" w:sz="0" w:space="0" w:color="auto"/>
                      </w:divBdr>
                    </w:div>
                  </w:divsChild>
                </w:div>
                <w:div w:id="563877542">
                  <w:marLeft w:val="0"/>
                  <w:marRight w:val="0"/>
                  <w:marTop w:val="0"/>
                  <w:marBottom w:val="0"/>
                  <w:divBdr>
                    <w:top w:val="none" w:sz="0" w:space="0" w:color="auto"/>
                    <w:left w:val="none" w:sz="0" w:space="0" w:color="auto"/>
                    <w:bottom w:val="none" w:sz="0" w:space="0" w:color="auto"/>
                    <w:right w:val="none" w:sz="0" w:space="0" w:color="auto"/>
                  </w:divBdr>
                  <w:divsChild>
                    <w:div w:id="1478912375">
                      <w:marLeft w:val="0"/>
                      <w:marRight w:val="0"/>
                      <w:marTop w:val="0"/>
                      <w:marBottom w:val="0"/>
                      <w:divBdr>
                        <w:top w:val="none" w:sz="0" w:space="0" w:color="auto"/>
                        <w:left w:val="none" w:sz="0" w:space="0" w:color="auto"/>
                        <w:bottom w:val="none" w:sz="0" w:space="0" w:color="auto"/>
                        <w:right w:val="none" w:sz="0" w:space="0" w:color="auto"/>
                      </w:divBdr>
                    </w:div>
                  </w:divsChild>
                </w:div>
                <w:div w:id="649749614">
                  <w:marLeft w:val="0"/>
                  <w:marRight w:val="0"/>
                  <w:marTop w:val="0"/>
                  <w:marBottom w:val="0"/>
                  <w:divBdr>
                    <w:top w:val="none" w:sz="0" w:space="0" w:color="auto"/>
                    <w:left w:val="none" w:sz="0" w:space="0" w:color="auto"/>
                    <w:bottom w:val="none" w:sz="0" w:space="0" w:color="auto"/>
                    <w:right w:val="none" w:sz="0" w:space="0" w:color="auto"/>
                  </w:divBdr>
                  <w:divsChild>
                    <w:div w:id="1650015531">
                      <w:marLeft w:val="0"/>
                      <w:marRight w:val="0"/>
                      <w:marTop w:val="0"/>
                      <w:marBottom w:val="0"/>
                      <w:divBdr>
                        <w:top w:val="none" w:sz="0" w:space="0" w:color="auto"/>
                        <w:left w:val="none" w:sz="0" w:space="0" w:color="auto"/>
                        <w:bottom w:val="none" w:sz="0" w:space="0" w:color="auto"/>
                        <w:right w:val="none" w:sz="0" w:space="0" w:color="auto"/>
                      </w:divBdr>
                    </w:div>
                  </w:divsChild>
                </w:div>
                <w:div w:id="733430129">
                  <w:marLeft w:val="0"/>
                  <w:marRight w:val="0"/>
                  <w:marTop w:val="0"/>
                  <w:marBottom w:val="0"/>
                  <w:divBdr>
                    <w:top w:val="none" w:sz="0" w:space="0" w:color="auto"/>
                    <w:left w:val="none" w:sz="0" w:space="0" w:color="auto"/>
                    <w:bottom w:val="none" w:sz="0" w:space="0" w:color="auto"/>
                    <w:right w:val="none" w:sz="0" w:space="0" w:color="auto"/>
                  </w:divBdr>
                  <w:divsChild>
                    <w:div w:id="415636233">
                      <w:marLeft w:val="0"/>
                      <w:marRight w:val="0"/>
                      <w:marTop w:val="0"/>
                      <w:marBottom w:val="0"/>
                      <w:divBdr>
                        <w:top w:val="none" w:sz="0" w:space="0" w:color="auto"/>
                        <w:left w:val="none" w:sz="0" w:space="0" w:color="auto"/>
                        <w:bottom w:val="none" w:sz="0" w:space="0" w:color="auto"/>
                        <w:right w:val="none" w:sz="0" w:space="0" w:color="auto"/>
                      </w:divBdr>
                    </w:div>
                  </w:divsChild>
                </w:div>
                <w:div w:id="782959742">
                  <w:marLeft w:val="0"/>
                  <w:marRight w:val="0"/>
                  <w:marTop w:val="0"/>
                  <w:marBottom w:val="0"/>
                  <w:divBdr>
                    <w:top w:val="none" w:sz="0" w:space="0" w:color="auto"/>
                    <w:left w:val="none" w:sz="0" w:space="0" w:color="auto"/>
                    <w:bottom w:val="none" w:sz="0" w:space="0" w:color="auto"/>
                    <w:right w:val="none" w:sz="0" w:space="0" w:color="auto"/>
                  </w:divBdr>
                  <w:divsChild>
                    <w:div w:id="20978261">
                      <w:marLeft w:val="0"/>
                      <w:marRight w:val="0"/>
                      <w:marTop w:val="0"/>
                      <w:marBottom w:val="0"/>
                      <w:divBdr>
                        <w:top w:val="none" w:sz="0" w:space="0" w:color="auto"/>
                        <w:left w:val="none" w:sz="0" w:space="0" w:color="auto"/>
                        <w:bottom w:val="none" w:sz="0" w:space="0" w:color="auto"/>
                        <w:right w:val="none" w:sz="0" w:space="0" w:color="auto"/>
                      </w:divBdr>
                    </w:div>
                  </w:divsChild>
                </w:div>
                <w:div w:id="1031956291">
                  <w:marLeft w:val="0"/>
                  <w:marRight w:val="0"/>
                  <w:marTop w:val="0"/>
                  <w:marBottom w:val="0"/>
                  <w:divBdr>
                    <w:top w:val="none" w:sz="0" w:space="0" w:color="auto"/>
                    <w:left w:val="none" w:sz="0" w:space="0" w:color="auto"/>
                    <w:bottom w:val="none" w:sz="0" w:space="0" w:color="auto"/>
                    <w:right w:val="none" w:sz="0" w:space="0" w:color="auto"/>
                  </w:divBdr>
                  <w:divsChild>
                    <w:div w:id="1686246389">
                      <w:marLeft w:val="0"/>
                      <w:marRight w:val="0"/>
                      <w:marTop w:val="0"/>
                      <w:marBottom w:val="0"/>
                      <w:divBdr>
                        <w:top w:val="none" w:sz="0" w:space="0" w:color="auto"/>
                        <w:left w:val="none" w:sz="0" w:space="0" w:color="auto"/>
                        <w:bottom w:val="none" w:sz="0" w:space="0" w:color="auto"/>
                        <w:right w:val="none" w:sz="0" w:space="0" w:color="auto"/>
                      </w:divBdr>
                    </w:div>
                  </w:divsChild>
                </w:div>
                <w:div w:id="1097560110">
                  <w:marLeft w:val="0"/>
                  <w:marRight w:val="0"/>
                  <w:marTop w:val="0"/>
                  <w:marBottom w:val="0"/>
                  <w:divBdr>
                    <w:top w:val="none" w:sz="0" w:space="0" w:color="auto"/>
                    <w:left w:val="none" w:sz="0" w:space="0" w:color="auto"/>
                    <w:bottom w:val="none" w:sz="0" w:space="0" w:color="auto"/>
                    <w:right w:val="none" w:sz="0" w:space="0" w:color="auto"/>
                  </w:divBdr>
                  <w:divsChild>
                    <w:div w:id="238639095">
                      <w:marLeft w:val="0"/>
                      <w:marRight w:val="0"/>
                      <w:marTop w:val="0"/>
                      <w:marBottom w:val="0"/>
                      <w:divBdr>
                        <w:top w:val="none" w:sz="0" w:space="0" w:color="auto"/>
                        <w:left w:val="none" w:sz="0" w:space="0" w:color="auto"/>
                        <w:bottom w:val="none" w:sz="0" w:space="0" w:color="auto"/>
                        <w:right w:val="none" w:sz="0" w:space="0" w:color="auto"/>
                      </w:divBdr>
                    </w:div>
                  </w:divsChild>
                </w:div>
                <w:div w:id="1127090239">
                  <w:marLeft w:val="0"/>
                  <w:marRight w:val="0"/>
                  <w:marTop w:val="0"/>
                  <w:marBottom w:val="0"/>
                  <w:divBdr>
                    <w:top w:val="none" w:sz="0" w:space="0" w:color="auto"/>
                    <w:left w:val="none" w:sz="0" w:space="0" w:color="auto"/>
                    <w:bottom w:val="none" w:sz="0" w:space="0" w:color="auto"/>
                    <w:right w:val="none" w:sz="0" w:space="0" w:color="auto"/>
                  </w:divBdr>
                  <w:divsChild>
                    <w:div w:id="341471568">
                      <w:marLeft w:val="0"/>
                      <w:marRight w:val="0"/>
                      <w:marTop w:val="0"/>
                      <w:marBottom w:val="0"/>
                      <w:divBdr>
                        <w:top w:val="none" w:sz="0" w:space="0" w:color="auto"/>
                        <w:left w:val="none" w:sz="0" w:space="0" w:color="auto"/>
                        <w:bottom w:val="none" w:sz="0" w:space="0" w:color="auto"/>
                        <w:right w:val="none" w:sz="0" w:space="0" w:color="auto"/>
                      </w:divBdr>
                    </w:div>
                  </w:divsChild>
                </w:div>
                <w:div w:id="1151945100">
                  <w:marLeft w:val="0"/>
                  <w:marRight w:val="0"/>
                  <w:marTop w:val="0"/>
                  <w:marBottom w:val="0"/>
                  <w:divBdr>
                    <w:top w:val="none" w:sz="0" w:space="0" w:color="auto"/>
                    <w:left w:val="none" w:sz="0" w:space="0" w:color="auto"/>
                    <w:bottom w:val="none" w:sz="0" w:space="0" w:color="auto"/>
                    <w:right w:val="none" w:sz="0" w:space="0" w:color="auto"/>
                  </w:divBdr>
                  <w:divsChild>
                    <w:div w:id="95714735">
                      <w:marLeft w:val="0"/>
                      <w:marRight w:val="0"/>
                      <w:marTop w:val="0"/>
                      <w:marBottom w:val="0"/>
                      <w:divBdr>
                        <w:top w:val="none" w:sz="0" w:space="0" w:color="auto"/>
                        <w:left w:val="none" w:sz="0" w:space="0" w:color="auto"/>
                        <w:bottom w:val="none" w:sz="0" w:space="0" w:color="auto"/>
                        <w:right w:val="none" w:sz="0" w:space="0" w:color="auto"/>
                      </w:divBdr>
                    </w:div>
                  </w:divsChild>
                </w:div>
                <w:div w:id="1180124287">
                  <w:marLeft w:val="0"/>
                  <w:marRight w:val="0"/>
                  <w:marTop w:val="0"/>
                  <w:marBottom w:val="0"/>
                  <w:divBdr>
                    <w:top w:val="none" w:sz="0" w:space="0" w:color="auto"/>
                    <w:left w:val="none" w:sz="0" w:space="0" w:color="auto"/>
                    <w:bottom w:val="none" w:sz="0" w:space="0" w:color="auto"/>
                    <w:right w:val="none" w:sz="0" w:space="0" w:color="auto"/>
                  </w:divBdr>
                  <w:divsChild>
                    <w:div w:id="1627735053">
                      <w:marLeft w:val="0"/>
                      <w:marRight w:val="0"/>
                      <w:marTop w:val="0"/>
                      <w:marBottom w:val="0"/>
                      <w:divBdr>
                        <w:top w:val="none" w:sz="0" w:space="0" w:color="auto"/>
                        <w:left w:val="none" w:sz="0" w:space="0" w:color="auto"/>
                        <w:bottom w:val="none" w:sz="0" w:space="0" w:color="auto"/>
                        <w:right w:val="none" w:sz="0" w:space="0" w:color="auto"/>
                      </w:divBdr>
                    </w:div>
                  </w:divsChild>
                </w:div>
                <w:div w:id="1181821847">
                  <w:marLeft w:val="0"/>
                  <w:marRight w:val="0"/>
                  <w:marTop w:val="0"/>
                  <w:marBottom w:val="0"/>
                  <w:divBdr>
                    <w:top w:val="none" w:sz="0" w:space="0" w:color="auto"/>
                    <w:left w:val="none" w:sz="0" w:space="0" w:color="auto"/>
                    <w:bottom w:val="none" w:sz="0" w:space="0" w:color="auto"/>
                    <w:right w:val="none" w:sz="0" w:space="0" w:color="auto"/>
                  </w:divBdr>
                  <w:divsChild>
                    <w:div w:id="554270684">
                      <w:marLeft w:val="0"/>
                      <w:marRight w:val="0"/>
                      <w:marTop w:val="0"/>
                      <w:marBottom w:val="0"/>
                      <w:divBdr>
                        <w:top w:val="none" w:sz="0" w:space="0" w:color="auto"/>
                        <w:left w:val="none" w:sz="0" w:space="0" w:color="auto"/>
                        <w:bottom w:val="none" w:sz="0" w:space="0" w:color="auto"/>
                        <w:right w:val="none" w:sz="0" w:space="0" w:color="auto"/>
                      </w:divBdr>
                    </w:div>
                  </w:divsChild>
                </w:div>
                <w:div w:id="1233078370">
                  <w:marLeft w:val="0"/>
                  <w:marRight w:val="0"/>
                  <w:marTop w:val="0"/>
                  <w:marBottom w:val="0"/>
                  <w:divBdr>
                    <w:top w:val="none" w:sz="0" w:space="0" w:color="auto"/>
                    <w:left w:val="none" w:sz="0" w:space="0" w:color="auto"/>
                    <w:bottom w:val="none" w:sz="0" w:space="0" w:color="auto"/>
                    <w:right w:val="none" w:sz="0" w:space="0" w:color="auto"/>
                  </w:divBdr>
                  <w:divsChild>
                    <w:div w:id="1741177465">
                      <w:marLeft w:val="0"/>
                      <w:marRight w:val="0"/>
                      <w:marTop w:val="0"/>
                      <w:marBottom w:val="0"/>
                      <w:divBdr>
                        <w:top w:val="none" w:sz="0" w:space="0" w:color="auto"/>
                        <w:left w:val="none" w:sz="0" w:space="0" w:color="auto"/>
                        <w:bottom w:val="none" w:sz="0" w:space="0" w:color="auto"/>
                        <w:right w:val="none" w:sz="0" w:space="0" w:color="auto"/>
                      </w:divBdr>
                    </w:div>
                  </w:divsChild>
                </w:div>
                <w:div w:id="1335300922">
                  <w:marLeft w:val="0"/>
                  <w:marRight w:val="0"/>
                  <w:marTop w:val="0"/>
                  <w:marBottom w:val="0"/>
                  <w:divBdr>
                    <w:top w:val="none" w:sz="0" w:space="0" w:color="auto"/>
                    <w:left w:val="none" w:sz="0" w:space="0" w:color="auto"/>
                    <w:bottom w:val="none" w:sz="0" w:space="0" w:color="auto"/>
                    <w:right w:val="none" w:sz="0" w:space="0" w:color="auto"/>
                  </w:divBdr>
                  <w:divsChild>
                    <w:div w:id="554583394">
                      <w:marLeft w:val="0"/>
                      <w:marRight w:val="0"/>
                      <w:marTop w:val="0"/>
                      <w:marBottom w:val="0"/>
                      <w:divBdr>
                        <w:top w:val="none" w:sz="0" w:space="0" w:color="auto"/>
                        <w:left w:val="none" w:sz="0" w:space="0" w:color="auto"/>
                        <w:bottom w:val="none" w:sz="0" w:space="0" w:color="auto"/>
                        <w:right w:val="none" w:sz="0" w:space="0" w:color="auto"/>
                      </w:divBdr>
                    </w:div>
                  </w:divsChild>
                </w:div>
                <w:div w:id="1554925732">
                  <w:marLeft w:val="0"/>
                  <w:marRight w:val="0"/>
                  <w:marTop w:val="0"/>
                  <w:marBottom w:val="0"/>
                  <w:divBdr>
                    <w:top w:val="none" w:sz="0" w:space="0" w:color="auto"/>
                    <w:left w:val="none" w:sz="0" w:space="0" w:color="auto"/>
                    <w:bottom w:val="none" w:sz="0" w:space="0" w:color="auto"/>
                    <w:right w:val="none" w:sz="0" w:space="0" w:color="auto"/>
                  </w:divBdr>
                  <w:divsChild>
                    <w:div w:id="792554639">
                      <w:marLeft w:val="0"/>
                      <w:marRight w:val="0"/>
                      <w:marTop w:val="0"/>
                      <w:marBottom w:val="0"/>
                      <w:divBdr>
                        <w:top w:val="none" w:sz="0" w:space="0" w:color="auto"/>
                        <w:left w:val="none" w:sz="0" w:space="0" w:color="auto"/>
                        <w:bottom w:val="none" w:sz="0" w:space="0" w:color="auto"/>
                        <w:right w:val="none" w:sz="0" w:space="0" w:color="auto"/>
                      </w:divBdr>
                    </w:div>
                  </w:divsChild>
                </w:div>
                <w:div w:id="1569996246">
                  <w:marLeft w:val="0"/>
                  <w:marRight w:val="0"/>
                  <w:marTop w:val="0"/>
                  <w:marBottom w:val="0"/>
                  <w:divBdr>
                    <w:top w:val="none" w:sz="0" w:space="0" w:color="auto"/>
                    <w:left w:val="none" w:sz="0" w:space="0" w:color="auto"/>
                    <w:bottom w:val="none" w:sz="0" w:space="0" w:color="auto"/>
                    <w:right w:val="none" w:sz="0" w:space="0" w:color="auto"/>
                  </w:divBdr>
                  <w:divsChild>
                    <w:div w:id="1077094962">
                      <w:marLeft w:val="0"/>
                      <w:marRight w:val="0"/>
                      <w:marTop w:val="0"/>
                      <w:marBottom w:val="0"/>
                      <w:divBdr>
                        <w:top w:val="none" w:sz="0" w:space="0" w:color="auto"/>
                        <w:left w:val="none" w:sz="0" w:space="0" w:color="auto"/>
                        <w:bottom w:val="none" w:sz="0" w:space="0" w:color="auto"/>
                        <w:right w:val="none" w:sz="0" w:space="0" w:color="auto"/>
                      </w:divBdr>
                    </w:div>
                  </w:divsChild>
                </w:div>
                <w:div w:id="1627616637">
                  <w:marLeft w:val="0"/>
                  <w:marRight w:val="0"/>
                  <w:marTop w:val="0"/>
                  <w:marBottom w:val="0"/>
                  <w:divBdr>
                    <w:top w:val="none" w:sz="0" w:space="0" w:color="auto"/>
                    <w:left w:val="none" w:sz="0" w:space="0" w:color="auto"/>
                    <w:bottom w:val="none" w:sz="0" w:space="0" w:color="auto"/>
                    <w:right w:val="none" w:sz="0" w:space="0" w:color="auto"/>
                  </w:divBdr>
                  <w:divsChild>
                    <w:div w:id="1229733147">
                      <w:marLeft w:val="0"/>
                      <w:marRight w:val="0"/>
                      <w:marTop w:val="0"/>
                      <w:marBottom w:val="0"/>
                      <w:divBdr>
                        <w:top w:val="none" w:sz="0" w:space="0" w:color="auto"/>
                        <w:left w:val="none" w:sz="0" w:space="0" w:color="auto"/>
                        <w:bottom w:val="none" w:sz="0" w:space="0" w:color="auto"/>
                        <w:right w:val="none" w:sz="0" w:space="0" w:color="auto"/>
                      </w:divBdr>
                    </w:div>
                  </w:divsChild>
                </w:div>
                <w:div w:id="1805807964">
                  <w:marLeft w:val="0"/>
                  <w:marRight w:val="0"/>
                  <w:marTop w:val="0"/>
                  <w:marBottom w:val="0"/>
                  <w:divBdr>
                    <w:top w:val="none" w:sz="0" w:space="0" w:color="auto"/>
                    <w:left w:val="none" w:sz="0" w:space="0" w:color="auto"/>
                    <w:bottom w:val="none" w:sz="0" w:space="0" w:color="auto"/>
                    <w:right w:val="none" w:sz="0" w:space="0" w:color="auto"/>
                  </w:divBdr>
                  <w:divsChild>
                    <w:div w:id="1619947577">
                      <w:marLeft w:val="0"/>
                      <w:marRight w:val="0"/>
                      <w:marTop w:val="0"/>
                      <w:marBottom w:val="0"/>
                      <w:divBdr>
                        <w:top w:val="none" w:sz="0" w:space="0" w:color="auto"/>
                        <w:left w:val="none" w:sz="0" w:space="0" w:color="auto"/>
                        <w:bottom w:val="none" w:sz="0" w:space="0" w:color="auto"/>
                        <w:right w:val="none" w:sz="0" w:space="0" w:color="auto"/>
                      </w:divBdr>
                    </w:div>
                  </w:divsChild>
                </w:div>
                <w:div w:id="1806193820">
                  <w:marLeft w:val="0"/>
                  <w:marRight w:val="0"/>
                  <w:marTop w:val="0"/>
                  <w:marBottom w:val="0"/>
                  <w:divBdr>
                    <w:top w:val="none" w:sz="0" w:space="0" w:color="auto"/>
                    <w:left w:val="none" w:sz="0" w:space="0" w:color="auto"/>
                    <w:bottom w:val="none" w:sz="0" w:space="0" w:color="auto"/>
                    <w:right w:val="none" w:sz="0" w:space="0" w:color="auto"/>
                  </w:divBdr>
                  <w:divsChild>
                    <w:div w:id="1074008014">
                      <w:marLeft w:val="0"/>
                      <w:marRight w:val="0"/>
                      <w:marTop w:val="0"/>
                      <w:marBottom w:val="0"/>
                      <w:divBdr>
                        <w:top w:val="none" w:sz="0" w:space="0" w:color="auto"/>
                        <w:left w:val="none" w:sz="0" w:space="0" w:color="auto"/>
                        <w:bottom w:val="none" w:sz="0" w:space="0" w:color="auto"/>
                        <w:right w:val="none" w:sz="0" w:space="0" w:color="auto"/>
                      </w:divBdr>
                    </w:div>
                  </w:divsChild>
                </w:div>
                <w:div w:id="1807237081">
                  <w:marLeft w:val="0"/>
                  <w:marRight w:val="0"/>
                  <w:marTop w:val="0"/>
                  <w:marBottom w:val="0"/>
                  <w:divBdr>
                    <w:top w:val="none" w:sz="0" w:space="0" w:color="auto"/>
                    <w:left w:val="none" w:sz="0" w:space="0" w:color="auto"/>
                    <w:bottom w:val="none" w:sz="0" w:space="0" w:color="auto"/>
                    <w:right w:val="none" w:sz="0" w:space="0" w:color="auto"/>
                  </w:divBdr>
                  <w:divsChild>
                    <w:div w:id="1780954899">
                      <w:marLeft w:val="0"/>
                      <w:marRight w:val="0"/>
                      <w:marTop w:val="0"/>
                      <w:marBottom w:val="0"/>
                      <w:divBdr>
                        <w:top w:val="none" w:sz="0" w:space="0" w:color="auto"/>
                        <w:left w:val="none" w:sz="0" w:space="0" w:color="auto"/>
                        <w:bottom w:val="none" w:sz="0" w:space="0" w:color="auto"/>
                        <w:right w:val="none" w:sz="0" w:space="0" w:color="auto"/>
                      </w:divBdr>
                    </w:div>
                  </w:divsChild>
                </w:div>
                <w:div w:id="1808619365">
                  <w:marLeft w:val="0"/>
                  <w:marRight w:val="0"/>
                  <w:marTop w:val="0"/>
                  <w:marBottom w:val="0"/>
                  <w:divBdr>
                    <w:top w:val="none" w:sz="0" w:space="0" w:color="auto"/>
                    <w:left w:val="none" w:sz="0" w:space="0" w:color="auto"/>
                    <w:bottom w:val="none" w:sz="0" w:space="0" w:color="auto"/>
                    <w:right w:val="none" w:sz="0" w:space="0" w:color="auto"/>
                  </w:divBdr>
                  <w:divsChild>
                    <w:div w:id="1239830263">
                      <w:marLeft w:val="0"/>
                      <w:marRight w:val="0"/>
                      <w:marTop w:val="0"/>
                      <w:marBottom w:val="0"/>
                      <w:divBdr>
                        <w:top w:val="none" w:sz="0" w:space="0" w:color="auto"/>
                        <w:left w:val="none" w:sz="0" w:space="0" w:color="auto"/>
                        <w:bottom w:val="none" w:sz="0" w:space="0" w:color="auto"/>
                        <w:right w:val="none" w:sz="0" w:space="0" w:color="auto"/>
                      </w:divBdr>
                    </w:div>
                  </w:divsChild>
                </w:div>
                <w:div w:id="2026705455">
                  <w:marLeft w:val="0"/>
                  <w:marRight w:val="0"/>
                  <w:marTop w:val="0"/>
                  <w:marBottom w:val="0"/>
                  <w:divBdr>
                    <w:top w:val="none" w:sz="0" w:space="0" w:color="auto"/>
                    <w:left w:val="none" w:sz="0" w:space="0" w:color="auto"/>
                    <w:bottom w:val="none" w:sz="0" w:space="0" w:color="auto"/>
                    <w:right w:val="none" w:sz="0" w:space="0" w:color="auto"/>
                  </w:divBdr>
                  <w:divsChild>
                    <w:div w:id="1577402149">
                      <w:marLeft w:val="0"/>
                      <w:marRight w:val="0"/>
                      <w:marTop w:val="0"/>
                      <w:marBottom w:val="0"/>
                      <w:divBdr>
                        <w:top w:val="none" w:sz="0" w:space="0" w:color="auto"/>
                        <w:left w:val="none" w:sz="0" w:space="0" w:color="auto"/>
                        <w:bottom w:val="none" w:sz="0" w:space="0" w:color="auto"/>
                        <w:right w:val="none" w:sz="0" w:space="0" w:color="auto"/>
                      </w:divBdr>
                    </w:div>
                  </w:divsChild>
                </w:div>
                <w:div w:id="2037581497">
                  <w:marLeft w:val="0"/>
                  <w:marRight w:val="0"/>
                  <w:marTop w:val="0"/>
                  <w:marBottom w:val="0"/>
                  <w:divBdr>
                    <w:top w:val="none" w:sz="0" w:space="0" w:color="auto"/>
                    <w:left w:val="none" w:sz="0" w:space="0" w:color="auto"/>
                    <w:bottom w:val="none" w:sz="0" w:space="0" w:color="auto"/>
                    <w:right w:val="none" w:sz="0" w:space="0" w:color="auto"/>
                  </w:divBdr>
                  <w:divsChild>
                    <w:div w:id="601760994">
                      <w:marLeft w:val="0"/>
                      <w:marRight w:val="0"/>
                      <w:marTop w:val="0"/>
                      <w:marBottom w:val="0"/>
                      <w:divBdr>
                        <w:top w:val="none" w:sz="0" w:space="0" w:color="auto"/>
                        <w:left w:val="none" w:sz="0" w:space="0" w:color="auto"/>
                        <w:bottom w:val="none" w:sz="0" w:space="0" w:color="auto"/>
                        <w:right w:val="none" w:sz="0" w:space="0" w:color="auto"/>
                      </w:divBdr>
                    </w:div>
                  </w:divsChild>
                </w:div>
                <w:div w:id="2050178802">
                  <w:marLeft w:val="0"/>
                  <w:marRight w:val="0"/>
                  <w:marTop w:val="0"/>
                  <w:marBottom w:val="0"/>
                  <w:divBdr>
                    <w:top w:val="none" w:sz="0" w:space="0" w:color="auto"/>
                    <w:left w:val="none" w:sz="0" w:space="0" w:color="auto"/>
                    <w:bottom w:val="none" w:sz="0" w:space="0" w:color="auto"/>
                    <w:right w:val="none" w:sz="0" w:space="0" w:color="auto"/>
                  </w:divBdr>
                  <w:divsChild>
                    <w:div w:id="2000303931">
                      <w:marLeft w:val="0"/>
                      <w:marRight w:val="0"/>
                      <w:marTop w:val="0"/>
                      <w:marBottom w:val="0"/>
                      <w:divBdr>
                        <w:top w:val="none" w:sz="0" w:space="0" w:color="auto"/>
                        <w:left w:val="none" w:sz="0" w:space="0" w:color="auto"/>
                        <w:bottom w:val="none" w:sz="0" w:space="0" w:color="auto"/>
                        <w:right w:val="none" w:sz="0" w:space="0" w:color="auto"/>
                      </w:divBdr>
                    </w:div>
                  </w:divsChild>
                </w:div>
                <w:div w:id="2081825391">
                  <w:marLeft w:val="0"/>
                  <w:marRight w:val="0"/>
                  <w:marTop w:val="0"/>
                  <w:marBottom w:val="0"/>
                  <w:divBdr>
                    <w:top w:val="none" w:sz="0" w:space="0" w:color="auto"/>
                    <w:left w:val="none" w:sz="0" w:space="0" w:color="auto"/>
                    <w:bottom w:val="none" w:sz="0" w:space="0" w:color="auto"/>
                    <w:right w:val="none" w:sz="0" w:space="0" w:color="auto"/>
                  </w:divBdr>
                  <w:divsChild>
                    <w:div w:id="1999260861">
                      <w:marLeft w:val="0"/>
                      <w:marRight w:val="0"/>
                      <w:marTop w:val="0"/>
                      <w:marBottom w:val="0"/>
                      <w:divBdr>
                        <w:top w:val="none" w:sz="0" w:space="0" w:color="auto"/>
                        <w:left w:val="none" w:sz="0" w:space="0" w:color="auto"/>
                        <w:bottom w:val="none" w:sz="0" w:space="0" w:color="auto"/>
                        <w:right w:val="none" w:sz="0" w:space="0" w:color="auto"/>
                      </w:divBdr>
                    </w:div>
                  </w:divsChild>
                </w:div>
                <w:div w:id="2126384382">
                  <w:marLeft w:val="0"/>
                  <w:marRight w:val="0"/>
                  <w:marTop w:val="0"/>
                  <w:marBottom w:val="0"/>
                  <w:divBdr>
                    <w:top w:val="none" w:sz="0" w:space="0" w:color="auto"/>
                    <w:left w:val="none" w:sz="0" w:space="0" w:color="auto"/>
                    <w:bottom w:val="none" w:sz="0" w:space="0" w:color="auto"/>
                    <w:right w:val="none" w:sz="0" w:space="0" w:color="auto"/>
                  </w:divBdr>
                  <w:divsChild>
                    <w:div w:id="143644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092832">
          <w:marLeft w:val="0"/>
          <w:marRight w:val="0"/>
          <w:marTop w:val="0"/>
          <w:marBottom w:val="0"/>
          <w:divBdr>
            <w:top w:val="none" w:sz="0" w:space="0" w:color="auto"/>
            <w:left w:val="none" w:sz="0" w:space="0" w:color="auto"/>
            <w:bottom w:val="none" w:sz="0" w:space="0" w:color="auto"/>
            <w:right w:val="none" w:sz="0" w:space="0" w:color="auto"/>
          </w:divBdr>
        </w:div>
        <w:div w:id="521743584">
          <w:marLeft w:val="0"/>
          <w:marRight w:val="0"/>
          <w:marTop w:val="0"/>
          <w:marBottom w:val="0"/>
          <w:divBdr>
            <w:top w:val="none" w:sz="0" w:space="0" w:color="auto"/>
            <w:left w:val="none" w:sz="0" w:space="0" w:color="auto"/>
            <w:bottom w:val="none" w:sz="0" w:space="0" w:color="auto"/>
            <w:right w:val="none" w:sz="0" w:space="0" w:color="auto"/>
          </w:divBdr>
        </w:div>
        <w:div w:id="707031367">
          <w:marLeft w:val="0"/>
          <w:marRight w:val="0"/>
          <w:marTop w:val="0"/>
          <w:marBottom w:val="0"/>
          <w:divBdr>
            <w:top w:val="none" w:sz="0" w:space="0" w:color="auto"/>
            <w:left w:val="none" w:sz="0" w:space="0" w:color="auto"/>
            <w:bottom w:val="none" w:sz="0" w:space="0" w:color="auto"/>
            <w:right w:val="none" w:sz="0" w:space="0" w:color="auto"/>
          </w:divBdr>
        </w:div>
        <w:div w:id="772361387">
          <w:marLeft w:val="0"/>
          <w:marRight w:val="0"/>
          <w:marTop w:val="0"/>
          <w:marBottom w:val="0"/>
          <w:divBdr>
            <w:top w:val="none" w:sz="0" w:space="0" w:color="auto"/>
            <w:left w:val="none" w:sz="0" w:space="0" w:color="auto"/>
            <w:bottom w:val="none" w:sz="0" w:space="0" w:color="auto"/>
            <w:right w:val="none" w:sz="0" w:space="0" w:color="auto"/>
          </w:divBdr>
        </w:div>
        <w:div w:id="904993878">
          <w:marLeft w:val="0"/>
          <w:marRight w:val="0"/>
          <w:marTop w:val="0"/>
          <w:marBottom w:val="0"/>
          <w:divBdr>
            <w:top w:val="none" w:sz="0" w:space="0" w:color="auto"/>
            <w:left w:val="none" w:sz="0" w:space="0" w:color="auto"/>
            <w:bottom w:val="none" w:sz="0" w:space="0" w:color="auto"/>
            <w:right w:val="none" w:sz="0" w:space="0" w:color="auto"/>
          </w:divBdr>
        </w:div>
        <w:div w:id="990325851">
          <w:marLeft w:val="0"/>
          <w:marRight w:val="0"/>
          <w:marTop w:val="0"/>
          <w:marBottom w:val="0"/>
          <w:divBdr>
            <w:top w:val="none" w:sz="0" w:space="0" w:color="auto"/>
            <w:left w:val="none" w:sz="0" w:space="0" w:color="auto"/>
            <w:bottom w:val="none" w:sz="0" w:space="0" w:color="auto"/>
            <w:right w:val="none" w:sz="0" w:space="0" w:color="auto"/>
          </w:divBdr>
        </w:div>
        <w:div w:id="1203907776">
          <w:marLeft w:val="0"/>
          <w:marRight w:val="0"/>
          <w:marTop w:val="0"/>
          <w:marBottom w:val="0"/>
          <w:divBdr>
            <w:top w:val="none" w:sz="0" w:space="0" w:color="auto"/>
            <w:left w:val="none" w:sz="0" w:space="0" w:color="auto"/>
            <w:bottom w:val="none" w:sz="0" w:space="0" w:color="auto"/>
            <w:right w:val="none" w:sz="0" w:space="0" w:color="auto"/>
          </w:divBdr>
        </w:div>
        <w:div w:id="1504784811">
          <w:marLeft w:val="0"/>
          <w:marRight w:val="0"/>
          <w:marTop w:val="0"/>
          <w:marBottom w:val="0"/>
          <w:divBdr>
            <w:top w:val="none" w:sz="0" w:space="0" w:color="auto"/>
            <w:left w:val="none" w:sz="0" w:space="0" w:color="auto"/>
            <w:bottom w:val="none" w:sz="0" w:space="0" w:color="auto"/>
            <w:right w:val="none" w:sz="0" w:space="0" w:color="auto"/>
          </w:divBdr>
        </w:div>
        <w:div w:id="1553346658">
          <w:marLeft w:val="0"/>
          <w:marRight w:val="0"/>
          <w:marTop w:val="0"/>
          <w:marBottom w:val="0"/>
          <w:divBdr>
            <w:top w:val="none" w:sz="0" w:space="0" w:color="auto"/>
            <w:left w:val="none" w:sz="0" w:space="0" w:color="auto"/>
            <w:bottom w:val="none" w:sz="0" w:space="0" w:color="auto"/>
            <w:right w:val="none" w:sz="0" w:space="0" w:color="auto"/>
          </w:divBdr>
        </w:div>
        <w:div w:id="1556426078">
          <w:marLeft w:val="0"/>
          <w:marRight w:val="0"/>
          <w:marTop w:val="0"/>
          <w:marBottom w:val="0"/>
          <w:divBdr>
            <w:top w:val="none" w:sz="0" w:space="0" w:color="auto"/>
            <w:left w:val="none" w:sz="0" w:space="0" w:color="auto"/>
            <w:bottom w:val="none" w:sz="0" w:space="0" w:color="auto"/>
            <w:right w:val="none" w:sz="0" w:space="0" w:color="auto"/>
          </w:divBdr>
        </w:div>
        <w:div w:id="1947225264">
          <w:marLeft w:val="0"/>
          <w:marRight w:val="0"/>
          <w:marTop w:val="0"/>
          <w:marBottom w:val="0"/>
          <w:divBdr>
            <w:top w:val="none" w:sz="0" w:space="0" w:color="auto"/>
            <w:left w:val="none" w:sz="0" w:space="0" w:color="auto"/>
            <w:bottom w:val="none" w:sz="0" w:space="0" w:color="auto"/>
            <w:right w:val="none" w:sz="0" w:space="0" w:color="auto"/>
          </w:divBdr>
          <w:divsChild>
            <w:div w:id="108857721">
              <w:marLeft w:val="-75"/>
              <w:marRight w:val="0"/>
              <w:marTop w:val="30"/>
              <w:marBottom w:val="30"/>
              <w:divBdr>
                <w:top w:val="none" w:sz="0" w:space="0" w:color="auto"/>
                <w:left w:val="none" w:sz="0" w:space="0" w:color="auto"/>
                <w:bottom w:val="none" w:sz="0" w:space="0" w:color="auto"/>
                <w:right w:val="none" w:sz="0" w:space="0" w:color="auto"/>
              </w:divBdr>
              <w:divsChild>
                <w:div w:id="14814318">
                  <w:marLeft w:val="0"/>
                  <w:marRight w:val="0"/>
                  <w:marTop w:val="0"/>
                  <w:marBottom w:val="0"/>
                  <w:divBdr>
                    <w:top w:val="none" w:sz="0" w:space="0" w:color="auto"/>
                    <w:left w:val="none" w:sz="0" w:space="0" w:color="auto"/>
                    <w:bottom w:val="none" w:sz="0" w:space="0" w:color="auto"/>
                    <w:right w:val="none" w:sz="0" w:space="0" w:color="auto"/>
                  </w:divBdr>
                  <w:divsChild>
                    <w:div w:id="1078555402">
                      <w:marLeft w:val="0"/>
                      <w:marRight w:val="0"/>
                      <w:marTop w:val="0"/>
                      <w:marBottom w:val="0"/>
                      <w:divBdr>
                        <w:top w:val="none" w:sz="0" w:space="0" w:color="auto"/>
                        <w:left w:val="none" w:sz="0" w:space="0" w:color="auto"/>
                        <w:bottom w:val="none" w:sz="0" w:space="0" w:color="auto"/>
                        <w:right w:val="none" w:sz="0" w:space="0" w:color="auto"/>
                      </w:divBdr>
                    </w:div>
                  </w:divsChild>
                </w:div>
                <w:div w:id="28654589">
                  <w:marLeft w:val="0"/>
                  <w:marRight w:val="0"/>
                  <w:marTop w:val="0"/>
                  <w:marBottom w:val="0"/>
                  <w:divBdr>
                    <w:top w:val="none" w:sz="0" w:space="0" w:color="auto"/>
                    <w:left w:val="none" w:sz="0" w:space="0" w:color="auto"/>
                    <w:bottom w:val="none" w:sz="0" w:space="0" w:color="auto"/>
                    <w:right w:val="none" w:sz="0" w:space="0" w:color="auto"/>
                  </w:divBdr>
                  <w:divsChild>
                    <w:div w:id="531842066">
                      <w:marLeft w:val="0"/>
                      <w:marRight w:val="0"/>
                      <w:marTop w:val="0"/>
                      <w:marBottom w:val="0"/>
                      <w:divBdr>
                        <w:top w:val="none" w:sz="0" w:space="0" w:color="auto"/>
                        <w:left w:val="none" w:sz="0" w:space="0" w:color="auto"/>
                        <w:bottom w:val="none" w:sz="0" w:space="0" w:color="auto"/>
                        <w:right w:val="none" w:sz="0" w:space="0" w:color="auto"/>
                      </w:divBdr>
                    </w:div>
                  </w:divsChild>
                </w:div>
                <w:div w:id="87242515">
                  <w:marLeft w:val="0"/>
                  <w:marRight w:val="0"/>
                  <w:marTop w:val="0"/>
                  <w:marBottom w:val="0"/>
                  <w:divBdr>
                    <w:top w:val="none" w:sz="0" w:space="0" w:color="auto"/>
                    <w:left w:val="none" w:sz="0" w:space="0" w:color="auto"/>
                    <w:bottom w:val="none" w:sz="0" w:space="0" w:color="auto"/>
                    <w:right w:val="none" w:sz="0" w:space="0" w:color="auto"/>
                  </w:divBdr>
                  <w:divsChild>
                    <w:div w:id="1756242069">
                      <w:marLeft w:val="0"/>
                      <w:marRight w:val="0"/>
                      <w:marTop w:val="0"/>
                      <w:marBottom w:val="0"/>
                      <w:divBdr>
                        <w:top w:val="none" w:sz="0" w:space="0" w:color="auto"/>
                        <w:left w:val="none" w:sz="0" w:space="0" w:color="auto"/>
                        <w:bottom w:val="none" w:sz="0" w:space="0" w:color="auto"/>
                        <w:right w:val="none" w:sz="0" w:space="0" w:color="auto"/>
                      </w:divBdr>
                    </w:div>
                  </w:divsChild>
                </w:div>
                <w:div w:id="142431005">
                  <w:marLeft w:val="0"/>
                  <w:marRight w:val="0"/>
                  <w:marTop w:val="0"/>
                  <w:marBottom w:val="0"/>
                  <w:divBdr>
                    <w:top w:val="none" w:sz="0" w:space="0" w:color="auto"/>
                    <w:left w:val="none" w:sz="0" w:space="0" w:color="auto"/>
                    <w:bottom w:val="none" w:sz="0" w:space="0" w:color="auto"/>
                    <w:right w:val="none" w:sz="0" w:space="0" w:color="auto"/>
                  </w:divBdr>
                  <w:divsChild>
                    <w:div w:id="2018384768">
                      <w:marLeft w:val="0"/>
                      <w:marRight w:val="0"/>
                      <w:marTop w:val="0"/>
                      <w:marBottom w:val="0"/>
                      <w:divBdr>
                        <w:top w:val="none" w:sz="0" w:space="0" w:color="auto"/>
                        <w:left w:val="none" w:sz="0" w:space="0" w:color="auto"/>
                        <w:bottom w:val="none" w:sz="0" w:space="0" w:color="auto"/>
                        <w:right w:val="none" w:sz="0" w:space="0" w:color="auto"/>
                      </w:divBdr>
                    </w:div>
                  </w:divsChild>
                </w:div>
                <w:div w:id="174999850">
                  <w:marLeft w:val="0"/>
                  <w:marRight w:val="0"/>
                  <w:marTop w:val="0"/>
                  <w:marBottom w:val="0"/>
                  <w:divBdr>
                    <w:top w:val="none" w:sz="0" w:space="0" w:color="auto"/>
                    <w:left w:val="none" w:sz="0" w:space="0" w:color="auto"/>
                    <w:bottom w:val="none" w:sz="0" w:space="0" w:color="auto"/>
                    <w:right w:val="none" w:sz="0" w:space="0" w:color="auto"/>
                  </w:divBdr>
                  <w:divsChild>
                    <w:div w:id="1966622678">
                      <w:marLeft w:val="0"/>
                      <w:marRight w:val="0"/>
                      <w:marTop w:val="0"/>
                      <w:marBottom w:val="0"/>
                      <w:divBdr>
                        <w:top w:val="none" w:sz="0" w:space="0" w:color="auto"/>
                        <w:left w:val="none" w:sz="0" w:space="0" w:color="auto"/>
                        <w:bottom w:val="none" w:sz="0" w:space="0" w:color="auto"/>
                        <w:right w:val="none" w:sz="0" w:space="0" w:color="auto"/>
                      </w:divBdr>
                    </w:div>
                  </w:divsChild>
                </w:div>
                <w:div w:id="253977332">
                  <w:marLeft w:val="0"/>
                  <w:marRight w:val="0"/>
                  <w:marTop w:val="0"/>
                  <w:marBottom w:val="0"/>
                  <w:divBdr>
                    <w:top w:val="none" w:sz="0" w:space="0" w:color="auto"/>
                    <w:left w:val="none" w:sz="0" w:space="0" w:color="auto"/>
                    <w:bottom w:val="none" w:sz="0" w:space="0" w:color="auto"/>
                    <w:right w:val="none" w:sz="0" w:space="0" w:color="auto"/>
                  </w:divBdr>
                  <w:divsChild>
                    <w:div w:id="915633417">
                      <w:marLeft w:val="0"/>
                      <w:marRight w:val="0"/>
                      <w:marTop w:val="0"/>
                      <w:marBottom w:val="0"/>
                      <w:divBdr>
                        <w:top w:val="none" w:sz="0" w:space="0" w:color="auto"/>
                        <w:left w:val="none" w:sz="0" w:space="0" w:color="auto"/>
                        <w:bottom w:val="none" w:sz="0" w:space="0" w:color="auto"/>
                        <w:right w:val="none" w:sz="0" w:space="0" w:color="auto"/>
                      </w:divBdr>
                    </w:div>
                  </w:divsChild>
                </w:div>
                <w:div w:id="295524604">
                  <w:marLeft w:val="0"/>
                  <w:marRight w:val="0"/>
                  <w:marTop w:val="0"/>
                  <w:marBottom w:val="0"/>
                  <w:divBdr>
                    <w:top w:val="none" w:sz="0" w:space="0" w:color="auto"/>
                    <w:left w:val="none" w:sz="0" w:space="0" w:color="auto"/>
                    <w:bottom w:val="none" w:sz="0" w:space="0" w:color="auto"/>
                    <w:right w:val="none" w:sz="0" w:space="0" w:color="auto"/>
                  </w:divBdr>
                  <w:divsChild>
                    <w:div w:id="1245409525">
                      <w:marLeft w:val="0"/>
                      <w:marRight w:val="0"/>
                      <w:marTop w:val="0"/>
                      <w:marBottom w:val="0"/>
                      <w:divBdr>
                        <w:top w:val="none" w:sz="0" w:space="0" w:color="auto"/>
                        <w:left w:val="none" w:sz="0" w:space="0" w:color="auto"/>
                        <w:bottom w:val="none" w:sz="0" w:space="0" w:color="auto"/>
                        <w:right w:val="none" w:sz="0" w:space="0" w:color="auto"/>
                      </w:divBdr>
                    </w:div>
                  </w:divsChild>
                </w:div>
                <w:div w:id="312106390">
                  <w:marLeft w:val="0"/>
                  <w:marRight w:val="0"/>
                  <w:marTop w:val="0"/>
                  <w:marBottom w:val="0"/>
                  <w:divBdr>
                    <w:top w:val="none" w:sz="0" w:space="0" w:color="auto"/>
                    <w:left w:val="none" w:sz="0" w:space="0" w:color="auto"/>
                    <w:bottom w:val="none" w:sz="0" w:space="0" w:color="auto"/>
                    <w:right w:val="none" w:sz="0" w:space="0" w:color="auto"/>
                  </w:divBdr>
                  <w:divsChild>
                    <w:div w:id="223564249">
                      <w:marLeft w:val="0"/>
                      <w:marRight w:val="0"/>
                      <w:marTop w:val="0"/>
                      <w:marBottom w:val="0"/>
                      <w:divBdr>
                        <w:top w:val="none" w:sz="0" w:space="0" w:color="auto"/>
                        <w:left w:val="none" w:sz="0" w:space="0" w:color="auto"/>
                        <w:bottom w:val="none" w:sz="0" w:space="0" w:color="auto"/>
                        <w:right w:val="none" w:sz="0" w:space="0" w:color="auto"/>
                      </w:divBdr>
                    </w:div>
                  </w:divsChild>
                </w:div>
                <w:div w:id="356858747">
                  <w:marLeft w:val="0"/>
                  <w:marRight w:val="0"/>
                  <w:marTop w:val="0"/>
                  <w:marBottom w:val="0"/>
                  <w:divBdr>
                    <w:top w:val="none" w:sz="0" w:space="0" w:color="auto"/>
                    <w:left w:val="none" w:sz="0" w:space="0" w:color="auto"/>
                    <w:bottom w:val="none" w:sz="0" w:space="0" w:color="auto"/>
                    <w:right w:val="none" w:sz="0" w:space="0" w:color="auto"/>
                  </w:divBdr>
                  <w:divsChild>
                    <w:div w:id="1669552869">
                      <w:marLeft w:val="0"/>
                      <w:marRight w:val="0"/>
                      <w:marTop w:val="0"/>
                      <w:marBottom w:val="0"/>
                      <w:divBdr>
                        <w:top w:val="none" w:sz="0" w:space="0" w:color="auto"/>
                        <w:left w:val="none" w:sz="0" w:space="0" w:color="auto"/>
                        <w:bottom w:val="none" w:sz="0" w:space="0" w:color="auto"/>
                        <w:right w:val="none" w:sz="0" w:space="0" w:color="auto"/>
                      </w:divBdr>
                    </w:div>
                  </w:divsChild>
                </w:div>
                <w:div w:id="364255302">
                  <w:marLeft w:val="0"/>
                  <w:marRight w:val="0"/>
                  <w:marTop w:val="0"/>
                  <w:marBottom w:val="0"/>
                  <w:divBdr>
                    <w:top w:val="none" w:sz="0" w:space="0" w:color="auto"/>
                    <w:left w:val="none" w:sz="0" w:space="0" w:color="auto"/>
                    <w:bottom w:val="none" w:sz="0" w:space="0" w:color="auto"/>
                    <w:right w:val="none" w:sz="0" w:space="0" w:color="auto"/>
                  </w:divBdr>
                  <w:divsChild>
                    <w:div w:id="1568108332">
                      <w:marLeft w:val="0"/>
                      <w:marRight w:val="0"/>
                      <w:marTop w:val="0"/>
                      <w:marBottom w:val="0"/>
                      <w:divBdr>
                        <w:top w:val="none" w:sz="0" w:space="0" w:color="auto"/>
                        <w:left w:val="none" w:sz="0" w:space="0" w:color="auto"/>
                        <w:bottom w:val="none" w:sz="0" w:space="0" w:color="auto"/>
                        <w:right w:val="none" w:sz="0" w:space="0" w:color="auto"/>
                      </w:divBdr>
                    </w:div>
                  </w:divsChild>
                </w:div>
                <w:div w:id="466121306">
                  <w:marLeft w:val="0"/>
                  <w:marRight w:val="0"/>
                  <w:marTop w:val="0"/>
                  <w:marBottom w:val="0"/>
                  <w:divBdr>
                    <w:top w:val="none" w:sz="0" w:space="0" w:color="auto"/>
                    <w:left w:val="none" w:sz="0" w:space="0" w:color="auto"/>
                    <w:bottom w:val="none" w:sz="0" w:space="0" w:color="auto"/>
                    <w:right w:val="none" w:sz="0" w:space="0" w:color="auto"/>
                  </w:divBdr>
                  <w:divsChild>
                    <w:div w:id="790436152">
                      <w:marLeft w:val="0"/>
                      <w:marRight w:val="0"/>
                      <w:marTop w:val="0"/>
                      <w:marBottom w:val="0"/>
                      <w:divBdr>
                        <w:top w:val="none" w:sz="0" w:space="0" w:color="auto"/>
                        <w:left w:val="none" w:sz="0" w:space="0" w:color="auto"/>
                        <w:bottom w:val="none" w:sz="0" w:space="0" w:color="auto"/>
                        <w:right w:val="none" w:sz="0" w:space="0" w:color="auto"/>
                      </w:divBdr>
                    </w:div>
                  </w:divsChild>
                </w:div>
                <w:div w:id="467165807">
                  <w:marLeft w:val="0"/>
                  <w:marRight w:val="0"/>
                  <w:marTop w:val="0"/>
                  <w:marBottom w:val="0"/>
                  <w:divBdr>
                    <w:top w:val="none" w:sz="0" w:space="0" w:color="auto"/>
                    <w:left w:val="none" w:sz="0" w:space="0" w:color="auto"/>
                    <w:bottom w:val="none" w:sz="0" w:space="0" w:color="auto"/>
                    <w:right w:val="none" w:sz="0" w:space="0" w:color="auto"/>
                  </w:divBdr>
                  <w:divsChild>
                    <w:div w:id="1515068512">
                      <w:marLeft w:val="0"/>
                      <w:marRight w:val="0"/>
                      <w:marTop w:val="0"/>
                      <w:marBottom w:val="0"/>
                      <w:divBdr>
                        <w:top w:val="none" w:sz="0" w:space="0" w:color="auto"/>
                        <w:left w:val="none" w:sz="0" w:space="0" w:color="auto"/>
                        <w:bottom w:val="none" w:sz="0" w:space="0" w:color="auto"/>
                        <w:right w:val="none" w:sz="0" w:space="0" w:color="auto"/>
                      </w:divBdr>
                    </w:div>
                  </w:divsChild>
                </w:div>
                <w:div w:id="493186700">
                  <w:marLeft w:val="0"/>
                  <w:marRight w:val="0"/>
                  <w:marTop w:val="0"/>
                  <w:marBottom w:val="0"/>
                  <w:divBdr>
                    <w:top w:val="none" w:sz="0" w:space="0" w:color="auto"/>
                    <w:left w:val="none" w:sz="0" w:space="0" w:color="auto"/>
                    <w:bottom w:val="none" w:sz="0" w:space="0" w:color="auto"/>
                    <w:right w:val="none" w:sz="0" w:space="0" w:color="auto"/>
                  </w:divBdr>
                  <w:divsChild>
                    <w:div w:id="138545867">
                      <w:marLeft w:val="0"/>
                      <w:marRight w:val="0"/>
                      <w:marTop w:val="0"/>
                      <w:marBottom w:val="0"/>
                      <w:divBdr>
                        <w:top w:val="none" w:sz="0" w:space="0" w:color="auto"/>
                        <w:left w:val="none" w:sz="0" w:space="0" w:color="auto"/>
                        <w:bottom w:val="none" w:sz="0" w:space="0" w:color="auto"/>
                        <w:right w:val="none" w:sz="0" w:space="0" w:color="auto"/>
                      </w:divBdr>
                    </w:div>
                  </w:divsChild>
                </w:div>
                <w:div w:id="526872137">
                  <w:marLeft w:val="0"/>
                  <w:marRight w:val="0"/>
                  <w:marTop w:val="0"/>
                  <w:marBottom w:val="0"/>
                  <w:divBdr>
                    <w:top w:val="none" w:sz="0" w:space="0" w:color="auto"/>
                    <w:left w:val="none" w:sz="0" w:space="0" w:color="auto"/>
                    <w:bottom w:val="none" w:sz="0" w:space="0" w:color="auto"/>
                    <w:right w:val="none" w:sz="0" w:space="0" w:color="auto"/>
                  </w:divBdr>
                  <w:divsChild>
                    <w:div w:id="717508608">
                      <w:marLeft w:val="0"/>
                      <w:marRight w:val="0"/>
                      <w:marTop w:val="0"/>
                      <w:marBottom w:val="0"/>
                      <w:divBdr>
                        <w:top w:val="none" w:sz="0" w:space="0" w:color="auto"/>
                        <w:left w:val="none" w:sz="0" w:space="0" w:color="auto"/>
                        <w:bottom w:val="none" w:sz="0" w:space="0" w:color="auto"/>
                        <w:right w:val="none" w:sz="0" w:space="0" w:color="auto"/>
                      </w:divBdr>
                    </w:div>
                  </w:divsChild>
                </w:div>
                <w:div w:id="528105376">
                  <w:marLeft w:val="0"/>
                  <w:marRight w:val="0"/>
                  <w:marTop w:val="0"/>
                  <w:marBottom w:val="0"/>
                  <w:divBdr>
                    <w:top w:val="none" w:sz="0" w:space="0" w:color="auto"/>
                    <w:left w:val="none" w:sz="0" w:space="0" w:color="auto"/>
                    <w:bottom w:val="none" w:sz="0" w:space="0" w:color="auto"/>
                    <w:right w:val="none" w:sz="0" w:space="0" w:color="auto"/>
                  </w:divBdr>
                  <w:divsChild>
                    <w:div w:id="2116167006">
                      <w:marLeft w:val="0"/>
                      <w:marRight w:val="0"/>
                      <w:marTop w:val="0"/>
                      <w:marBottom w:val="0"/>
                      <w:divBdr>
                        <w:top w:val="none" w:sz="0" w:space="0" w:color="auto"/>
                        <w:left w:val="none" w:sz="0" w:space="0" w:color="auto"/>
                        <w:bottom w:val="none" w:sz="0" w:space="0" w:color="auto"/>
                        <w:right w:val="none" w:sz="0" w:space="0" w:color="auto"/>
                      </w:divBdr>
                    </w:div>
                  </w:divsChild>
                </w:div>
                <w:div w:id="544685429">
                  <w:marLeft w:val="0"/>
                  <w:marRight w:val="0"/>
                  <w:marTop w:val="0"/>
                  <w:marBottom w:val="0"/>
                  <w:divBdr>
                    <w:top w:val="none" w:sz="0" w:space="0" w:color="auto"/>
                    <w:left w:val="none" w:sz="0" w:space="0" w:color="auto"/>
                    <w:bottom w:val="none" w:sz="0" w:space="0" w:color="auto"/>
                    <w:right w:val="none" w:sz="0" w:space="0" w:color="auto"/>
                  </w:divBdr>
                  <w:divsChild>
                    <w:div w:id="1096243914">
                      <w:marLeft w:val="0"/>
                      <w:marRight w:val="0"/>
                      <w:marTop w:val="0"/>
                      <w:marBottom w:val="0"/>
                      <w:divBdr>
                        <w:top w:val="none" w:sz="0" w:space="0" w:color="auto"/>
                        <w:left w:val="none" w:sz="0" w:space="0" w:color="auto"/>
                        <w:bottom w:val="none" w:sz="0" w:space="0" w:color="auto"/>
                        <w:right w:val="none" w:sz="0" w:space="0" w:color="auto"/>
                      </w:divBdr>
                    </w:div>
                  </w:divsChild>
                </w:div>
                <w:div w:id="631713517">
                  <w:marLeft w:val="0"/>
                  <w:marRight w:val="0"/>
                  <w:marTop w:val="0"/>
                  <w:marBottom w:val="0"/>
                  <w:divBdr>
                    <w:top w:val="none" w:sz="0" w:space="0" w:color="auto"/>
                    <w:left w:val="none" w:sz="0" w:space="0" w:color="auto"/>
                    <w:bottom w:val="none" w:sz="0" w:space="0" w:color="auto"/>
                    <w:right w:val="none" w:sz="0" w:space="0" w:color="auto"/>
                  </w:divBdr>
                  <w:divsChild>
                    <w:div w:id="1031996814">
                      <w:marLeft w:val="0"/>
                      <w:marRight w:val="0"/>
                      <w:marTop w:val="0"/>
                      <w:marBottom w:val="0"/>
                      <w:divBdr>
                        <w:top w:val="none" w:sz="0" w:space="0" w:color="auto"/>
                        <w:left w:val="none" w:sz="0" w:space="0" w:color="auto"/>
                        <w:bottom w:val="none" w:sz="0" w:space="0" w:color="auto"/>
                        <w:right w:val="none" w:sz="0" w:space="0" w:color="auto"/>
                      </w:divBdr>
                    </w:div>
                  </w:divsChild>
                </w:div>
                <w:div w:id="654914834">
                  <w:marLeft w:val="0"/>
                  <w:marRight w:val="0"/>
                  <w:marTop w:val="0"/>
                  <w:marBottom w:val="0"/>
                  <w:divBdr>
                    <w:top w:val="none" w:sz="0" w:space="0" w:color="auto"/>
                    <w:left w:val="none" w:sz="0" w:space="0" w:color="auto"/>
                    <w:bottom w:val="none" w:sz="0" w:space="0" w:color="auto"/>
                    <w:right w:val="none" w:sz="0" w:space="0" w:color="auto"/>
                  </w:divBdr>
                  <w:divsChild>
                    <w:div w:id="1885948771">
                      <w:marLeft w:val="0"/>
                      <w:marRight w:val="0"/>
                      <w:marTop w:val="0"/>
                      <w:marBottom w:val="0"/>
                      <w:divBdr>
                        <w:top w:val="none" w:sz="0" w:space="0" w:color="auto"/>
                        <w:left w:val="none" w:sz="0" w:space="0" w:color="auto"/>
                        <w:bottom w:val="none" w:sz="0" w:space="0" w:color="auto"/>
                        <w:right w:val="none" w:sz="0" w:space="0" w:color="auto"/>
                      </w:divBdr>
                    </w:div>
                  </w:divsChild>
                </w:div>
                <w:div w:id="750548472">
                  <w:marLeft w:val="0"/>
                  <w:marRight w:val="0"/>
                  <w:marTop w:val="0"/>
                  <w:marBottom w:val="0"/>
                  <w:divBdr>
                    <w:top w:val="none" w:sz="0" w:space="0" w:color="auto"/>
                    <w:left w:val="none" w:sz="0" w:space="0" w:color="auto"/>
                    <w:bottom w:val="none" w:sz="0" w:space="0" w:color="auto"/>
                    <w:right w:val="none" w:sz="0" w:space="0" w:color="auto"/>
                  </w:divBdr>
                  <w:divsChild>
                    <w:div w:id="302203473">
                      <w:marLeft w:val="0"/>
                      <w:marRight w:val="0"/>
                      <w:marTop w:val="0"/>
                      <w:marBottom w:val="0"/>
                      <w:divBdr>
                        <w:top w:val="none" w:sz="0" w:space="0" w:color="auto"/>
                        <w:left w:val="none" w:sz="0" w:space="0" w:color="auto"/>
                        <w:bottom w:val="none" w:sz="0" w:space="0" w:color="auto"/>
                        <w:right w:val="none" w:sz="0" w:space="0" w:color="auto"/>
                      </w:divBdr>
                    </w:div>
                  </w:divsChild>
                </w:div>
                <w:div w:id="828718360">
                  <w:marLeft w:val="0"/>
                  <w:marRight w:val="0"/>
                  <w:marTop w:val="0"/>
                  <w:marBottom w:val="0"/>
                  <w:divBdr>
                    <w:top w:val="none" w:sz="0" w:space="0" w:color="auto"/>
                    <w:left w:val="none" w:sz="0" w:space="0" w:color="auto"/>
                    <w:bottom w:val="none" w:sz="0" w:space="0" w:color="auto"/>
                    <w:right w:val="none" w:sz="0" w:space="0" w:color="auto"/>
                  </w:divBdr>
                  <w:divsChild>
                    <w:div w:id="106896774">
                      <w:marLeft w:val="0"/>
                      <w:marRight w:val="0"/>
                      <w:marTop w:val="0"/>
                      <w:marBottom w:val="0"/>
                      <w:divBdr>
                        <w:top w:val="none" w:sz="0" w:space="0" w:color="auto"/>
                        <w:left w:val="none" w:sz="0" w:space="0" w:color="auto"/>
                        <w:bottom w:val="none" w:sz="0" w:space="0" w:color="auto"/>
                        <w:right w:val="none" w:sz="0" w:space="0" w:color="auto"/>
                      </w:divBdr>
                    </w:div>
                  </w:divsChild>
                </w:div>
                <w:div w:id="903757223">
                  <w:marLeft w:val="0"/>
                  <w:marRight w:val="0"/>
                  <w:marTop w:val="0"/>
                  <w:marBottom w:val="0"/>
                  <w:divBdr>
                    <w:top w:val="none" w:sz="0" w:space="0" w:color="auto"/>
                    <w:left w:val="none" w:sz="0" w:space="0" w:color="auto"/>
                    <w:bottom w:val="none" w:sz="0" w:space="0" w:color="auto"/>
                    <w:right w:val="none" w:sz="0" w:space="0" w:color="auto"/>
                  </w:divBdr>
                  <w:divsChild>
                    <w:div w:id="544023636">
                      <w:marLeft w:val="0"/>
                      <w:marRight w:val="0"/>
                      <w:marTop w:val="0"/>
                      <w:marBottom w:val="0"/>
                      <w:divBdr>
                        <w:top w:val="none" w:sz="0" w:space="0" w:color="auto"/>
                        <w:left w:val="none" w:sz="0" w:space="0" w:color="auto"/>
                        <w:bottom w:val="none" w:sz="0" w:space="0" w:color="auto"/>
                        <w:right w:val="none" w:sz="0" w:space="0" w:color="auto"/>
                      </w:divBdr>
                    </w:div>
                  </w:divsChild>
                </w:div>
                <w:div w:id="969937670">
                  <w:marLeft w:val="0"/>
                  <w:marRight w:val="0"/>
                  <w:marTop w:val="0"/>
                  <w:marBottom w:val="0"/>
                  <w:divBdr>
                    <w:top w:val="none" w:sz="0" w:space="0" w:color="auto"/>
                    <w:left w:val="none" w:sz="0" w:space="0" w:color="auto"/>
                    <w:bottom w:val="none" w:sz="0" w:space="0" w:color="auto"/>
                    <w:right w:val="none" w:sz="0" w:space="0" w:color="auto"/>
                  </w:divBdr>
                  <w:divsChild>
                    <w:div w:id="1067220185">
                      <w:marLeft w:val="0"/>
                      <w:marRight w:val="0"/>
                      <w:marTop w:val="0"/>
                      <w:marBottom w:val="0"/>
                      <w:divBdr>
                        <w:top w:val="none" w:sz="0" w:space="0" w:color="auto"/>
                        <w:left w:val="none" w:sz="0" w:space="0" w:color="auto"/>
                        <w:bottom w:val="none" w:sz="0" w:space="0" w:color="auto"/>
                        <w:right w:val="none" w:sz="0" w:space="0" w:color="auto"/>
                      </w:divBdr>
                    </w:div>
                  </w:divsChild>
                </w:div>
                <w:div w:id="1007173936">
                  <w:marLeft w:val="0"/>
                  <w:marRight w:val="0"/>
                  <w:marTop w:val="0"/>
                  <w:marBottom w:val="0"/>
                  <w:divBdr>
                    <w:top w:val="none" w:sz="0" w:space="0" w:color="auto"/>
                    <w:left w:val="none" w:sz="0" w:space="0" w:color="auto"/>
                    <w:bottom w:val="none" w:sz="0" w:space="0" w:color="auto"/>
                    <w:right w:val="none" w:sz="0" w:space="0" w:color="auto"/>
                  </w:divBdr>
                  <w:divsChild>
                    <w:div w:id="1583103355">
                      <w:marLeft w:val="0"/>
                      <w:marRight w:val="0"/>
                      <w:marTop w:val="0"/>
                      <w:marBottom w:val="0"/>
                      <w:divBdr>
                        <w:top w:val="none" w:sz="0" w:space="0" w:color="auto"/>
                        <w:left w:val="none" w:sz="0" w:space="0" w:color="auto"/>
                        <w:bottom w:val="none" w:sz="0" w:space="0" w:color="auto"/>
                        <w:right w:val="none" w:sz="0" w:space="0" w:color="auto"/>
                      </w:divBdr>
                    </w:div>
                  </w:divsChild>
                </w:div>
                <w:div w:id="1220096434">
                  <w:marLeft w:val="0"/>
                  <w:marRight w:val="0"/>
                  <w:marTop w:val="0"/>
                  <w:marBottom w:val="0"/>
                  <w:divBdr>
                    <w:top w:val="none" w:sz="0" w:space="0" w:color="auto"/>
                    <w:left w:val="none" w:sz="0" w:space="0" w:color="auto"/>
                    <w:bottom w:val="none" w:sz="0" w:space="0" w:color="auto"/>
                    <w:right w:val="none" w:sz="0" w:space="0" w:color="auto"/>
                  </w:divBdr>
                  <w:divsChild>
                    <w:div w:id="670646422">
                      <w:marLeft w:val="0"/>
                      <w:marRight w:val="0"/>
                      <w:marTop w:val="0"/>
                      <w:marBottom w:val="0"/>
                      <w:divBdr>
                        <w:top w:val="none" w:sz="0" w:space="0" w:color="auto"/>
                        <w:left w:val="none" w:sz="0" w:space="0" w:color="auto"/>
                        <w:bottom w:val="none" w:sz="0" w:space="0" w:color="auto"/>
                        <w:right w:val="none" w:sz="0" w:space="0" w:color="auto"/>
                      </w:divBdr>
                    </w:div>
                  </w:divsChild>
                </w:div>
                <w:div w:id="1225599387">
                  <w:marLeft w:val="0"/>
                  <w:marRight w:val="0"/>
                  <w:marTop w:val="0"/>
                  <w:marBottom w:val="0"/>
                  <w:divBdr>
                    <w:top w:val="none" w:sz="0" w:space="0" w:color="auto"/>
                    <w:left w:val="none" w:sz="0" w:space="0" w:color="auto"/>
                    <w:bottom w:val="none" w:sz="0" w:space="0" w:color="auto"/>
                    <w:right w:val="none" w:sz="0" w:space="0" w:color="auto"/>
                  </w:divBdr>
                  <w:divsChild>
                    <w:div w:id="430860127">
                      <w:marLeft w:val="0"/>
                      <w:marRight w:val="0"/>
                      <w:marTop w:val="0"/>
                      <w:marBottom w:val="0"/>
                      <w:divBdr>
                        <w:top w:val="none" w:sz="0" w:space="0" w:color="auto"/>
                        <w:left w:val="none" w:sz="0" w:space="0" w:color="auto"/>
                        <w:bottom w:val="none" w:sz="0" w:space="0" w:color="auto"/>
                        <w:right w:val="none" w:sz="0" w:space="0" w:color="auto"/>
                      </w:divBdr>
                    </w:div>
                  </w:divsChild>
                </w:div>
                <w:div w:id="1234200134">
                  <w:marLeft w:val="0"/>
                  <w:marRight w:val="0"/>
                  <w:marTop w:val="0"/>
                  <w:marBottom w:val="0"/>
                  <w:divBdr>
                    <w:top w:val="none" w:sz="0" w:space="0" w:color="auto"/>
                    <w:left w:val="none" w:sz="0" w:space="0" w:color="auto"/>
                    <w:bottom w:val="none" w:sz="0" w:space="0" w:color="auto"/>
                    <w:right w:val="none" w:sz="0" w:space="0" w:color="auto"/>
                  </w:divBdr>
                  <w:divsChild>
                    <w:div w:id="1909460815">
                      <w:marLeft w:val="0"/>
                      <w:marRight w:val="0"/>
                      <w:marTop w:val="0"/>
                      <w:marBottom w:val="0"/>
                      <w:divBdr>
                        <w:top w:val="none" w:sz="0" w:space="0" w:color="auto"/>
                        <w:left w:val="none" w:sz="0" w:space="0" w:color="auto"/>
                        <w:bottom w:val="none" w:sz="0" w:space="0" w:color="auto"/>
                        <w:right w:val="none" w:sz="0" w:space="0" w:color="auto"/>
                      </w:divBdr>
                    </w:div>
                  </w:divsChild>
                </w:div>
                <w:div w:id="1332946381">
                  <w:marLeft w:val="0"/>
                  <w:marRight w:val="0"/>
                  <w:marTop w:val="0"/>
                  <w:marBottom w:val="0"/>
                  <w:divBdr>
                    <w:top w:val="none" w:sz="0" w:space="0" w:color="auto"/>
                    <w:left w:val="none" w:sz="0" w:space="0" w:color="auto"/>
                    <w:bottom w:val="none" w:sz="0" w:space="0" w:color="auto"/>
                    <w:right w:val="none" w:sz="0" w:space="0" w:color="auto"/>
                  </w:divBdr>
                  <w:divsChild>
                    <w:div w:id="1046950153">
                      <w:marLeft w:val="0"/>
                      <w:marRight w:val="0"/>
                      <w:marTop w:val="0"/>
                      <w:marBottom w:val="0"/>
                      <w:divBdr>
                        <w:top w:val="none" w:sz="0" w:space="0" w:color="auto"/>
                        <w:left w:val="none" w:sz="0" w:space="0" w:color="auto"/>
                        <w:bottom w:val="none" w:sz="0" w:space="0" w:color="auto"/>
                        <w:right w:val="none" w:sz="0" w:space="0" w:color="auto"/>
                      </w:divBdr>
                    </w:div>
                  </w:divsChild>
                </w:div>
                <w:div w:id="1340305165">
                  <w:marLeft w:val="0"/>
                  <w:marRight w:val="0"/>
                  <w:marTop w:val="0"/>
                  <w:marBottom w:val="0"/>
                  <w:divBdr>
                    <w:top w:val="none" w:sz="0" w:space="0" w:color="auto"/>
                    <w:left w:val="none" w:sz="0" w:space="0" w:color="auto"/>
                    <w:bottom w:val="none" w:sz="0" w:space="0" w:color="auto"/>
                    <w:right w:val="none" w:sz="0" w:space="0" w:color="auto"/>
                  </w:divBdr>
                  <w:divsChild>
                    <w:div w:id="1310284108">
                      <w:marLeft w:val="0"/>
                      <w:marRight w:val="0"/>
                      <w:marTop w:val="0"/>
                      <w:marBottom w:val="0"/>
                      <w:divBdr>
                        <w:top w:val="none" w:sz="0" w:space="0" w:color="auto"/>
                        <w:left w:val="none" w:sz="0" w:space="0" w:color="auto"/>
                        <w:bottom w:val="none" w:sz="0" w:space="0" w:color="auto"/>
                        <w:right w:val="none" w:sz="0" w:space="0" w:color="auto"/>
                      </w:divBdr>
                    </w:div>
                  </w:divsChild>
                </w:div>
                <w:div w:id="1419710229">
                  <w:marLeft w:val="0"/>
                  <w:marRight w:val="0"/>
                  <w:marTop w:val="0"/>
                  <w:marBottom w:val="0"/>
                  <w:divBdr>
                    <w:top w:val="none" w:sz="0" w:space="0" w:color="auto"/>
                    <w:left w:val="none" w:sz="0" w:space="0" w:color="auto"/>
                    <w:bottom w:val="none" w:sz="0" w:space="0" w:color="auto"/>
                    <w:right w:val="none" w:sz="0" w:space="0" w:color="auto"/>
                  </w:divBdr>
                  <w:divsChild>
                    <w:div w:id="1488471184">
                      <w:marLeft w:val="0"/>
                      <w:marRight w:val="0"/>
                      <w:marTop w:val="0"/>
                      <w:marBottom w:val="0"/>
                      <w:divBdr>
                        <w:top w:val="none" w:sz="0" w:space="0" w:color="auto"/>
                        <w:left w:val="none" w:sz="0" w:space="0" w:color="auto"/>
                        <w:bottom w:val="none" w:sz="0" w:space="0" w:color="auto"/>
                        <w:right w:val="none" w:sz="0" w:space="0" w:color="auto"/>
                      </w:divBdr>
                    </w:div>
                  </w:divsChild>
                </w:div>
                <w:div w:id="1422146155">
                  <w:marLeft w:val="0"/>
                  <w:marRight w:val="0"/>
                  <w:marTop w:val="0"/>
                  <w:marBottom w:val="0"/>
                  <w:divBdr>
                    <w:top w:val="none" w:sz="0" w:space="0" w:color="auto"/>
                    <w:left w:val="none" w:sz="0" w:space="0" w:color="auto"/>
                    <w:bottom w:val="none" w:sz="0" w:space="0" w:color="auto"/>
                    <w:right w:val="none" w:sz="0" w:space="0" w:color="auto"/>
                  </w:divBdr>
                  <w:divsChild>
                    <w:div w:id="1010520605">
                      <w:marLeft w:val="0"/>
                      <w:marRight w:val="0"/>
                      <w:marTop w:val="0"/>
                      <w:marBottom w:val="0"/>
                      <w:divBdr>
                        <w:top w:val="none" w:sz="0" w:space="0" w:color="auto"/>
                        <w:left w:val="none" w:sz="0" w:space="0" w:color="auto"/>
                        <w:bottom w:val="none" w:sz="0" w:space="0" w:color="auto"/>
                        <w:right w:val="none" w:sz="0" w:space="0" w:color="auto"/>
                      </w:divBdr>
                    </w:div>
                  </w:divsChild>
                </w:div>
                <w:div w:id="1451977471">
                  <w:marLeft w:val="0"/>
                  <w:marRight w:val="0"/>
                  <w:marTop w:val="0"/>
                  <w:marBottom w:val="0"/>
                  <w:divBdr>
                    <w:top w:val="none" w:sz="0" w:space="0" w:color="auto"/>
                    <w:left w:val="none" w:sz="0" w:space="0" w:color="auto"/>
                    <w:bottom w:val="none" w:sz="0" w:space="0" w:color="auto"/>
                    <w:right w:val="none" w:sz="0" w:space="0" w:color="auto"/>
                  </w:divBdr>
                  <w:divsChild>
                    <w:div w:id="2045253939">
                      <w:marLeft w:val="0"/>
                      <w:marRight w:val="0"/>
                      <w:marTop w:val="0"/>
                      <w:marBottom w:val="0"/>
                      <w:divBdr>
                        <w:top w:val="none" w:sz="0" w:space="0" w:color="auto"/>
                        <w:left w:val="none" w:sz="0" w:space="0" w:color="auto"/>
                        <w:bottom w:val="none" w:sz="0" w:space="0" w:color="auto"/>
                        <w:right w:val="none" w:sz="0" w:space="0" w:color="auto"/>
                      </w:divBdr>
                    </w:div>
                  </w:divsChild>
                </w:div>
                <w:div w:id="1480465930">
                  <w:marLeft w:val="0"/>
                  <w:marRight w:val="0"/>
                  <w:marTop w:val="0"/>
                  <w:marBottom w:val="0"/>
                  <w:divBdr>
                    <w:top w:val="none" w:sz="0" w:space="0" w:color="auto"/>
                    <w:left w:val="none" w:sz="0" w:space="0" w:color="auto"/>
                    <w:bottom w:val="none" w:sz="0" w:space="0" w:color="auto"/>
                    <w:right w:val="none" w:sz="0" w:space="0" w:color="auto"/>
                  </w:divBdr>
                  <w:divsChild>
                    <w:div w:id="2097047662">
                      <w:marLeft w:val="0"/>
                      <w:marRight w:val="0"/>
                      <w:marTop w:val="0"/>
                      <w:marBottom w:val="0"/>
                      <w:divBdr>
                        <w:top w:val="none" w:sz="0" w:space="0" w:color="auto"/>
                        <w:left w:val="none" w:sz="0" w:space="0" w:color="auto"/>
                        <w:bottom w:val="none" w:sz="0" w:space="0" w:color="auto"/>
                        <w:right w:val="none" w:sz="0" w:space="0" w:color="auto"/>
                      </w:divBdr>
                    </w:div>
                  </w:divsChild>
                </w:div>
                <w:div w:id="1578633969">
                  <w:marLeft w:val="0"/>
                  <w:marRight w:val="0"/>
                  <w:marTop w:val="0"/>
                  <w:marBottom w:val="0"/>
                  <w:divBdr>
                    <w:top w:val="none" w:sz="0" w:space="0" w:color="auto"/>
                    <w:left w:val="none" w:sz="0" w:space="0" w:color="auto"/>
                    <w:bottom w:val="none" w:sz="0" w:space="0" w:color="auto"/>
                    <w:right w:val="none" w:sz="0" w:space="0" w:color="auto"/>
                  </w:divBdr>
                  <w:divsChild>
                    <w:div w:id="1737045628">
                      <w:marLeft w:val="0"/>
                      <w:marRight w:val="0"/>
                      <w:marTop w:val="0"/>
                      <w:marBottom w:val="0"/>
                      <w:divBdr>
                        <w:top w:val="none" w:sz="0" w:space="0" w:color="auto"/>
                        <w:left w:val="none" w:sz="0" w:space="0" w:color="auto"/>
                        <w:bottom w:val="none" w:sz="0" w:space="0" w:color="auto"/>
                        <w:right w:val="none" w:sz="0" w:space="0" w:color="auto"/>
                      </w:divBdr>
                    </w:div>
                  </w:divsChild>
                </w:div>
                <w:div w:id="1615206388">
                  <w:marLeft w:val="0"/>
                  <w:marRight w:val="0"/>
                  <w:marTop w:val="0"/>
                  <w:marBottom w:val="0"/>
                  <w:divBdr>
                    <w:top w:val="none" w:sz="0" w:space="0" w:color="auto"/>
                    <w:left w:val="none" w:sz="0" w:space="0" w:color="auto"/>
                    <w:bottom w:val="none" w:sz="0" w:space="0" w:color="auto"/>
                    <w:right w:val="none" w:sz="0" w:space="0" w:color="auto"/>
                  </w:divBdr>
                  <w:divsChild>
                    <w:div w:id="779374757">
                      <w:marLeft w:val="0"/>
                      <w:marRight w:val="0"/>
                      <w:marTop w:val="0"/>
                      <w:marBottom w:val="0"/>
                      <w:divBdr>
                        <w:top w:val="none" w:sz="0" w:space="0" w:color="auto"/>
                        <w:left w:val="none" w:sz="0" w:space="0" w:color="auto"/>
                        <w:bottom w:val="none" w:sz="0" w:space="0" w:color="auto"/>
                        <w:right w:val="none" w:sz="0" w:space="0" w:color="auto"/>
                      </w:divBdr>
                    </w:div>
                  </w:divsChild>
                </w:div>
                <w:div w:id="1641114191">
                  <w:marLeft w:val="0"/>
                  <w:marRight w:val="0"/>
                  <w:marTop w:val="0"/>
                  <w:marBottom w:val="0"/>
                  <w:divBdr>
                    <w:top w:val="none" w:sz="0" w:space="0" w:color="auto"/>
                    <w:left w:val="none" w:sz="0" w:space="0" w:color="auto"/>
                    <w:bottom w:val="none" w:sz="0" w:space="0" w:color="auto"/>
                    <w:right w:val="none" w:sz="0" w:space="0" w:color="auto"/>
                  </w:divBdr>
                  <w:divsChild>
                    <w:div w:id="1610890857">
                      <w:marLeft w:val="0"/>
                      <w:marRight w:val="0"/>
                      <w:marTop w:val="0"/>
                      <w:marBottom w:val="0"/>
                      <w:divBdr>
                        <w:top w:val="none" w:sz="0" w:space="0" w:color="auto"/>
                        <w:left w:val="none" w:sz="0" w:space="0" w:color="auto"/>
                        <w:bottom w:val="none" w:sz="0" w:space="0" w:color="auto"/>
                        <w:right w:val="none" w:sz="0" w:space="0" w:color="auto"/>
                      </w:divBdr>
                    </w:div>
                  </w:divsChild>
                </w:div>
                <w:div w:id="1642615396">
                  <w:marLeft w:val="0"/>
                  <w:marRight w:val="0"/>
                  <w:marTop w:val="0"/>
                  <w:marBottom w:val="0"/>
                  <w:divBdr>
                    <w:top w:val="none" w:sz="0" w:space="0" w:color="auto"/>
                    <w:left w:val="none" w:sz="0" w:space="0" w:color="auto"/>
                    <w:bottom w:val="none" w:sz="0" w:space="0" w:color="auto"/>
                    <w:right w:val="none" w:sz="0" w:space="0" w:color="auto"/>
                  </w:divBdr>
                  <w:divsChild>
                    <w:div w:id="968895066">
                      <w:marLeft w:val="0"/>
                      <w:marRight w:val="0"/>
                      <w:marTop w:val="0"/>
                      <w:marBottom w:val="0"/>
                      <w:divBdr>
                        <w:top w:val="none" w:sz="0" w:space="0" w:color="auto"/>
                        <w:left w:val="none" w:sz="0" w:space="0" w:color="auto"/>
                        <w:bottom w:val="none" w:sz="0" w:space="0" w:color="auto"/>
                        <w:right w:val="none" w:sz="0" w:space="0" w:color="auto"/>
                      </w:divBdr>
                    </w:div>
                  </w:divsChild>
                </w:div>
                <w:div w:id="1685128626">
                  <w:marLeft w:val="0"/>
                  <w:marRight w:val="0"/>
                  <w:marTop w:val="0"/>
                  <w:marBottom w:val="0"/>
                  <w:divBdr>
                    <w:top w:val="none" w:sz="0" w:space="0" w:color="auto"/>
                    <w:left w:val="none" w:sz="0" w:space="0" w:color="auto"/>
                    <w:bottom w:val="none" w:sz="0" w:space="0" w:color="auto"/>
                    <w:right w:val="none" w:sz="0" w:space="0" w:color="auto"/>
                  </w:divBdr>
                  <w:divsChild>
                    <w:div w:id="536701412">
                      <w:marLeft w:val="0"/>
                      <w:marRight w:val="0"/>
                      <w:marTop w:val="0"/>
                      <w:marBottom w:val="0"/>
                      <w:divBdr>
                        <w:top w:val="none" w:sz="0" w:space="0" w:color="auto"/>
                        <w:left w:val="none" w:sz="0" w:space="0" w:color="auto"/>
                        <w:bottom w:val="none" w:sz="0" w:space="0" w:color="auto"/>
                        <w:right w:val="none" w:sz="0" w:space="0" w:color="auto"/>
                      </w:divBdr>
                    </w:div>
                  </w:divsChild>
                </w:div>
                <w:div w:id="1721325817">
                  <w:marLeft w:val="0"/>
                  <w:marRight w:val="0"/>
                  <w:marTop w:val="0"/>
                  <w:marBottom w:val="0"/>
                  <w:divBdr>
                    <w:top w:val="none" w:sz="0" w:space="0" w:color="auto"/>
                    <w:left w:val="none" w:sz="0" w:space="0" w:color="auto"/>
                    <w:bottom w:val="none" w:sz="0" w:space="0" w:color="auto"/>
                    <w:right w:val="none" w:sz="0" w:space="0" w:color="auto"/>
                  </w:divBdr>
                  <w:divsChild>
                    <w:div w:id="2013215280">
                      <w:marLeft w:val="0"/>
                      <w:marRight w:val="0"/>
                      <w:marTop w:val="0"/>
                      <w:marBottom w:val="0"/>
                      <w:divBdr>
                        <w:top w:val="none" w:sz="0" w:space="0" w:color="auto"/>
                        <w:left w:val="none" w:sz="0" w:space="0" w:color="auto"/>
                        <w:bottom w:val="none" w:sz="0" w:space="0" w:color="auto"/>
                        <w:right w:val="none" w:sz="0" w:space="0" w:color="auto"/>
                      </w:divBdr>
                    </w:div>
                  </w:divsChild>
                </w:div>
                <w:div w:id="1743603360">
                  <w:marLeft w:val="0"/>
                  <w:marRight w:val="0"/>
                  <w:marTop w:val="0"/>
                  <w:marBottom w:val="0"/>
                  <w:divBdr>
                    <w:top w:val="none" w:sz="0" w:space="0" w:color="auto"/>
                    <w:left w:val="none" w:sz="0" w:space="0" w:color="auto"/>
                    <w:bottom w:val="none" w:sz="0" w:space="0" w:color="auto"/>
                    <w:right w:val="none" w:sz="0" w:space="0" w:color="auto"/>
                  </w:divBdr>
                  <w:divsChild>
                    <w:div w:id="1843814493">
                      <w:marLeft w:val="0"/>
                      <w:marRight w:val="0"/>
                      <w:marTop w:val="0"/>
                      <w:marBottom w:val="0"/>
                      <w:divBdr>
                        <w:top w:val="none" w:sz="0" w:space="0" w:color="auto"/>
                        <w:left w:val="none" w:sz="0" w:space="0" w:color="auto"/>
                        <w:bottom w:val="none" w:sz="0" w:space="0" w:color="auto"/>
                        <w:right w:val="none" w:sz="0" w:space="0" w:color="auto"/>
                      </w:divBdr>
                    </w:div>
                  </w:divsChild>
                </w:div>
                <w:div w:id="1791849992">
                  <w:marLeft w:val="0"/>
                  <w:marRight w:val="0"/>
                  <w:marTop w:val="0"/>
                  <w:marBottom w:val="0"/>
                  <w:divBdr>
                    <w:top w:val="none" w:sz="0" w:space="0" w:color="auto"/>
                    <w:left w:val="none" w:sz="0" w:space="0" w:color="auto"/>
                    <w:bottom w:val="none" w:sz="0" w:space="0" w:color="auto"/>
                    <w:right w:val="none" w:sz="0" w:space="0" w:color="auto"/>
                  </w:divBdr>
                  <w:divsChild>
                    <w:div w:id="90860941">
                      <w:marLeft w:val="0"/>
                      <w:marRight w:val="0"/>
                      <w:marTop w:val="0"/>
                      <w:marBottom w:val="0"/>
                      <w:divBdr>
                        <w:top w:val="none" w:sz="0" w:space="0" w:color="auto"/>
                        <w:left w:val="none" w:sz="0" w:space="0" w:color="auto"/>
                        <w:bottom w:val="none" w:sz="0" w:space="0" w:color="auto"/>
                        <w:right w:val="none" w:sz="0" w:space="0" w:color="auto"/>
                      </w:divBdr>
                    </w:div>
                  </w:divsChild>
                </w:div>
                <w:div w:id="1881359146">
                  <w:marLeft w:val="0"/>
                  <w:marRight w:val="0"/>
                  <w:marTop w:val="0"/>
                  <w:marBottom w:val="0"/>
                  <w:divBdr>
                    <w:top w:val="none" w:sz="0" w:space="0" w:color="auto"/>
                    <w:left w:val="none" w:sz="0" w:space="0" w:color="auto"/>
                    <w:bottom w:val="none" w:sz="0" w:space="0" w:color="auto"/>
                    <w:right w:val="none" w:sz="0" w:space="0" w:color="auto"/>
                  </w:divBdr>
                  <w:divsChild>
                    <w:div w:id="1112552978">
                      <w:marLeft w:val="0"/>
                      <w:marRight w:val="0"/>
                      <w:marTop w:val="0"/>
                      <w:marBottom w:val="0"/>
                      <w:divBdr>
                        <w:top w:val="none" w:sz="0" w:space="0" w:color="auto"/>
                        <w:left w:val="none" w:sz="0" w:space="0" w:color="auto"/>
                        <w:bottom w:val="none" w:sz="0" w:space="0" w:color="auto"/>
                        <w:right w:val="none" w:sz="0" w:space="0" w:color="auto"/>
                      </w:divBdr>
                    </w:div>
                  </w:divsChild>
                </w:div>
                <w:div w:id="1889223429">
                  <w:marLeft w:val="0"/>
                  <w:marRight w:val="0"/>
                  <w:marTop w:val="0"/>
                  <w:marBottom w:val="0"/>
                  <w:divBdr>
                    <w:top w:val="none" w:sz="0" w:space="0" w:color="auto"/>
                    <w:left w:val="none" w:sz="0" w:space="0" w:color="auto"/>
                    <w:bottom w:val="none" w:sz="0" w:space="0" w:color="auto"/>
                    <w:right w:val="none" w:sz="0" w:space="0" w:color="auto"/>
                  </w:divBdr>
                  <w:divsChild>
                    <w:div w:id="46032599">
                      <w:marLeft w:val="0"/>
                      <w:marRight w:val="0"/>
                      <w:marTop w:val="0"/>
                      <w:marBottom w:val="0"/>
                      <w:divBdr>
                        <w:top w:val="none" w:sz="0" w:space="0" w:color="auto"/>
                        <w:left w:val="none" w:sz="0" w:space="0" w:color="auto"/>
                        <w:bottom w:val="none" w:sz="0" w:space="0" w:color="auto"/>
                        <w:right w:val="none" w:sz="0" w:space="0" w:color="auto"/>
                      </w:divBdr>
                    </w:div>
                  </w:divsChild>
                </w:div>
                <w:div w:id="1933930631">
                  <w:marLeft w:val="0"/>
                  <w:marRight w:val="0"/>
                  <w:marTop w:val="0"/>
                  <w:marBottom w:val="0"/>
                  <w:divBdr>
                    <w:top w:val="none" w:sz="0" w:space="0" w:color="auto"/>
                    <w:left w:val="none" w:sz="0" w:space="0" w:color="auto"/>
                    <w:bottom w:val="none" w:sz="0" w:space="0" w:color="auto"/>
                    <w:right w:val="none" w:sz="0" w:space="0" w:color="auto"/>
                  </w:divBdr>
                  <w:divsChild>
                    <w:div w:id="835264877">
                      <w:marLeft w:val="0"/>
                      <w:marRight w:val="0"/>
                      <w:marTop w:val="0"/>
                      <w:marBottom w:val="0"/>
                      <w:divBdr>
                        <w:top w:val="none" w:sz="0" w:space="0" w:color="auto"/>
                        <w:left w:val="none" w:sz="0" w:space="0" w:color="auto"/>
                        <w:bottom w:val="none" w:sz="0" w:space="0" w:color="auto"/>
                        <w:right w:val="none" w:sz="0" w:space="0" w:color="auto"/>
                      </w:divBdr>
                    </w:div>
                  </w:divsChild>
                </w:div>
                <w:div w:id="2061973909">
                  <w:marLeft w:val="0"/>
                  <w:marRight w:val="0"/>
                  <w:marTop w:val="0"/>
                  <w:marBottom w:val="0"/>
                  <w:divBdr>
                    <w:top w:val="none" w:sz="0" w:space="0" w:color="auto"/>
                    <w:left w:val="none" w:sz="0" w:space="0" w:color="auto"/>
                    <w:bottom w:val="none" w:sz="0" w:space="0" w:color="auto"/>
                    <w:right w:val="none" w:sz="0" w:space="0" w:color="auto"/>
                  </w:divBdr>
                  <w:divsChild>
                    <w:div w:id="2036690968">
                      <w:marLeft w:val="0"/>
                      <w:marRight w:val="0"/>
                      <w:marTop w:val="0"/>
                      <w:marBottom w:val="0"/>
                      <w:divBdr>
                        <w:top w:val="none" w:sz="0" w:space="0" w:color="auto"/>
                        <w:left w:val="none" w:sz="0" w:space="0" w:color="auto"/>
                        <w:bottom w:val="none" w:sz="0" w:space="0" w:color="auto"/>
                        <w:right w:val="none" w:sz="0" w:space="0" w:color="auto"/>
                      </w:divBdr>
                    </w:div>
                  </w:divsChild>
                </w:div>
                <w:div w:id="2097284387">
                  <w:marLeft w:val="0"/>
                  <w:marRight w:val="0"/>
                  <w:marTop w:val="0"/>
                  <w:marBottom w:val="0"/>
                  <w:divBdr>
                    <w:top w:val="none" w:sz="0" w:space="0" w:color="auto"/>
                    <w:left w:val="none" w:sz="0" w:space="0" w:color="auto"/>
                    <w:bottom w:val="none" w:sz="0" w:space="0" w:color="auto"/>
                    <w:right w:val="none" w:sz="0" w:space="0" w:color="auto"/>
                  </w:divBdr>
                  <w:divsChild>
                    <w:div w:id="2053769874">
                      <w:marLeft w:val="0"/>
                      <w:marRight w:val="0"/>
                      <w:marTop w:val="0"/>
                      <w:marBottom w:val="0"/>
                      <w:divBdr>
                        <w:top w:val="none" w:sz="0" w:space="0" w:color="auto"/>
                        <w:left w:val="none" w:sz="0" w:space="0" w:color="auto"/>
                        <w:bottom w:val="none" w:sz="0" w:space="0" w:color="auto"/>
                        <w:right w:val="none" w:sz="0" w:space="0" w:color="auto"/>
                      </w:divBdr>
                    </w:div>
                  </w:divsChild>
                </w:div>
                <w:div w:id="2109613146">
                  <w:marLeft w:val="0"/>
                  <w:marRight w:val="0"/>
                  <w:marTop w:val="0"/>
                  <w:marBottom w:val="0"/>
                  <w:divBdr>
                    <w:top w:val="none" w:sz="0" w:space="0" w:color="auto"/>
                    <w:left w:val="none" w:sz="0" w:space="0" w:color="auto"/>
                    <w:bottom w:val="none" w:sz="0" w:space="0" w:color="auto"/>
                    <w:right w:val="none" w:sz="0" w:space="0" w:color="auto"/>
                  </w:divBdr>
                  <w:divsChild>
                    <w:div w:id="1104110565">
                      <w:marLeft w:val="0"/>
                      <w:marRight w:val="0"/>
                      <w:marTop w:val="0"/>
                      <w:marBottom w:val="0"/>
                      <w:divBdr>
                        <w:top w:val="none" w:sz="0" w:space="0" w:color="auto"/>
                        <w:left w:val="none" w:sz="0" w:space="0" w:color="auto"/>
                        <w:bottom w:val="none" w:sz="0" w:space="0" w:color="auto"/>
                        <w:right w:val="none" w:sz="0" w:space="0" w:color="auto"/>
                      </w:divBdr>
                    </w:div>
                  </w:divsChild>
                </w:div>
                <w:div w:id="2121991216">
                  <w:marLeft w:val="0"/>
                  <w:marRight w:val="0"/>
                  <w:marTop w:val="0"/>
                  <w:marBottom w:val="0"/>
                  <w:divBdr>
                    <w:top w:val="none" w:sz="0" w:space="0" w:color="auto"/>
                    <w:left w:val="none" w:sz="0" w:space="0" w:color="auto"/>
                    <w:bottom w:val="none" w:sz="0" w:space="0" w:color="auto"/>
                    <w:right w:val="none" w:sz="0" w:space="0" w:color="auto"/>
                  </w:divBdr>
                  <w:divsChild>
                    <w:div w:id="1210455408">
                      <w:marLeft w:val="0"/>
                      <w:marRight w:val="0"/>
                      <w:marTop w:val="0"/>
                      <w:marBottom w:val="0"/>
                      <w:divBdr>
                        <w:top w:val="none" w:sz="0" w:space="0" w:color="auto"/>
                        <w:left w:val="none" w:sz="0" w:space="0" w:color="auto"/>
                        <w:bottom w:val="none" w:sz="0" w:space="0" w:color="auto"/>
                        <w:right w:val="none" w:sz="0" w:space="0" w:color="auto"/>
                      </w:divBdr>
                    </w:div>
                  </w:divsChild>
                </w:div>
                <w:div w:id="2132088978">
                  <w:marLeft w:val="0"/>
                  <w:marRight w:val="0"/>
                  <w:marTop w:val="0"/>
                  <w:marBottom w:val="0"/>
                  <w:divBdr>
                    <w:top w:val="none" w:sz="0" w:space="0" w:color="auto"/>
                    <w:left w:val="none" w:sz="0" w:space="0" w:color="auto"/>
                    <w:bottom w:val="none" w:sz="0" w:space="0" w:color="auto"/>
                    <w:right w:val="none" w:sz="0" w:space="0" w:color="auto"/>
                  </w:divBdr>
                  <w:divsChild>
                    <w:div w:id="21465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011285">
          <w:marLeft w:val="0"/>
          <w:marRight w:val="0"/>
          <w:marTop w:val="0"/>
          <w:marBottom w:val="0"/>
          <w:divBdr>
            <w:top w:val="none" w:sz="0" w:space="0" w:color="auto"/>
            <w:left w:val="none" w:sz="0" w:space="0" w:color="auto"/>
            <w:bottom w:val="none" w:sz="0" w:space="0" w:color="auto"/>
            <w:right w:val="none" w:sz="0" w:space="0" w:color="auto"/>
          </w:divBdr>
        </w:div>
        <w:div w:id="2089498933">
          <w:marLeft w:val="0"/>
          <w:marRight w:val="0"/>
          <w:marTop w:val="0"/>
          <w:marBottom w:val="0"/>
          <w:divBdr>
            <w:top w:val="none" w:sz="0" w:space="0" w:color="auto"/>
            <w:left w:val="none" w:sz="0" w:space="0" w:color="auto"/>
            <w:bottom w:val="none" w:sz="0" w:space="0" w:color="auto"/>
            <w:right w:val="none" w:sz="0" w:space="0" w:color="auto"/>
          </w:divBdr>
        </w:div>
      </w:divsChild>
    </w:div>
    <w:div w:id="1745377397">
      <w:bodyDiv w:val="1"/>
      <w:marLeft w:val="0"/>
      <w:marRight w:val="0"/>
      <w:marTop w:val="0"/>
      <w:marBottom w:val="0"/>
      <w:divBdr>
        <w:top w:val="none" w:sz="0" w:space="0" w:color="auto"/>
        <w:left w:val="none" w:sz="0" w:space="0" w:color="auto"/>
        <w:bottom w:val="none" w:sz="0" w:space="0" w:color="auto"/>
        <w:right w:val="none" w:sz="0" w:space="0" w:color="auto"/>
      </w:divBdr>
    </w:div>
    <w:div w:id="1849905659">
      <w:bodyDiv w:val="1"/>
      <w:marLeft w:val="0"/>
      <w:marRight w:val="0"/>
      <w:marTop w:val="0"/>
      <w:marBottom w:val="0"/>
      <w:divBdr>
        <w:top w:val="none" w:sz="0" w:space="0" w:color="auto"/>
        <w:left w:val="none" w:sz="0" w:space="0" w:color="auto"/>
        <w:bottom w:val="none" w:sz="0" w:space="0" w:color="auto"/>
        <w:right w:val="none" w:sz="0" w:space="0" w:color="auto"/>
      </w:divBdr>
    </w:div>
    <w:div w:id="1930459545">
      <w:bodyDiv w:val="1"/>
      <w:marLeft w:val="0"/>
      <w:marRight w:val="0"/>
      <w:marTop w:val="0"/>
      <w:marBottom w:val="0"/>
      <w:divBdr>
        <w:top w:val="none" w:sz="0" w:space="0" w:color="auto"/>
        <w:left w:val="none" w:sz="0" w:space="0" w:color="auto"/>
        <w:bottom w:val="none" w:sz="0" w:space="0" w:color="auto"/>
        <w:right w:val="none" w:sz="0" w:space="0" w:color="auto"/>
      </w:divBdr>
      <w:divsChild>
        <w:div w:id="23558262">
          <w:marLeft w:val="0"/>
          <w:marRight w:val="0"/>
          <w:marTop w:val="0"/>
          <w:marBottom w:val="0"/>
          <w:divBdr>
            <w:top w:val="none" w:sz="0" w:space="0" w:color="auto"/>
            <w:left w:val="none" w:sz="0" w:space="0" w:color="auto"/>
            <w:bottom w:val="none" w:sz="0" w:space="0" w:color="auto"/>
            <w:right w:val="none" w:sz="0" w:space="0" w:color="auto"/>
          </w:divBdr>
        </w:div>
        <w:div w:id="162864377">
          <w:marLeft w:val="0"/>
          <w:marRight w:val="0"/>
          <w:marTop w:val="0"/>
          <w:marBottom w:val="0"/>
          <w:divBdr>
            <w:top w:val="none" w:sz="0" w:space="0" w:color="auto"/>
            <w:left w:val="none" w:sz="0" w:space="0" w:color="auto"/>
            <w:bottom w:val="none" w:sz="0" w:space="0" w:color="auto"/>
            <w:right w:val="none" w:sz="0" w:space="0" w:color="auto"/>
          </w:divBdr>
        </w:div>
        <w:div w:id="227502834">
          <w:marLeft w:val="0"/>
          <w:marRight w:val="0"/>
          <w:marTop w:val="0"/>
          <w:marBottom w:val="0"/>
          <w:divBdr>
            <w:top w:val="none" w:sz="0" w:space="0" w:color="auto"/>
            <w:left w:val="none" w:sz="0" w:space="0" w:color="auto"/>
            <w:bottom w:val="none" w:sz="0" w:space="0" w:color="auto"/>
            <w:right w:val="none" w:sz="0" w:space="0" w:color="auto"/>
          </w:divBdr>
        </w:div>
        <w:div w:id="230048336">
          <w:marLeft w:val="0"/>
          <w:marRight w:val="0"/>
          <w:marTop w:val="0"/>
          <w:marBottom w:val="0"/>
          <w:divBdr>
            <w:top w:val="none" w:sz="0" w:space="0" w:color="auto"/>
            <w:left w:val="none" w:sz="0" w:space="0" w:color="auto"/>
            <w:bottom w:val="none" w:sz="0" w:space="0" w:color="auto"/>
            <w:right w:val="none" w:sz="0" w:space="0" w:color="auto"/>
          </w:divBdr>
        </w:div>
        <w:div w:id="283851453">
          <w:marLeft w:val="0"/>
          <w:marRight w:val="0"/>
          <w:marTop w:val="0"/>
          <w:marBottom w:val="0"/>
          <w:divBdr>
            <w:top w:val="none" w:sz="0" w:space="0" w:color="auto"/>
            <w:left w:val="none" w:sz="0" w:space="0" w:color="auto"/>
            <w:bottom w:val="none" w:sz="0" w:space="0" w:color="auto"/>
            <w:right w:val="none" w:sz="0" w:space="0" w:color="auto"/>
          </w:divBdr>
        </w:div>
        <w:div w:id="303195597">
          <w:marLeft w:val="0"/>
          <w:marRight w:val="0"/>
          <w:marTop w:val="0"/>
          <w:marBottom w:val="0"/>
          <w:divBdr>
            <w:top w:val="none" w:sz="0" w:space="0" w:color="auto"/>
            <w:left w:val="none" w:sz="0" w:space="0" w:color="auto"/>
            <w:bottom w:val="none" w:sz="0" w:space="0" w:color="auto"/>
            <w:right w:val="none" w:sz="0" w:space="0" w:color="auto"/>
          </w:divBdr>
        </w:div>
        <w:div w:id="371732135">
          <w:marLeft w:val="0"/>
          <w:marRight w:val="0"/>
          <w:marTop w:val="0"/>
          <w:marBottom w:val="0"/>
          <w:divBdr>
            <w:top w:val="none" w:sz="0" w:space="0" w:color="auto"/>
            <w:left w:val="none" w:sz="0" w:space="0" w:color="auto"/>
            <w:bottom w:val="none" w:sz="0" w:space="0" w:color="auto"/>
            <w:right w:val="none" w:sz="0" w:space="0" w:color="auto"/>
          </w:divBdr>
        </w:div>
        <w:div w:id="388113793">
          <w:marLeft w:val="0"/>
          <w:marRight w:val="0"/>
          <w:marTop w:val="0"/>
          <w:marBottom w:val="0"/>
          <w:divBdr>
            <w:top w:val="none" w:sz="0" w:space="0" w:color="auto"/>
            <w:left w:val="none" w:sz="0" w:space="0" w:color="auto"/>
            <w:bottom w:val="none" w:sz="0" w:space="0" w:color="auto"/>
            <w:right w:val="none" w:sz="0" w:space="0" w:color="auto"/>
          </w:divBdr>
        </w:div>
        <w:div w:id="423650106">
          <w:marLeft w:val="0"/>
          <w:marRight w:val="0"/>
          <w:marTop w:val="0"/>
          <w:marBottom w:val="0"/>
          <w:divBdr>
            <w:top w:val="none" w:sz="0" w:space="0" w:color="auto"/>
            <w:left w:val="none" w:sz="0" w:space="0" w:color="auto"/>
            <w:bottom w:val="none" w:sz="0" w:space="0" w:color="auto"/>
            <w:right w:val="none" w:sz="0" w:space="0" w:color="auto"/>
          </w:divBdr>
        </w:div>
        <w:div w:id="450560444">
          <w:marLeft w:val="0"/>
          <w:marRight w:val="0"/>
          <w:marTop w:val="0"/>
          <w:marBottom w:val="0"/>
          <w:divBdr>
            <w:top w:val="none" w:sz="0" w:space="0" w:color="auto"/>
            <w:left w:val="none" w:sz="0" w:space="0" w:color="auto"/>
            <w:bottom w:val="none" w:sz="0" w:space="0" w:color="auto"/>
            <w:right w:val="none" w:sz="0" w:space="0" w:color="auto"/>
          </w:divBdr>
        </w:div>
        <w:div w:id="497968225">
          <w:marLeft w:val="0"/>
          <w:marRight w:val="0"/>
          <w:marTop w:val="0"/>
          <w:marBottom w:val="0"/>
          <w:divBdr>
            <w:top w:val="none" w:sz="0" w:space="0" w:color="auto"/>
            <w:left w:val="none" w:sz="0" w:space="0" w:color="auto"/>
            <w:bottom w:val="none" w:sz="0" w:space="0" w:color="auto"/>
            <w:right w:val="none" w:sz="0" w:space="0" w:color="auto"/>
          </w:divBdr>
        </w:div>
        <w:div w:id="521209194">
          <w:marLeft w:val="0"/>
          <w:marRight w:val="0"/>
          <w:marTop w:val="0"/>
          <w:marBottom w:val="0"/>
          <w:divBdr>
            <w:top w:val="none" w:sz="0" w:space="0" w:color="auto"/>
            <w:left w:val="none" w:sz="0" w:space="0" w:color="auto"/>
            <w:bottom w:val="none" w:sz="0" w:space="0" w:color="auto"/>
            <w:right w:val="none" w:sz="0" w:space="0" w:color="auto"/>
          </w:divBdr>
        </w:div>
        <w:div w:id="712312361">
          <w:marLeft w:val="0"/>
          <w:marRight w:val="0"/>
          <w:marTop w:val="0"/>
          <w:marBottom w:val="0"/>
          <w:divBdr>
            <w:top w:val="none" w:sz="0" w:space="0" w:color="auto"/>
            <w:left w:val="none" w:sz="0" w:space="0" w:color="auto"/>
            <w:bottom w:val="none" w:sz="0" w:space="0" w:color="auto"/>
            <w:right w:val="none" w:sz="0" w:space="0" w:color="auto"/>
          </w:divBdr>
        </w:div>
        <w:div w:id="786855188">
          <w:marLeft w:val="0"/>
          <w:marRight w:val="0"/>
          <w:marTop w:val="0"/>
          <w:marBottom w:val="0"/>
          <w:divBdr>
            <w:top w:val="none" w:sz="0" w:space="0" w:color="auto"/>
            <w:left w:val="none" w:sz="0" w:space="0" w:color="auto"/>
            <w:bottom w:val="none" w:sz="0" w:space="0" w:color="auto"/>
            <w:right w:val="none" w:sz="0" w:space="0" w:color="auto"/>
          </w:divBdr>
        </w:div>
        <w:div w:id="1084033159">
          <w:marLeft w:val="0"/>
          <w:marRight w:val="0"/>
          <w:marTop w:val="0"/>
          <w:marBottom w:val="0"/>
          <w:divBdr>
            <w:top w:val="none" w:sz="0" w:space="0" w:color="auto"/>
            <w:left w:val="none" w:sz="0" w:space="0" w:color="auto"/>
            <w:bottom w:val="none" w:sz="0" w:space="0" w:color="auto"/>
            <w:right w:val="none" w:sz="0" w:space="0" w:color="auto"/>
          </w:divBdr>
        </w:div>
        <w:div w:id="1108696313">
          <w:marLeft w:val="0"/>
          <w:marRight w:val="0"/>
          <w:marTop w:val="0"/>
          <w:marBottom w:val="0"/>
          <w:divBdr>
            <w:top w:val="none" w:sz="0" w:space="0" w:color="auto"/>
            <w:left w:val="none" w:sz="0" w:space="0" w:color="auto"/>
            <w:bottom w:val="none" w:sz="0" w:space="0" w:color="auto"/>
            <w:right w:val="none" w:sz="0" w:space="0" w:color="auto"/>
          </w:divBdr>
        </w:div>
        <w:div w:id="1230191902">
          <w:marLeft w:val="0"/>
          <w:marRight w:val="0"/>
          <w:marTop w:val="0"/>
          <w:marBottom w:val="0"/>
          <w:divBdr>
            <w:top w:val="none" w:sz="0" w:space="0" w:color="auto"/>
            <w:left w:val="none" w:sz="0" w:space="0" w:color="auto"/>
            <w:bottom w:val="none" w:sz="0" w:space="0" w:color="auto"/>
            <w:right w:val="none" w:sz="0" w:space="0" w:color="auto"/>
          </w:divBdr>
        </w:div>
        <w:div w:id="1316766582">
          <w:marLeft w:val="0"/>
          <w:marRight w:val="0"/>
          <w:marTop w:val="0"/>
          <w:marBottom w:val="0"/>
          <w:divBdr>
            <w:top w:val="none" w:sz="0" w:space="0" w:color="auto"/>
            <w:left w:val="none" w:sz="0" w:space="0" w:color="auto"/>
            <w:bottom w:val="none" w:sz="0" w:space="0" w:color="auto"/>
            <w:right w:val="none" w:sz="0" w:space="0" w:color="auto"/>
          </w:divBdr>
        </w:div>
        <w:div w:id="1486433633">
          <w:marLeft w:val="0"/>
          <w:marRight w:val="0"/>
          <w:marTop w:val="0"/>
          <w:marBottom w:val="0"/>
          <w:divBdr>
            <w:top w:val="none" w:sz="0" w:space="0" w:color="auto"/>
            <w:left w:val="none" w:sz="0" w:space="0" w:color="auto"/>
            <w:bottom w:val="none" w:sz="0" w:space="0" w:color="auto"/>
            <w:right w:val="none" w:sz="0" w:space="0" w:color="auto"/>
          </w:divBdr>
        </w:div>
        <w:div w:id="1574461129">
          <w:marLeft w:val="0"/>
          <w:marRight w:val="0"/>
          <w:marTop w:val="0"/>
          <w:marBottom w:val="0"/>
          <w:divBdr>
            <w:top w:val="none" w:sz="0" w:space="0" w:color="auto"/>
            <w:left w:val="none" w:sz="0" w:space="0" w:color="auto"/>
            <w:bottom w:val="none" w:sz="0" w:space="0" w:color="auto"/>
            <w:right w:val="none" w:sz="0" w:space="0" w:color="auto"/>
          </w:divBdr>
        </w:div>
        <w:div w:id="1585064061">
          <w:marLeft w:val="0"/>
          <w:marRight w:val="0"/>
          <w:marTop w:val="0"/>
          <w:marBottom w:val="0"/>
          <w:divBdr>
            <w:top w:val="none" w:sz="0" w:space="0" w:color="auto"/>
            <w:left w:val="none" w:sz="0" w:space="0" w:color="auto"/>
            <w:bottom w:val="none" w:sz="0" w:space="0" w:color="auto"/>
            <w:right w:val="none" w:sz="0" w:space="0" w:color="auto"/>
          </w:divBdr>
        </w:div>
        <w:div w:id="1588080811">
          <w:marLeft w:val="0"/>
          <w:marRight w:val="0"/>
          <w:marTop w:val="0"/>
          <w:marBottom w:val="0"/>
          <w:divBdr>
            <w:top w:val="none" w:sz="0" w:space="0" w:color="auto"/>
            <w:left w:val="none" w:sz="0" w:space="0" w:color="auto"/>
            <w:bottom w:val="none" w:sz="0" w:space="0" w:color="auto"/>
            <w:right w:val="none" w:sz="0" w:space="0" w:color="auto"/>
          </w:divBdr>
        </w:div>
        <w:div w:id="1626689812">
          <w:marLeft w:val="0"/>
          <w:marRight w:val="0"/>
          <w:marTop w:val="0"/>
          <w:marBottom w:val="0"/>
          <w:divBdr>
            <w:top w:val="none" w:sz="0" w:space="0" w:color="auto"/>
            <w:left w:val="none" w:sz="0" w:space="0" w:color="auto"/>
            <w:bottom w:val="none" w:sz="0" w:space="0" w:color="auto"/>
            <w:right w:val="none" w:sz="0" w:space="0" w:color="auto"/>
          </w:divBdr>
        </w:div>
        <w:div w:id="1643999896">
          <w:marLeft w:val="0"/>
          <w:marRight w:val="0"/>
          <w:marTop w:val="0"/>
          <w:marBottom w:val="0"/>
          <w:divBdr>
            <w:top w:val="none" w:sz="0" w:space="0" w:color="auto"/>
            <w:left w:val="none" w:sz="0" w:space="0" w:color="auto"/>
            <w:bottom w:val="none" w:sz="0" w:space="0" w:color="auto"/>
            <w:right w:val="none" w:sz="0" w:space="0" w:color="auto"/>
          </w:divBdr>
        </w:div>
        <w:div w:id="1644234726">
          <w:marLeft w:val="0"/>
          <w:marRight w:val="0"/>
          <w:marTop w:val="0"/>
          <w:marBottom w:val="0"/>
          <w:divBdr>
            <w:top w:val="none" w:sz="0" w:space="0" w:color="auto"/>
            <w:left w:val="none" w:sz="0" w:space="0" w:color="auto"/>
            <w:bottom w:val="none" w:sz="0" w:space="0" w:color="auto"/>
            <w:right w:val="none" w:sz="0" w:space="0" w:color="auto"/>
          </w:divBdr>
        </w:div>
        <w:div w:id="1705249673">
          <w:marLeft w:val="0"/>
          <w:marRight w:val="0"/>
          <w:marTop w:val="0"/>
          <w:marBottom w:val="0"/>
          <w:divBdr>
            <w:top w:val="none" w:sz="0" w:space="0" w:color="auto"/>
            <w:left w:val="none" w:sz="0" w:space="0" w:color="auto"/>
            <w:bottom w:val="none" w:sz="0" w:space="0" w:color="auto"/>
            <w:right w:val="none" w:sz="0" w:space="0" w:color="auto"/>
          </w:divBdr>
        </w:div>
        <w:div w:id="1754084260">
          <w:marLeft w:val="0"/>
          <w:marRight w:val="0"/>
          <w:marTop w:val="0"/>
          <w:marBottom w:val="0"/>
          <w:divBdr>
            <w:top w:val="none" w:sz="0" w:space="0" w:color="auto"/>
            <w:left w:val="none" w:sz="0" w:space="0" w:color="auto"/>
            <w:bottom w:val="none" w:sz="0" w:space="0" w:color="auto"/>
            <w:right w:val="none" w:sz="0" w:space="0" w:color="auto"/>
          </w:divBdr>
        </w:div>
        <w:div w:id="1897006043">
          <w:marLeft w:val="0"/>
          <w:marRight w:val="0"/>
          <w:marTop w:val="0"/>
          <w:marBottom w:val="0"/>
          <w:divBdr>
            <w:top w:val="none" w:sz="0" w:space="0" w:color="auto"/>
            <w:left w:val="none" w:sz="0" w:space="0" w:color="auto"/>
            <w:bottom w:val="none" w:sz="0" w:space="0" w:color="auto"/>
            <w:right w:val="none" w:sz="0" w:space="0" w:color="auto"/>
          </w:divBdr>
        </w:div>
        <w:div w:id="1908757924">
          <w:marLeft w:val="0"/>
          <w:marRight w:val="0"/>
          <w:marTop w:val="0"/>
          <w:marBottom w:val="0"/>
          <w:divBdr>
            <w:top w:val="none" w:sz="0" w:space="0" w:color="auto"/>
            <w:left w:val="none" w:sz="0" w:space="0" w:color="auto"/>
            <w:bottom w:val="none" w:sz="0" w:space="0" w:color="auto"/>
            <w:right w:val="none" w:sz="0" w:space="0" w:color="auto"/>
          </w:divBdr>
        </w:div>
        <w:div w:id="1964653218">
          <w:marLeft w:val="0"/>
          <w:marRight w:val="0"/>
          <w:marTop w:val="0"/>
          <w:marBottom w:val="0"/>
          <w:divBdr>
            <w:top w:val="none" w:sz="0" w:space="0" w:color="auto"/>
            <w:left w:val="none" w:sz="0" w:space="0" w:color="auto"/>
            <w:bottom w:val="none" w:sz="0" w:space="0" w:color="auto"/>
            <w:right w:val="none" w:sz="0" w:space="0" w:color="auto"/>
          </w:divBdr>
        </w:div>
        <w:div w:id="2079160589">
          <w:marLeft w:val="0"/>
          <w:marRight w:val="0"/>
          <w:marTop w:val="0"/>
          <w:marBottom w:val="0"/>
          <w:divBdr>
            <w:top w:val="none" w:sz="0" w:space="0" w:color="auto"/>
            <w:left w:val="none" w:sz="0" w:space="0" w:color="auto"/>
            <w:bottom w:val="none" w:sz="0" w:space="0" w:color="auto"/>
            <w:right w:val="none" w:sz="0" w:space="0" w:color="auto"/>
          </w:divBdr>
        </w:div>
        <w:div w:id="2101677652">
          <w:marLeft w:val="0"/>
          <w:marRight w:val="0"/>
          <w:marTop w:val="0"/>
          <w:marBottom w:val="0"/>
          <w:divBdr>
            <w:top w:val="none" w:sz="0" w:space="0" w:color="auto"/>
            <w:left w:val="none" w:sz="0" w:space="0" w:color="auto"/>
            <w:bottom w:val="none" w:sz="0" w:space="0" w:color="auto"/>
            <w:right w:val="none" w:sz="0" w:space="0" w:color="auto"/>
          </w:divBdr>
        </w:div>
        <w:div w:id="2131120602">
          <w:marLeft w:val="0"/>
          <w:marRight w:val="0"/>
          <w:marTop w:val="0"/>
          <w:marBottom w:val="0"/>
          <w:divBdr>
            <w:top w:val="none" w:sz="0" w:space="0" w:color="auto"/>
            <w:left w:val="none" w:sz="0" w:space="0" w:color="auto"/>
            <w:bottom w:val="none" w:sz="0" w:space="0" w:color="auto"/>
            <w:right w:val="none" w:sz="0" w:space="0" w:color="auto"/>
          </w:divBdr>
        </w:div>
      </w:divsChild>
    </w:div>
    <w:div w:id="2044212520">
      <w:bodyDiv w:val="1"/>
      <w:marLeft w:val="0"/>
      <w:marRight w:val="0"/>
      <w:marTop w:val="0"/>
      <w:marBottom w:val="0"/>
      <w:divBdr>
        <w:top w:val="none" w:sz="0" w:space="0" w:color="auto"/>
        <w:left w:val="none" w:sz="0" w:space="0" w:color="auto"/>
        <w:bottom w:val="none" w:sz="0" w:space="0" w:color="auto"/>
        <w:right w:val="none" w:sz="0" w:space="0" w:color="auto"/>
      </w:divBdr>
    </w:div>
    <w:div w:id="2061896741">
      <w:bodyDiv w:val="1"/>
      <w:marLeft w:val="0"/>
      <w:marRight w:val="0"/>
      <w:marTop w:val="0"/>
      <w:marBottom w:val="0"/>
      <w:divBdr>
        <w:top w:val="none" w:sz="0" w:space="0" w:color="auto"/>
        <w:left w:val="none" w:sz="0" w:space="0" w:color="auto"/>
        <w:bottom w:val="none" w:sz="0" w:space="0" w:color="auto"/>
        <w:right w:val="none" w:sz="0" w:space="0" w:color="auto"/>
      </w:divBdr>
    </w:div>
    <w:div w:id="2113351399">
      <w:bodyDiv w:val="1"/>
      <w:marLeft w:val="0"/>
      <w:marRight w:val="0"/>
      <w:marTop w:val="0"/>
      <w:marBottom w:val="0"/>
      <w:divBdr>
        <w:top w:val="none" w:sz="0" w:space="0" w:color="auto"/>
        <w:left w:val="none" w:sz="0" w:space="0" w:color="auto"/>
        <w:bottom w:val="none" w:sz="0" w:space="0" w:color="auto"/>
        <w:right w:val="none" w:sz="0" w:space="0" w:color="auto"/>
      </w:divBdr>
      <w:divsChild>
        <w:div w:id="35131585">
          <w:marLeft w:val="0"/>
          <w:marRight w:val="0"/>
          <w:marTop w:val="0"/>
          <w:marBottom w:val="0"/>
          <w:divBdr>
            <w:top w:val="none" w:sz="0" w:space="0" w:color="auto"/>
            <w:left w:val="none" w:sz="0" w:space="0" w:color="auto"/>
            <w:bottom w:val="none" w:sz="0" w:space="0" w:color="auto"/>
            <w:right w:val="none" w:sz="0" w:space="0" w:color="auto"/>
          </w:divBdr>
        </w:div>
        <w:div w:id="225722020">
          <w:marLeft w:val="0"/>
          <w:marRight w:val="0"/>
          <w:marTop w:val="0"/>
          <w:marBottom w:val="0"/>
          <w:divBdr>
            <w:top w:val="none" w:sz="0" w:space="0" w:color="auto"/>
            <w:left w:val="none" w:sz="0" w:space="0" w:color="auto"/>
            <w:bottom w:val="none" w:sz="0" w:space="0" w:color="auto"/>
            <w:right w:val="none" w:sz="0" w:space="0" w:color="auto"/>
          </w:divBdr>
          <w:divsChild>
            <w:div w:id="49310851">
              <w:marLeft w:val="0"/>
              <w:marRight w:val="0"/>
              <w:marTop w:val="0"/>
              <w:marBottom w:val="0"/>
              <w:divBdr>
                <w:top w:val="none" w:sz="0" w:space="0" w:color="auto"/>
                <w:left w:val="none" w:sz="0" w:space="0" w:color="auto"/>
                <w:bottom w:val="none" w:sz="0" w:space="0" w:color="auto"/>
                <w:right w:val="none" w:sz="0" w:space="0" w:color="auto"/>
              </w:divBdr>
            </w:div>
            <w:div w:id="81152085">
              <w:marLeft w:val="0"/>
              <w:marRight w:val="0"/>
              <w:marTop w:val="0"/>
              <w:marBottom w:val="0"/>
              <w:divBdr>
                <w:top w:val="none" w:sz="0" w:space="0" w:color="auto"/>
                <w:left w:val="none" w:sz="0" w:space="0" w:color="auto"/>
                <w:bottom w:val="none" w:sz="0" w:space="0" w:color="auto"/>
                <w:right w:val="none" w:sz="0" w:space="0" w:color="auto"/>
              </w:divBdr>
            </w:div>
            <w:div w:id="193690654">
              <w:marLeft w:val="0"/>
              <w:marRight w:val="0"/>
              <w:marTop w:val="0"/>
              <w:marBottom w:val="0"/>
              <w:divBdr>
                <w:top w:val="none" w:sz="0" w:space="0" w:color="auto"/>
                <w:left w:val="none" w:sz="0" w:space="0" w:color="auto"/>
                <w:bottom w:val="none" w:sz="0" w:space="0" w:color="auto"/>
                <w:right w:val="none" w:sz="0" w:space="0" w:color="auto"/>
              </w:divBdr>
            </w:div>
            <w:div w:id="223836942">
              <w:marLeft w:val="0"/>
              <w:marRight w:val="0"/>
              <w:marTop w:val="0"/>
              <w:marBottom w:val="0"/>
              <w:divBdr>
                <w:top w:val="none" w:sz="0" w:space="0" w:color="auto"/>
                <w:left w:val="none" w:sz="0" w:space="0" w:color="auto"/>
                <w:bottom w:val="none" w:sz="0" w:space="0" w:color="auto"/>
                <w:right w:val="none" w:sz="0" w:space="0" w:color="auto"/>
              </w:divBdr>
            </w:div>
            <w:div w:id="352995460">
              <w:marLeft w:val="0"/>
              <w:marRight w:val="0"/>
              <w:marTop w:val="0"/>
              <w:marBottom w:val="0"/>
              <w:divBdr>
                <w:top w:val="none" w:sz="0" w:space="0" w:color="auto"/>
                <w:left w:val="none" w:sz="0" w:space="0" w:color="auto"/>
                <w:bottom w:val="none" w:sz="0" w:space="0" w:color="auto"/>
                <w:right w:val="none" w:sz="0" w:space="0" w:color="auto"/>
              </w:divBdr>
            </w:div>
            <w:div w:id="388001263">
              <w:marLeft w:val="0"/>
              <w:marRight w:val="0"/>
              <w:marTop w:val="0"/>
              <w:marBottom w:val="0"/>
              <w:divBdr>
                <w:top w:val="none" w:sz="0" w:space="0" w:color="auto"/>
                <w:left w:val="none" w:sz="0" w:space="0" w:color="auto"/>
                <w:bottom w:val="none" w:sz="0" w:space="0" w:color="auto"/>
                <w:right w:val="none" w:sz="0" w:space="0" w:color="auto"/>
              </w:divBdr>
            </w:div>
            <w:div w:id="406466550">
              <w:marLeft w:val="0"/>
              <w:marRight w:val="0"/>
              <w:marTop w:val="0"/>
              <w:marBottom w:val="0"/>
              <w:divBdr>
                <w:top w:val="none" w:sz="0" w:space="0" w:color="auto"/>
                <w:left w:val="none" w:sz="0" w:space="0" w:color="auto"/>
                <w:bottom w:val="none" w:sz="0" w:space="0" w:color="auto"/>
                <w:right w:val="none" w:sz="0" w:space="0" w:color="auto"/>
              </w:divBdr>
            </w:div>
            <w:div w:id="474219544">
              <w:marLeft w:val="0"/>
              <w:marRight w:val="0"/>
              <w:marTop w:val="0"/>
              <w:marBottom w:val="0"/>
              <w:divBdr>
                <w:top w:val="none" w:sz="0" w:space="0" w:color="auto"/>
                <w:left w:val="none" w:sz="0" w:space="0" w:color="auto"/>
                <w:bottom w:val="none" w:sz="0" w:space="0" w:color="auto"/>
                <w:right w:val="none" w:sz="0" w:space="0" w:color="auto"/>
              </w:divBdr>
            </w:div>
            <w:div w:id="478151231">
              <w:marLeft w:val="0"/>
              <w:marRight w:val="0"/>
              <w:marTop w:val="0"/>
              <w:marBottom w:val="0"/>
              <w:divBdr>
                <w:top w:val="none" w:sz="0" w:space="0" w:color="auto"/>
                <w:left w:val="none" w:sz="0" w:space="0" w:color="auto"/>
                <w:bottom w:val="none" w:sz="0" w:space="0" w:color="auto"/>
                <w:right w:val="none" w:sz="0" w:space="0" w:color="auto"/>
              </w:divBdr>
            </w:div>
            <w:div w:id="729770952">
              <w:marLeft w:val="0"/>
              <w:marRight w:val="0"/>
              <w:marTop w:val="0"/>
              <w:marBottom w:val="0"/>
              <w:divBdr>
                <w:top w:val="none" w:sz="0" w:space="0" w:color="auto"/>
                <w:left w:val="none" w:sz="0" w:space="0" w:color="auto"/>
                <w:bottom w:val="none" w:sz="0" w:space="0" w:color="auto"/>
                <w:right w:val="none" w:sz="0" w:space="0" w:color="auto"/>
              </w:divBdr>
            </w:div>
            <w:div w:id="1109852722">
              <w:marLeft w:val="0"/>
              <w:marRight w:val="0"/>
              <w:marTop w:val="0"/>
              <w:marBottom w:val="0"/>
              <w:divBdr>
                <w:top w:val="none" w:sz="0" w:space="0" w:color="auto"/>
                <w:left w:val="none" w:sz="0" w:space="0" w:color="auto"/>
                <w:bottom w:val="none" w:sz="0" w:space="0" w:color="auto"/>
                <w:right w:val="none" w:sz="0" w:space="0" w:color="auto"/>
              </w:divBdr>
            </w:div>
            <w:div w:id="1250964037">
              <w:marLeft w:val="0"/>
              <w:marRight w:val="0"/>
              <w:marTop w:val="0"/>
              <w:marBottom w:val="0"/>
              <w:divBdr>
                <w:top w:val="none" w:sz="0" w:space="0" w:color="auto"/>
                <w:left w:val="none" w:sz="0" w:space="0" w:color="auto"/>
                <w:bottom w:val="none" w:sz="0" w:space="0" w:color="auto"/>
                <w:right w:val="none" w:sz="0" w:space="0" w:color="auto"/>
              </w:divBdr>
            </w:div>
            <w:div w:id="1377319888">
              <w:marLeft w:val="0"/>
              <w:marRight w:val="0"/>
              <w:marTop w:val="0"/>
              <w:marBottom w:val="0"/>
              <w:divBdr>
                <w:top w:val="none" w:sz="0" w:space="0" w:color="auto"/>
                <w:left w:val="none" w:sz="0" w:space="0" w:color="auto"/>
                <w:bottom w:val="none" w:sz="0" w:space="0" w:color="auto"/>
                <w:right w:val="none" w:sz="0" w:space="0" w:color="auto"/>
              </w:divBdr>
            </w:div>
            <w:div w:id="1840732132">
              <w:marLeft w:val="0"/>
              <w:marRight w:val="0"/>
              <w:marTop w:val="0"/>
              <w:marBottom w:val="0"/>
              <w:divBdr>
                <w:top w:val="none" w:sz="0" w:space="0" w:color="auto"/>
                <w:left w:val="none" w:sz="0" w:space="0" w:color="auto"/>
                <w:bottom w:val="none" w:sz="0" w:space="0" w:color="auto"/>
                <w:right w:val="none" w:sz="0" w:space="0" w:color="auto"/>
              </w:divBdr>
            </w:div>
            <w:div w:id="1932465106">
              <w:marLeft w:val="0"/>
              <w:marRight w:val="0"/>
              <w:marTop w:val="0"/>
              <w:marBottom w:val="0"/>
              <w:divBdr>
                <w:top w:val="none" w:sz="0" w:space="0" w:color="auto"/>
                <w:left w:val="none" w:sz="0" w:space="0" w:color="auto"/>
                <w:bottom w:val="none" w:sz="0" w:space="0" w:color="auto"/>
                <w:right w:val="none" w:sz="0" w:space="0" w:color="auto"/>
              </w:divBdr>
            </w:div>
            <w:div w:id="1997298785">
              <w:marLeft w:val="0"/>
              <w:marRight w:val="0"/>
              <w:marTop w:val="0"/>
              <w:marBottom w:val="0"/>
              <w:divBdr>
                <w:top w:val="none" w:sz="0" w:space="0" w:color="auto"/>
                <w:left w:val="none" w:sz="0" w:space="0" w:color="auto"/>
                <w:bottom w:val="none" w:sz="0" w:space="0" w:color="auto"/>
                <w:right w:val="none" w:sz="0" w:space="0" w:color="auto"/>
              </w:divBdr>
            </w:div>
          </w:divsChild>
        </w:div>
        <w:div w:id="619607168">
          <w:marLeft w:val="0"/>
          <w:marRight w:val="0"/>
          <w:marTop w:val="0"/>
          <w:marBottom w:val="0"/>
          <w:divBdr>
            <w:top w:val="none" w:sz="0" w:space="0" w:color="auto"/>
            <w:left w:val="none" w:sz="0" w:space="0" w:color="auto"/>
            <w:bottom w:val="none" w:sz="0" w:space="0" w:color="auto"/>
            <w:right w:val="none" w:sz="0" w:space="0" w:color="auto"/>
          </w:divBdr>
        </w:div>
        <w:div w:id="874467881">
          <w:marLeft w:val="0"/>
          <w:marRight w:val="0"/>
          <w:marTop w:val="0"/>
          <w:marBottom w:val="0"/>
          <w:divBdr>
            <w:top w:val="none" w:sz="0" w:space="0" w:color="auto"/>
            <w:left w:val="none" w:sz="0" w:space="0" w:color="auto"/>
            <w:bottom w:val="none" w:sz="0" w:space="0" w:color="auto"/>
            <w:right w:val="none" w:sz="0" w:space="0" w:color="auto"/>
          </w:divBdr>
        </w:div>
        <w:div w:id="918557813">
          <w:marLeft w:val="0"/>
          <w:marRight w:val="0"/>
          <w:marTop w:val="0"/>
          <w:marBottom w:val="0"/>
          <w:divBdr>
            <w:top w:val="none" w:sz="0" w:space="0" w:color="auto"/>
            <w:left w:val="none" w:sz="0" w:space="0" w:color="auto"/>
            <w:bottom w:val="none" w:sz="0" w:space="0" w:color="auto"/>
            <w:right w:val="none" w:sz="0" w:space="0" w:color="auto"/>
          </w:divBdr>
        </w:div>
        <w:div w:id="971327408">
          <w:marLeft w:val="0"/>
          <w:marRight w:val="0"/>
          <w:marTop w:val="0"/>
          <w:marBottom w:val="0"/>
          <w:divBdr>
            <w:top w:val="none" w:sz="0" w:space="0" w:color="auto"/>
            <w:left w:val="none" w:sz="0" w:space="0" w:color="auto"/>
            <w:bottom w:val="none" w:sz="0" w:space="0" w:color="auto"/>
            <w:right w:val="none" w:sz="0" w:space="0" w:color="auto"/>
          </w:divBdr>
        </w:div>
        <w:div w:id="998919905">
          <w:marLeft w:val="0"/>
          <w:marRight w:val="0"/>
          <w:marTop w:val="0"/>
          <w:marBottom w:val="0"/>
          <w:divBdr>
            <w:top w:val="none" w:sz="0" w:space="0" w:color="auto"/>
            <w:left w:val="none" w:sz="0" w:space="0" w:color="auto"/>
            <w:bottom w:val="none" w:sz="0" w:space="0" w:color="auto"/>
            <w:right w:val="none" w:sz="0" w:space="0" w:color="auto"/>
          </w:divBdr>
        </w:div>
        <w:div w:id="1311514871">
          <w:marLeft w:val="0"/>
          <w:marRight w:val="0"/>
          <w:marTop w:val="0"/>
          <w:marBottom w:val="0"/>
          <w:divBdr>
            <w:top w:val="none" w:sz="0" w:space="0" w:color="auto"/>
            <w:left w:val="none" w:sz="0" w:space="0" w:color="auto"/>
            <w:bottom w:val="none" w:sz="0" w:space="0" w:color="auto"/>
            <w:right w:val="none" w:sz="0" w:space="0" w:color="auto"/>
          </w:divBdr>
        </w:div>
        <w:div w:id="1687824266">
          <w:marLeft w:val="0"/>
          <w:marRight w:val="0"/>
          <w:marTop w:val="0"/>
          <w:marBottom w:val="0"/>
          <w:divBdr>
            <w:top w:val="none" w:sz="0" w:space="0" w:color="auto"/>
            <w:left w:val="none" w:sz="0" w:space="0" w:color="auto"/>
            <w:bottom w:val="none" w:sz="0" w:space="0" w:color="auto"/>
            <w:right w:val="none" w:sz="0" w:space="0" w:color="auto"/>
          </w:divBdr>
        </w:div>
        <w:div w:id="1828747589">
          <w:marLeft w:val="0"/>
          <w:marRight w:val="0"/>
          <w:marTop w:val="0"/>
          <w:marBottom w:val="0"/>
          <w:divBdr>
            <w:top w:val="none" w:sz="0" w:space="0" w:color="auto"/>
            <w:left w:val="none" w:sz="0" w:space="0" w:color="auto"/>
            <w:bottom w:val="none" w:sz="0" w:space="0" w:color="auto"/>
            <w:right w:val="none" w:sz="0" w:space="0" w:color="auto"/>
          </w:divBdr>
        </w:div>
        <w:div w:id="1994990617">
          <w:marLeft w:val="0"/>
          <w:marRight w:val="0"/>
          <w:marTop w:val="0"/>
          <w:marBottom w:val="0"/>
          <w:divBdr>
            <w:top w:val="none" w:sz="0" w:space="0" w:color="auto"/>
            <w:left w:val="none" w:sz="0" w:space="0" w:color="auto"/>
            <w:bottom w:val="none" w:sz="0" w:space="0" w:color="auto"/>
            <w:right w:val="none" w:sz="0" w:space="0" w:color="auto"/>
          </w:divBdr>
        </w:div>
        <w:div w:id="2075734094">
          <w:marLeft w:val="0"/>
          <w:marRight w:val="0"/>
          <w:marTop w:val="0"/>
          <w:marBottom w:val="0"/>
          <w:divBdr>
            <w:top w:val="none" w:sz="0" w:space="0" w:color="auto"/>
            <w:left w:val="none" w:sz="0" w:space="0" w:color="auto"/>
            <w:bottom w:val="none" w:sz="0" w:space="0" w:color="auto"/>
            <w:right w:val="none" w:sz="0" w:space="0" w:color="auto"/>
          </w:divBdr>
        </w:div>
      </w:divsChild>
    </w:div>
    <w:div w:id="2121407848">
      <w:bodyDiv w:val="1"/>
      <w:marLeft w:val="0"/>
      <w:marRight w:val="0"/>
      <w:marTop w:val="0"/>
      <w:marBottom w:val="0"/>
      <w:divBdr>
        <w:top w:val="none" w:sz="0" w:space="0" w:color="auto"/>
        <w:left w:val="none" w:sz="0" w:space="0" w:color="auto"/>
        <w:bottom w:val="none" w:sz="0" w:space="0" w:color="auto"/>
        <w:right w:val="none" w:sz="0" w:space="0" w:color="auto"/>
      </w:divBdr>
      <w:divsChild>
        <w:div w:id="50201645">
          <w:marLeft w:val="0"/>
          <w:marRight w:val="0"/>
          <w:marTop w:val="0"/>
          <w:marBottom w:val="0"/>
          <w:divBdr>
            <w:top w:val="none" w:sz="0" w:space="0" w:color="auto"/>
            <w:left w:val="none" w:sz="0" w:space="0" w:color="auto"/>
            <w:bottom w:val="none" w:sz="0" w:space="0" w:color="auto"/>
            <w:right w:val="none" w:sz="0" w:space="0" w:color="auto"/>
          </w:divBdr>
        </w:div>
        <w:div w:id="87047706">
          <w:marLeft w:val="0"/>
          <w:marRight w:val="0"/>
          <w:marTop w:val="0"/>
          <w:marBottom w:val="0"/>
          <w:divBdr>
            <w:top w:val="none" w:sz="0" w:space="0" w:color="auto"/>
            <w:left w:val="none" w:sz="0" w:space="0" w:color="auto"/>
            <w:bottom w:val="none" w:sz="0" w:space="0" w:color="auto"/>
            <w:right w:val="none" w:sz="0" w:space="0" w:color="auto"/>
          </w:divBdr>
        </w:div>
        <w:div w:id="91242073">
          <w:marLeft w:val="0"/>
          <w:marRight w:val="0"/>
          <w:marTop w:val="0"/>
          <w:marBottom w:val="0"/>
          <w:divBdr>
            <w:top w:val="none" w:sz="0" w:space="0" w:color="auto"/>
            <w:left w:val="none" w:sz="0" w:space="0" w:color="auto"/>
            <w:bottom w:val="none" w:sz="0" w:space="0" w:color="auto"/>
            <w:right w:val="none" w:sz="0" w:space="0" w:color="auto"/>
          </w:divBdr>
        </w:div>
        <w:div w:id="98450589">
          <w:marLeft w:val="0"/>
          <w:marRight w:val="0"/>
          <w:marTop w:val="0"/>
          <w:marBottom w:val="0"/>
          <w:divBdr>
            <w:top w:val="none" w:sz="0" w:space="0" w:color="auto"/>
            <w:left w:val="none" w:sz="0" w:space="0" w:color="auto"/>
            <w:bottom w:val="none" w:sz="0" w:space="0" w:color="auto"/>
            <w:right w:val="none" w:sz="0" w:space="0" w:color="auto"/>
          </w:divBdr>
        </w:div>
        <w:div w:id="117769014">
          <w:marLeft w:val="0"/>
          <w:marRight w:val="0"/>
          <w:marTop w:val="0"/>
          <w:marBottom w:val="0"/>
          <w:divBdr>
            <w:top w:val="none" w:sz="0" w:space="0" w:color="auto"/>
            <w:left w:val="none" w:sz="0" w:space="0" w:color="auto"/>
            <w:bottom w:val="none" w:sz="0" w:space="0" w:color="auto"/>
            <w:right w:val="none" w:sz="0" w:space="0" w:color="auto"/>
          </w:divBdr>
        </w:div>
        <w:div w:id="129174481">
          <w:marLeft w:val="0"/>
          <w:marRight w:val="0"/>
          <w:marTop w:val="0"/>
          <w:marBottom w:val="0"/>
          <w:divBdr>
            <w:top w:val="none" w:sz="0" w:space="0" w:color="auto"/>
            <w:left w:val="none" w:sz="0" w:space="0" w:color="auto"/>
            <w:bottom w:val="none" w:sz="0" w:space="0" w:color="auto"/>
            <w:right w:val="none" w:sz="0" w:space="0" w:color="auto"/>
          </w:divBdr>
        </w:div>
        <w:div w:id="138378169">
          <w:marLeft w:val="0"/>
          <w:marRight w:val="0"/>
          <w:marTop w:val="0"/>
          <w:marBottom w:val="0"/>
          <w:divBdr>
            <w:top w:val="none" w:sz="0" w:space="0" w:color="auto"/>
            <w:left w:val="none" w:sz="0" w:space="0" w:color="auto"/>
            <w:bottom w:val="none" w:sz="0" w:space="0" w:color="auto"/>
            <w:right w:val="none" w:sz="0" w:space="0" w:color="auto"/>
          </w:divBdr>
        </w:div>
        <w:div w:id="154611094">
          <w:marLeft w:val="0"/>
          <w:marRight w:val="0"/>
          <w:marTop w:val="0"/>
          <w:marBottom w:val="0"/>
          <w:divBdr>
            <w:top w:val="none" w:sz="0" w:space="0" w:color="auto"/>
            <w:left w:val="none" w:sz="0" w:space="0" w:color="auto"/>
            <w:bottom w:val="none" w:sz="0" w:space="0" w:color="auto"/>
            <w:right w:val="none" w:sz="0" w:space="0" w:color="auto"/>
          </w:divBdr>
        </w:div>
        <w:div w:id="253979373">
          <w:marLeft w:val="0"/>
          <w:marRight w:val="0"/>
          <w:marTop w:val="0"/>
          <w:marBottom w:val="0"/>
          <w:divBdr>
            <w:top w:val="none" w:sz="0" w:space="0" w:color="auto"/>
            <w:left w:val="none" w:sz="0" w:space="0" w:color="auto"/>
            <w:bottom w:val="none" w:sz="0" w:space="0" w:color="auto"/>
            <w:right w:val="none" w:sz="0" w:space="0" w:color="auto"/>
          </w:divBdr>
        </w:div>
        <w:div w:id="309870636">
          <w:marLeft w:val="0"/>
          <w:marRight w:val="0"/>
          <w:marTop w:val="0"/>
          <w:marBottom w:val="0"/>
          <w:divBdr>
            <w:top w:val="none" w:sz="0" w:space="0" w:color="auto"/>
            <w:left w:val="none" w:sz="0" w:space="0" w:color="auto"/>
            <w:bottom w:val="none" w:sz="0" w:space="0" w:color="auto"/>
            <w:right w:val="none" w:sz="0" w:space="0" w:color="auto"/>
          </w:divBdr>
        </w:div>
        <w:div w:id="319237130">
          <w:marLeft w:val="0"/>
          <w:marRight w:val="0"/>
          <w:marTop w:val="0"/>
          <w:marBottom w:val="0"/>
          <w:divBdr>
            <w:top w:val="none" w:sz="0" w:space="0" w:color="auto"/>
            <w:left w:val="none" w:sz="0" w:space="0" w:color="auto"/>
            <w:bottom w:val="none" w:sz="0" w:space="0" w:color="auto"/>
            <w:right w:val="none" w:sz="0" w:space="0" w:color="auto"/>
          </w:divBdr>
        </w:div>
        <w:div w:id="349915254">
          <w:marLeft w:val="0"/>
          <w:marRight w:val="0"/>
          <w:marTop w:val="0"/>
          <w:marBottom w:val="0"/>
          <w:divBdr>
            <w:top w:val="none" w:sz="0" w:space="0" w:color="auto"/>
            <w:left w:val="none" w:sz="0" w:space="0" w:color="auto"/>
            <w:bottom w:val="none" w:sz="0" w:space="0" w:color="auto"/>
            <w:right w:val="none" w:sz="0" w:space="0" w:color="auto"/>
          </w:divBdr>
        </w:div>
        <w:div w:id="360741729">
          <w:marLeft w:val="0"/>
          <w:marRight w:val="0"/>
          <w:marTop w:val="0"/>
          <w:marBottom w:val="0"/>
          <w:divBdr>
            <w:top w:val="none" w:sz="0" w:space="0" w:color="auto"/>
            <w:left w:val="none" w:sz="0" w:space="0" w:color="auto"/>
            <w:bottom w:val="none" w:sz="0" w:space="0" w:color="auto"/>
            <w:right w:val="none" w:sz="0" w:space="0" w:color="auto"/>
          </w:divBdr>
        </w:div>
        <w:div w:id="364526067">
          <w:marLeft w:val="0"/>
          <w:marRight w:val="0"/>
          <w:marTop w:val="0"/>
          <w:marBottom w:val="0"/>
          <w:divBdr>
            <w:top w:val="none" w:sz="0" w:space="0" w:color="auto"/>
            <w:left w:val="none" w:sz="0" w:space="0" w:color="auto"/>
            <w:bottom w:val="none" w:sz="0" w:space="0" w:color="auto"/>
            <w:right w:val="none" w:sz="0" w:space="0" w:color="auto"/>
          </w:divBdr>
        </w:div>
        <w:div w:id="388386784">
          <w:marLeft w:val="0"/>
          <w:marRight w:val="0"/>
          <w:marTop w:val="0"/>
          <w:marBottom w:val="0"/>
          <w:divBdr>
            <w:top w:val="none" w:sz="0" w:space="0" w:color="auto"/>
            <w:left w:val="none" w:sz="0" w:space="0" w:color="auto"/>
            <w:bottom w:val="none" w:sz="0" w:space="0" w:color="auto"/>
            <w:right w:val="none" w:sz="0" w:space="0" w:color="auto"/>
          </w:divBdr>
        </w:div>
        <w:div w:id="394547320">
          <w:marLeft w:val="0"/>
          <w:marRight w:val="0"/>
          <w:marTop w:val="0"/>
          <w:marBottom w:val="0"/>
          <w:divBdr>
            <w:top w:val="none" w:sz="0" w:space="0" w:color="auto"/>
            <w:left w:val="none" w:sz="0" w:space="0" w:color="auto"/>
            <w:bottom w:val="none" w:sz="0" w:space="0" w:color="auto"/>
            <w:right w:val="none" w:sz="0" w:space="0" w:color="auto"/>
          </w:divBdr>
        </w:div>
        <w:div w:id="426192875">
          <w:marLeft w:val="0"/>
          <w:marRight w:val="0"/>
          <w:marTop w:val="0"/>
          <w:marBottom w:val="0"/>
          <w:divBdr>
            <w:top w:val="none" w:sz="0" w:space="0" w:color="auto"/>
            <w:left w:val="none" w:sz="0" w:space="0" w:color="auto"/>
            <w:bottom w:val="none" w:sz="0" w:space="0" w:color="auto"/>
            <w:right w:val="none" w:sz="0" w:space="0" w:color="auto"/>
          </w:divBdr>
        </w:div>
        <w:div w:id="550533745">
          <w:marLeft w:val="0"/>
          <w:marRight w:val="0"/>
          <w:marTop w:val="0"/>
          <w:marBottom w:val="0"/>
          <w:divBdr>
            <w:top w:val="none" w:sz="0" w:space="0" w:color="auto"/>
            <w:left w:val="none" w:sz="0" w:space="0" w:color="auto"/>
            <w:bottom w:val="none" w:sz="0" w:space="0" w:color="auto"/>
            <w:right w:val="none" w:sz="0" w:space="0" w:color="auto"/>
          </w:divBdr>
        </w:div>
        <w:div w:id="581374080">
          <w:marLeft w:val="0"/>
          <w:marRight w:val="0"/>
          <w:marTop w:val="0"/>
          <w:marBottom w:val="0"/>
          <w:divBdr>
            <w:top w:val="none" w:sz="0" w:space="0" w:color="auto"/>
            <w:left w:val="none" w:sz="0" w:space="0" w:color="auto"/>
            <w:bottom w:val="none" w:sz="0" w:space="0" w:color="auto"/>
            <w:right w:val="none" w:sz="0" w:space="0" w:color="auto"/>
          </w:divBdr>
        </w:div>
        <w:div w:id="603004137">
          <w:marLeft w:val="0"/>
          <w:marRight w:val="0"/>
          <w:marTop w:val="0"/>
          <w:marBottom w:val="0"/>
          <w:divBdr>
            <w:top w:val="none" w:sz="0" w:space="0" w:color="auto"/>
            <w:left w:val="none" w:sz="0" w:space="0" w:color="auto"/>
            <w:bottom w:val="none" w:sz="0" w:space="0" w:color="auto"/>
            <w:right w:val="none" w:sz="0" w:space="0" w:color="auto"/>
          </w:divBdr>
        </w:div>
        <w:div w:id="610743543">
          <w:marLeft w:val="0"/>
          <w:marRight w:val="0"/>
          <w:marTop w:val="0"/>
          <w:marBottom w:val="0"/>
          <w:divBdr>
            <w:top w:val="none" w:sz="0" w:space="0" w:color="auto"/>
            <w:left w:val="none" w:sz="0" w:space="0" w:color="auto"/>
            <w:bottom w:val="none" w:sz="0" w:space="0" w:color="auto"/>
            <w:right w:val="none" w:sz="0" w:space="0" w:color="auto"/>
          </w:divBdr>
        </w:div>
        <w:div w:id="674305080">
          <w:marLeft w:val="0"/>
          <w:marRight w:val="0"/>
          <w:marTop w:val="0"/>
          <w:marBottom w:val="0"/>
          <w:divBdr>
            <w:top w:val="none" w:sz="0" w:space="0" w:color="auto"/>
            <w:left w:val="none" w:sz="0" w:space="0" w:color="auto"/>
            <w:bottom w:val="none" w:sz="0" w:space="0" w:color="auto"/>
            <w:right w:val="none" w:sz="0" w:space="0" w:color="auto"/>
          </w:divBdr>
        </w:div>
        <w:div w:id="694623004">
          <w:marLeft w:val="0"/>
          <w:marRight w:val="0"/>
          <w:marTop w:val="0"/>
          <w:marBottom w:val="0"/>
          <w:divBdr>
            <w:top w:val="none" w:sz="0" w:space="0" w:color="auto"/>
            <w:left w:val="none" w:sz="0" w:space="0" w:color="auto"/>
            <w:bottom w:val="none" w:sz="0" w:space="0" w:color="auto"/>
            <w:right w:val="none" w:sz="0" w:space="0" w:color="auto"/>
          </w:divBdr>
        </w:div>
        <w:div w:id="764110376">
          <w:marLeft w:val="0"/>
          <w:marRight w:val="0"/>
          <w:marTop w:val="0"/>
          <w:marBottom w:val="0"/>
          <w:divBdr>
            <w:top w:val="none" w:sz="0" w:space="0" w:color="auto"/>
            <w:left w:val="none" w:sz="0" w:space="0" w:color="auto"/>
            <w:bottom w:val="none" w:sz="0" w:space="0" w:color="auto"/>
            <w:right w:val="none" w:sz="0" w:space="0" w:color="auto"/>
          </w:divBdr>
        </w:div>
        <w:div w:id="775175089">
          <w:marLeft w:val="0"/>
          <w:marRight w:val="0"/>
          <w:marTop w:val="0"/>
          <w:marBottom w:val="0"/>
          <w:divBdr>
            <w:top w:val="none" w:sz="0" w:space="0" w:color="auto"/>
            <w:left w:val="none" w:sz="0" w:space="0" w:color="auto"/>
            <w:bottom w:val="none" w:sz="0" w:space="0" w:color="auto"/>
            <w:right w:val="none" w:sz="0" w:space="0" w:color="auto"/>
          </w:divBdr>
        </w:div>
        <w:div w:id="777532033">
          <w:marLeft w:val="0"/>
          <w:marRight w:val="0"/>
          <w:marTop w:val="0"/>
          <w:marBottom w:val="0"/>
          <w:divBdr>
            <w:top w:val="none" w:sz="0" w:space="0" w:color="auto"/>
            <w:left w:val="none" w:sz="0" w:space="0" w:color="auto"/>
            <w:bottom w:val="none" w:sz="0" w:space="0" w:color="auto"/>
            <w:right w:val="none" w:sz="0" w:space="0" w:color="auto"/>
          </w:divBdr>
        </w:div>
        <w:div w:id="803474010">
          <w:marLeft w:val="0"/>
          <w:marRight w:val="0"/>
          <w:marTop w:val="0"/>
          <w:marBottom w:val="0"/>
          <w:divBdr>
            <w:top w:val="none" w:sz="0" w:space="0" w:color="auto"/>
            <w:left w:val="none" w:sz="0" w:space="0" w:color="auto"/>
            <w:bottom w:val="none" w:sz="0" w:space="0" w:color="auto"/>
            <w:right w:val="none" w:sz="0" w:space="0" w:color="auto"/>
          </w:divBdr>
        </w:div>
        <w:div w:id="849953982">
          <w:marLeft w:val="0"/>
          <w:marRight w:val="0"/>
          <w:marTop w:val="0"/>
          <w:marBottom w:val="0"/>
          <w:divBdr>
            <w:top w:val="none" w:sz="0" w:space="0" w:color="auto"/>
            <w:left w:val="none" w:sz="0" w:space="0" w:color="auto"/>
            <w:bottom w:val="none" w:sz="0" w:space="0" w:color="auto"/>
            <w:right w:val="none" w:sz="0" w:space="0" w:color="auto"/>
          </w:divBdr>
        </w:div>
        <w:div w:id="875966178">
          <w:marLeft w:val="0"/>
          <w:marRight w:val="0"/>
          <w:marTop w:val="0"/>
          <w:marBottom w:val="0"/>
          <w:divBdr>
            <w:top w:val="none" w:sz="0" w:space="0" w:color="auto"/>
            <w:left w:val="none" w:sz="0" w:space="0" w:color="auto"/>
            <w:bottom w:val="none" w:sz="0" w:space="0" w:color="auto"/>
            <w:right w:val="none" w:sz="0" w:space="0" w:color="auto"/>
          </w:divBdr>
        </w:div>
        <w:div w:id="895898909">
          <w:marLeft w:val="0"/>
          <w:marRight w:val="0"/>
          <w:marTop w:val="0"/>
          <w:marBottom w:val="0"/>
          <w:divBdr>
            <w:top w:val="none" w:sz="0" w:space="0" w:color="auto"/>
            <w:left w:val="none" w:sz="0" w:space="0" w:color="auto"/>
            <w:bottom w:val="none" w:sz="0" w:space="0" w:color="auto"/>
            <w:right w:val="none" w:sz="0" w:space="0" w:color="auto"/>
          </w:divBdr>
        </w:div>
        <w:div w:id="931741400">
          <w:marLeft w:val="0"/>
          <w:marRight w:val="0"/>
          <w:marTop w:val="0"/>
          <w:marBottom w:val="0"/>
          <w:divBdr>
            <w:top w:val="none" w:sz="0" w:space="0" w:color="auto"/>
            <w:left w:val="none" w:sz="0" w:space="0" w:color="auto"/>
            <w:bottom w:val="none" w:sz="0" w:space="0" w:color="auto"/>
            <w:right w:val="none" w:sz="0" w:space="0" w:color="auto"/>
          </w:divBdr>
        </w:div>
        <w:div w:id="957175433">
          <w:marLeft w:val="0"/>
          <w:marRight w:val="0"/>
          <w:marTop w:val="0"/>
          <w:marBottom w:val="0"/>
          <w:divBdr>
            <w:top w:val="none" w:sz="0" w:space="0" w:color="auto"/>
            <w:left w:val="none" w:sz="0" w:space="0" w:color="auto"/>
            <w:bottom w:val="none" w:sz="0" w:space="0" w:color="auto"/>
            <w:right w:val="none" w:sz="0" w:space="0" w:color="auto"/>
          </w:divBdr>
        </w:div>
        <w:div w:id="972246700">
          <w:marLeft w:val="0"/>
          <w:marRight w:val="0"/>
          <w:marTop w:val="0"/>
          <w:marBottom w:val="0"/>
          <w:divBdr>
            <w:top w:val="none" w:sz="0" w:space="0" w:color="auto"/>
            <w:left w:val="none" w:sz="0" w:space="0" w:color="auto"/>
            <w:bottom w:val="none" w:sz="0" w:space="0" w:color="auto"/>
            <w:right w:val="none" w:sz="0" w:space="0" w:color="auto"/>
          </w:divBdr>
        </w:div>
        <w:div w:id="1006634688">
          <w:marLeft w:val="0"/>
          <w:marRight w:val="0"/>
          <w:marTop w:val="0"/>
          <w:marBottom w:val="0"/>
          <w:divBdr>
            <w:top w:val="none" w:sz="0" w:space="0" w:color="auto"/>
            <w:left w:val="none" w:sz="0" w:space="0" w:color="auto"/>
            <w:bottom w:val="none" w:sz="0" w:space="0" w:color="auto"/>
            <w:right w:val="none" w:sz="0" w:space="0" w:color="auto"/>
          </w:divBdr>
        </w:div>
        <w:div w:id="1007946878">
          <w:marLeft w:val="0"/>
          <w:marRight w:val="0"/>
          <w:marTop w:val="0"/>
          <w:marBottom w:val="0"/>
          <w:divBdr>
            <w:top w:val="none" w:sz="0" w:space="0" w:color="auto"/>
            <w:left w:val="none" w:sz="0" w:space="0" w:color="auto"/>
            <w:bottom w:val="none" w:sz="0" w:space="0" w:color="auto"/>
            <w:right w:val="none" w:sz="0" w:space="0" w:color="auto"/>
          </w:divBdr>
        </w:div>
        <w:div w:id="1013991445">
          <w:marLeft w:val="0"/>
          <w:marRight w:val="0"/>
          <w:marTop w:val="0"/>
          <w:marBottom w:val="0"/>
          <w:divBdr>
            <w:top w:val="none" w:sz="0" w:space="0" w:color="auto"/>
            <w:left w:val="none" w:sz="0" w:space="0" w:color="auto"/>
            <w:bottom w:val="none" w:sz="0" w:space="0" w:color="auto"/>
            <w:right w:val="none" w:sz="0" w:space="0" w:color="auto"/>
          </w:divBdr>
        </w:div>
        <w:div w:id="1060136192">
          <w:marLeft w:val="0"/>
          <w:marRight w:val="0"/>
          <w:marTop w:val="0"/>
          <w:marBottom w:val="0"/>
          <w:divBdr>
            <w:top w:val="none" w:sz="0" w:space="0" w:color="auto"/>
            <w:left w:val="none" w:sz="0" w:space="0" w:color="auto"/>
            <w:bottom w:val="none" w:sz="0" w:space="0" w:color="auto"/>
            <w:right w:val="none" w:sz="0" w:space="0" w:color="auto"/>
          </w:divBdr>
        </w:div>
        <w:div w:id="1073547360">
          <w:marLeft w:val="0"/>
          <w:marRight w:val="0"/>
          <w:marTop w:val="0"/>
          <w:marBottom w:val="0"/>
          <w:divBdr>
            <w:top w:val="none" w:sz="0" w:space="0" w:color="auto"/>
            <w:left w:val="none" w:sz="0" w:space="0" w:color="auto"/>
            <w:bottom w:val="none" w:sz="0" w:space="0" w:color="auto"/>
            <w:right w:val="none" w:sz="0" w:space="0" w:color="auto"/>
          </w:divBdr>
        </w:div>
        <w:div w:id="1085301333">
          <w:marLeft w:val="0"/>
          <w:marRight w:val="0"/>
          <w:marTop w:val="0"/>
          <w:marBottom w:val="0"/>
          <w:divBdr>
            <w:top w:val="none" w:sz="0" w:space="0" w:color="auto"/>
            <w:left w:val="none" w:sz="0" w:space="0" w:color="auto"/>
            <w:bottom w:val="none" w:sz="0" w:space="0" w:color="auto"/>
            <w:right w:val="none" w:sz="0" w:space="0" w:color="auto"/>
          </w:divBdr>
        </w:div>
        <w:div w:id="1087847628">
          <w:marLeft w:val="0"/>
          <w:marRight w:val="0"/>
          <w:marTop w:val="0"/>
          <w:marBottom w:val="0"/>
          <w:divBdr>
            <w:top w:val="none" w:sz="0" w:space="0" w:color="auto"/>
            <w:left w:val="none" w:sz="0" w:space="0" w:color="auto"/>
            <w:bottom w:val="none" w:sz="0" w:space="0" w:color="auto"/>
            <w:right w:val="none" w:sz="0" w:space="0" w:color="auto"/>
          </w:divBdr>
        </w:div>
        <w:div w:id="1100950594">
          <w:marLeft w:val="0"/>
          <w:marRight w:val="0"/>
          <w:marTop w:val="0"/>
          <w:marBottom w:val="0"/>
          <w:divBdr>
            <w:top w:val="none" w:sz="0" w:space="0" w:color="auto"/>
            <w:left w:val="none" w:sz="0" w:space="0" w:color="auto"/>
            <w:bottom w:val="none" w:sz="0" w:space="0" w:color="auto"/>
            <w:right w:val="none" w:sz="0" w:space="0" w:color="auto"/>
          </w:divBdr>
        </w:div>
        <w:div w:id="1111628210">
          <w:marLeft w:val="0"/>
          <w:marRight w:val="0"/>
          <w:marTop w:val="0"/>
          <w:marBottom w:val="0"/>
          <w:divBdr>
            <w:top w:val="none" w:sz="0" w:space="0" w:color="auto"/>
            <w:left w:val="none" w:sz="0" w:space="0" w:color="auto"/>
            <w:bottom w:val="none" w:sz="0" w:space="0" w:color="auto"/>
            <w:right w:val="none" w:sz="0" w:space="0" w:color="auto"/>
          </w:divBdr>
        </w:div>
        <w:div w:id="1127774892">
          <w:marLeft w:val="0"/>
          <w:marRight w:val="0"/>
          <w:marTop w:val="0"/>
          <w:marBottom w:val="0"/>
          <w:divBdr>
            <w:top w:val="none" w:sz="0" w:space="0" w:color="auto"/>
            <w:left w:val="none" w:sz="0" w:space="0" w:color="auto"/>
            <w:bottom w:val="none" w:sz="0" w:space="0" w:color="auto"/>
            <w:right w:val="none" w:sz="0" w:space="0" w:color="auto"/>
          </w:divBdr>
        </w:div>
        <w:div w:id="1156192802">
          <w:marLeft w:val="0"/>
          <w:marRight w:val="0"/>
          <w:marTop w:val="0"/>
          <w:marBottom w:val="0"/>
          <w:divBdr>
            <w:top w:val="none" w:sz="0" w:space="0" w:color="auto"/>
            <w:left w:val="none" w:sz="0" w:space="0" w:color="auto"/>
            <w:bottom w:val="none" w:sz="0" w:space="0" w:color="auto"/>
            <w:right w:val="none" w:sz="0" w:space="0" w:color="auto"/>
          </w:divBdr>
        </w:div>
        <w:div w:id="1223756027">
          <w:marLeft w:val="0"/>
          <w:marRight w:val="0"/>
          <w:marTop w:val="0"/>
          <w:marBottom w:val="0"/>
          <w:divBdr>
            <w:top w:val="none" w:sz="0" w:space="0" w:color="auto"/>
            <w:left w:val="none" w:sz="0" w:space="0" w:color="auto"/>
            <w:bottom w:val="none" w:sz="0" w:space="0" w:color="auto"/>
            <w:right w:val="none" w:sz="0" w:space="0" w:color="auto"/>
          </w:divBdr>
        </w:div>
        <w:div w:id="1232814128">
          <w:marLeft w:val="0"/>
          <w:marRight w:val="0"/>
          <w:marTop w:val="0"/>
          <w:marBottom w:val="0"/>
          <w:divBdr>
            <w:top w:val="none" w:sz="0" w:space="0" w:color="auto"/>
            <w:left w:val="none" w:sz="0" w:space="0" w:color="auto"/>
            <w:bottom w:val="none" w:sz="0" w:space="0" w:color="auto"/>
            <w:right w:val="none" w:sz="0" w:space="0" w:color="auto"/>
          </w:divBdr>
        </w:div>
        <w:div w:id="1316568281">
          <w:marLeft w:val="0"/>
          <w:marRight w:val="0"/>
          <w:marTop w:val="0"/>
          <w:marBottom w:val="0"/>
          <w:divBdr>
            <w:top w:val="none" w:sz="0" w:space="0" w:color="auto"/>
            <w:left w:val="none" w:sz="0" w:space="0" w:color="auto"/>
            <w:bottom w:val="none" w:sz="0" w:space="0" w:color="auto"/>
            <w:right w:val="none" w:sz="0" w:space="0" w:color="auto"/>
          </w:divBdr>
        </w:div>
        <w:div w:id="1392272415">
          <w:marLeft w:val="0"/>
          <w:marRight w:val="0"/>
          <w:marTop w:val="0"/>
          <w:marBottom w:val="0"/>
          <w:divBdr>
            <w:top w:val="none" w:sz="0" w:space="0" w:color="auto"/>
            <w:left w:val="none" w:sz="0" w:space="0" w:color="auto"/>
            <w:bottom w:val="none" w:sz="0" w:space="0" w:color="auto"/>
            <w:right w:val="none" w:sz="0" w:space="0" w:color="auto"/>
          </w:divBdr>
        </w:div>
        <w:div w:id="1392927916">
          <w:marLeft w:val="0"/>
          <w:marRight w:val="0"/>
          <w:marTop w:val="0"/>
          <w:marBottom w:val="0"/>
          <w:divBdr>
            <w:top w:val="none" w:sz="0" w:space="0" w:color="auto"/>
            <w:left w:val="none" w:sz="0" w:space="0" w:color="auto"/>
            <w:bottom w:val="none" w:sz="0" w:space="0" w:color="auto"/>
            <w:right w:val="none" w:sz="0" w:space="0" w:color="auto"/>
          </w:divBdr>
        </w:div>
        <w:div w:id="1443921560">
          <w:marLeft w:val="0"/>
          <w:marRight w:val="0"/>
          <w:marTop w:val="0"/>
          <w:marBottom w:val="0"/>
          <w:divBdr>
            <w:top w:val="none" w:sz="0" w:space="0" w:color="auto"/>
            <w:left w:val="none" w:sz="0" w:space="0" w:color="auto"/>
            <w:bottom w:val="none" w:sz="0" w:space="0" w:color="auto"/>
            <w:right w:val="none" w:sz="0" w:space="0" w:color="auto"/>
          </w:divBdr>
        </w:div>
        <w:div w:id="1453591074">
          <w:marLeft w:val="0"/>
          <w:marRight w:val="0"/>
          <w:marTop w:val="0"/>
          <w:marBottom w:val="0"/>
          <w:divBdr>
            <w:top w:val="none" w:sz="0" w:space="0" w:color="auto"/>
            <w:left w:val="none" w:sz="0" w:space="0" w:color="auto"/>
            <w:bottom w:val="none" w:sz="0" w:space="0" w:color="auto"/>
            <w:right w:val="none" w:sz="0" w:space="0" w:color="auto"/>
          </w:divBdr>
        </w:div>
        <w:div w:id="1458254078">
          <w:marLeft w:val="0"/>
          <w:marRight w:val="0"/>
          <w:marTop w:val="0"/>
          <w:marBottom w:val="0"/>
          <w:divBdr>
            <w:top w:val="none" w:sz="0" w:space="0" w:color="auto"/>
            <w:left w:val="none" w:sz="0" w:space="0" w:color="auto"/>
            <w:bottom w:val="none" w:sz="0" w:space="0" w:color="auto"/>
            <w:right w:val="none" w:sz="0" w:space="0" w:color="auto"/>
          </w:divBdr>
        </w:div>
        <w:div w:id="1467695533">
          <w:marLeft w:val="0"/>
          <w:marRight w:val="0"/>
          <w:marTop w:val="0"/>
          <w:marBottom w:val="0"/>
          <w:divBdr>
            <w:top w:val="none" w:sz="0" w:space="0" w:color="auto"/>
            <w:left w:val="none" w:sz="0" w:space="0" w:color="auto"/>
            <w:bottom w:val="none" w:sz="0" w:space="0" w:color="auto"/>
            <w:right w:val="none" w:sz="0" w:space="0" w:color="auto"/>
          </w:divBdr>
        </w:div>
        <w:div w:id="1476408874">
          <w:marLeft w:val="0"/>
          <w:marRight w:val="0"/>
          <w:marTop w:val="0"/>
          <w:marBottom w:val="0"/>
          <w:divBdr>
            <w:top w:val="none" w:sz="0" w:space="0" w:color="auto"/>
            <w:left w:val="none" w:sz="0" w:space="0" w:color="auto"/>
            <w:bottom w:val="none" w:sz="0" w:space="0" w:color="auto"/>
            <w:right w:val="none" w:sz="0" w:space="0" w:color="auto"/>
          </w:divBdr>
        </w:div>
        <w:div w:id="1519150322">
          <w:marLeft w:val="0"/>
          <w:marRight w:val="0"/>
          <w:marTop w:val="0"/>
          <w:marBottom w:val="0"/>
          <w:divBdr>
            <w:top w:val="none" w:sz="0" w:space="0" w:color="auto"/>
            <w:left w:val="none" w:sz="0" w:space="0" w:color="auto"/>
            <w:bottom w:val="none" w:sz="0" w:space="0" w:color="auto"/>
            <w:right w:val="none" w:sz="0" w:space="0" w:color="auto"/>
          </w:divBdr>
        </w:div>
        <w:div w:id="1549757890">
          <w:marLeft w:val="0"/>
          <w:marRight w:val="0"/>
          <w:marTop w:val="0"/>
          <w:marBottom w:val="0"/>
          <w:divBdr>
            <w:top w:val="none" w:sz="0" w:space="0" w:color="auto"/>
            <w:left w:val="none" w:sz="0" w:space="0" w:color="auto"/>
            <w:bottom w:val="none" w:sz="0" w:space="0" w:color="auto"/>
            <w:right w:val="none" w:sz="0" w:space="0" w:color="auto"/>
          </w:divBdr>
        </w:div>
        <w:div w:id="1560480371">
          <w:marLeft w:val="0"/>
          <w:marRight w:val="0"/>
          <w:marTop w:val="0"/>
          <w:marBottom w:val="0"/>
          <w:divBdr>
            <w:top w:val="none" w:sz="0" w:space="0" w:color="auto"/>
            <w:left w:val="none" w:sz="0" w:space="0" w:color="auto"/>
            <w:bottom w:val="none" w:sz="0" w:space="0" w:color="auto"/>
            <w:right w:val="none" w:sz="0" w:space="0" w:color="auto"/>
          </w:divBdr>
        </w:div>
        <w:div w:id="1591307298">
          <w:marLeft w:val="0"/>
          <w:marRight w:val="0"/>
          <w:marTop w:val="0"/>
          <w:marBottom w:val="0"/>
          <w:divBdr>
            <w:top w:val="none" w:sz="0" w:space="0" w:color="auto"/>
            <w:left w:val="none" w:sz="0" w:space="0" w:color="auto"/>
            <w:bottom w:val="none" w:sz="0" w:space="0" w:color="auto"/>
            <w:right w:val="none" w:sz="0" w:space="0" w:color="auto"/>
          </w:divBdr>
        </w:div>
        <w:div w:id="1669937835">
          <w:marLeft w:val="0"/>
          <w:marRight w:val="0"/>
          <w:marTop w:val="0"/>
          <w:marBottom w:val="0"/>
          <w:divBdr>
            <w:top w:val="none" w:sz="0" w:space="0" w:color="auto"/>
            <w:left w:val="none" w:sz="0" w:space="0" w:color="auto"/>
            <w:bottom w:val="none" w:sz="0" w:space="0" w:color="auto"/>
            <w:right w:val="none" w:sz="0" w:space="0" w:color="auto"/>
          </w:divBdr>
        </w:div>
        <w:div w:id="1715082700">
          <w:marLeft w:val="0"/>
          <w:marRight w:val="0"/>
          <w:marTop w:val="0"/>
          <w:marBottom w:val="0"/>
          <w:divBdr>
            <w:top w:val="none" w:sz="0" w:space="0" w:color="auto"/>
            <w:left w:val="none" w:sz="0" w:space="0" w:color="auto"/>
            <w:bottom w:val="none" w:sz="0" w:space="0" w:color="auto"/>
            <w:right w:val="none" w:sz="0" w:space="0" w:color="auto"/>
          </w:divBdr>
        </w:div>
        <w:div w:id="1740207166">
          <w:marLeft w:val="0"/>
          <w:marRight w:val="0"/>
          <w:marTop w:val="0"/>
          <w:marBottom w:val="0"/>
          <w:divBdr>
            <w:top w:val="none" w:sz="0" w:space="0" w:color="auto"/>
            <w:left w:val="none" w:sz="0" w:space="0" w:color="auto"/>
            <w:bottom w:val="none" w:sz="0" w:space="0" w:color="auto"/>
            <w:right w:val="none" w:sz="0" w:space="0" w:color="auto"/>
          </w:divBdr>
        </w:div>
        <w:div w:id="1744142219">
          <w:marLeft w:val="0"/>
          <w:marRight w:val="0"/>
          <w:marTop w:val="0"/>
          <w:marBottom w:val="0"/>
          <w:divBdr>
            <w:top w:val="none" w:sz="0" w:space="0" w:color="auto"/>
            <w:left w:val="none" w:sz="0" w:space="0" w:color="auto"/>
            <w:bottom w:val="none" w:sz="0" w:space="0" w:color="auto"/>
            <w:right w:val="none" w:sz="0" w:space="0" w:color="auto"/>
          </w:divBdr>
        </w:div>
        <w:div w:id="1747221315">
          <w:marLeft w:val="0"/>
          <w:marRight w:val="0"/>
          <w:marTop w:val="0"/>
          <w:marBottom w:val="0"/>
          <w:divBdr>
            <w:top w:val="none" w:sz="0" w:space="0" w:color="auto"/>
            <w:left w:val="none" w:sz="0" w:space="0" w:color="auto"/>
            <w:bottom w:val="none" w:sz="0" w:space="0" w:color="auto"/>
            <w:right w:val="none" w:sz="0" w:space="0" w:color="auto"/>
          </w:divBdr>
        </w:div>
        <w:div w:id="1755320902">
          <w:marLeft w:val="0"/>
          <w:marRight w:val="0"/>
          <w:marTop w:val="0"/>
          <w:marBottom w:val="0"/>
          <w:divBdr>
            <w:top w:val="none" w:sz="0" w:space="0" w:color="auto"/>
            <w:left w:val="none" w:sz="0" w:space="0" w:color="auto"/>
            <w:bottom w:val="none" w:sz="0" w:space="0" w:color="auto"/>
            <w:right w:val="none" w:sz="0" w:space="0" w:color="auto"/>
          </w:divBdr>
        </w:div>
        <w:div w:id="1772117200">
          <w:marLeft w:val="0"/>
          <w:marRight w:val="0"/>
          <w:marTop w:val="0"/>
          <w:marBottom w:val="0"/>
          <w:divBdr>
            <w:top w:val="none" w:sz="0" w:space="0" w:color="auto"/>
            <w:left w:val="none" w:sz="0" w:space="0" w:color="auto"/>
            <w:bottom w:val="none" w:sz="0" w:space="0" w:color="auto"/>
            <w:right w:val="none" w:sz="0" w:space="0" w:color="auto"/>
          </w:divBdr>
        </w:div>
        <w:div w:id="1801722796">
          <w:marLeft w:val="0"/>
          <w:marRight w:val="0"/>
          <w:marTop w:val="0"/>
          <w:marBottom w:val="0"/>
          <w:divBdr>
            <w:top w:val="none" w:sz="0" w:space="0" w:color="auto"/>
            <w:left w:val="none" w:sz="0" w:space="0" w:color="auto"/>
            <w:bottom w:val="none" w:sz="0" w:space="0" w:color="auto"/>
            <w:right w:val="none" w:sz="0" w:space="0" w:color="auto"/>
          </w:divBdr>
        </w:div>
        <w:div w:id="1819304392">
          <w:marLeft w:val="0"/>
          <w:marRight w:val="0"/>
          <w:marTop w:val="0"/>
          <w:marBottom w:val="0"/>
          <w:divBdr>
            <w:top w:val="none" w:sz="0" w:space="0" w:color="auto"/>
            <w:left w:val="none" w:sz="0" w:space="0" w:color="auto"/>
            <w:bottom w:val="none" w:sz="0" w:space="0" w:color="auto"/>
            <w:right w:val="none" w:sz="0" w:space="0" w:color="auto"/>
          </w:divBdr>
        </w:div>
        <w:div w:id="1844662489">
          <w:marLeft w:val="0"/>
          <w:marRight w:val="0"/>
          <w:marTop w:val="0"/>
          <w:marBottom w:val="0"/>
          <w:divBdr>
            <w:top w:val="none" w:sz="0" w:space="0" w:color="auto"/>
            <w:left w:val="none" w:sz="0" w:space="0" w:color="auto"/>
            <w:bottom w:val="none" w:sz="0" w:space="0" w:color="auto"/>
            <w:right w:val="none" w:sz="0" w:space="0" w:color="auto"/>
          </w:divBdr>
        </w:div>
        <w:div w:id="1874266089">
          <w:marLeft w:val="0"/>
          <w:marRight w:val="0"/>
          <w:marTop w:val="0"/>
          <w:marBottom w:val="0"/>
          <w:divBdr>
            <w:top w:val="none" w:sz="0" w:space="0" w:color="auto"/>
            <w:left w:val="none" w:sz="0" w:space="0" w:color="auto"/>
            <w:bottom w:val="none" w:sz="0" w:space="0" w:color="auto"/>
            <w:right w:val="none" w:sz="0" w:space="0" w:color="auto"/>
          </w:divBdr>
        </w:div>
        <w:div w:id="1874728791">
          <w:marLeft w:val="0"/>
          <w:marRight w:val="0"/>
          <w:marTop w:val="0"/>
          <w:marBottom w:val="0"/>
          <w:divBdr>
            <w:top w:val="none" w:sz="0" w:space="0" w:color="auto"/>
            <w:left w:val="none" w:sz="0" w:space="0" w:color="auto"/>
            <w:bottom w:val="none" w:sz="0" w:space="0" w:color="auto"/>
            <w:right w:val="none" w:sz="0" w:space="0" w:color="auto"/>
          </w:divBdr>
        </w:div>
        <w:div w:id="1893883005">
          <w:marLeft w:val="0"/>
          <w:marRight w:val="0"/>
          <w:marTop w:val="0"/>
          <w:marBottom w:val="0"/>
          <w:divBdr>
            <w:top w:val="none" w:sz="0" w:space="0" w:color="auto"/>
            <w:left w:val="none" w:sz="0" w:space="0" w:color="auto"/>
            <w:bottom w:val="none" w:sz="0" w:space="0" w:color="auto"/>
            <w:right w:val="none" w:sz="0" w:space="0" w:color="auto"/>
          </w:divBdr>
        </w:div>
        <w:div w:id="1911571753">
          <w:marLeft w:val="0"/>
          <w:marRight w:val="0"/>
          <w:marTop w:val="0"/>
          <w:marBottom w:val="0"/>
          <w:divBdr>
            <w:top w:val="none" w:sz="0" w:space="0" w:color="auto"/>
            <w:left w:val="none" w:sz="0" w:space="0" w:color="auto"/>
            <w:bottom w:val="none" w:sz="0" w:space="0" w:color="auto"/>
            <w:right w:val="none" w:sz="0" w:space="0" w:color="auto"/>
          </w:divBdr>
        </w:div>
        <w:div w:id="1912110983">
          <w:marLeft w:val="0"/>
          <w:marRight w:val="0"/>
          <w:marTop w:val="0"/>
          <w:marBottom w:val="0"/>
          <w:divBdr>
            <w:top w:val="none" w:sz="0" w:space="0" w:color="auto"/>
            <w:left w:val="none" w:sz="0" w:space="0" w:color="auto"/>
            <w:bottom w:val="none" w:sz="0" w:space="0" w:color="auto"/>
            <w:right w:val="none" w:sz="0" w:space="0" w:color="auto"/>
          </w:divBdr>
        </w:div>
        <w:div w:id="1985113181">
          <w:marLeft w:val="0"/>
          <w:marRight w:val="0"/>
          <w:marTop w:val="0"/>
          <w:marBottom w:val="0"/>
          <w:divBdr>
            <w:top w:val="none" w:sz="0" w:space="0" w:color="auto"/>
            <w:left w:val="none" w:sz="0" w:space="0" w:color="auto"/>
            <w:bottom w:val="none" w:sz="0" w:space="0" w:color="auto"/>
            <w:right w:val="none" w:sz="0" w:space="0" w:color="auto"/>
          </w:divBdr>
        </w:div>
        <w:div w:id="2011129968">
          <w:marLeft w:val="0"/>
          <w:marRight w:val="0"/>
          <w:marTop w:val="0"/>
          <w:marBottom w:val="0"/>
          <w:divBdr>
            <w:top w:val="none" w:sz="0" w:space="0" w:color="auto"/>
            <w:left w:val="none" w:sz="0" w:space="0" w:color="auto"/>
            <w:bottom w:val="none" w:sz="0" w:space="0" w:color="auto"/>
            <w:right w:val="none" w:sz="0" w:space="0" w:color="auto"/>
          </w:divBdr>
        </w:div>
        <w:div w:id="2019307051">
          <w:marLeft w:val="0"/>
          <w:marRight w:val="0"/>
          <w:marTop w:val="0"/>
          <w:marBottom w:val="0"/>
          <w:divBdr>
            <w:top w:val="none" w:sz="0" w:space="0" w:color="auto"/>
            <w:left w:val="none" w:sz="0" w:space="0" w:color="auto"/>
            <w:bottom w:val="none" w:sz="0" w:space="0" w:color="auto"/>
            <w:right w:val="none" w:sz="0" w:space="0" w:color="auto"/>
          </w:divBdr>
        </w:div>
        <w:div w:id="2052460972">
          <w:marLeft w:val="0"/>
          <w:marRight w:val="0"/>
          <w:marTop w:val="0"/>
          <w:marBottom w:val="0"/>
          <w:divBdr>
            <w:top w:val="none" w:sz="0" w:space="0" w:color="auto"/>
            <w:left w:val="none" w:sz="0" w:space="0" w:color="auto"/>
            <w:bottom w:val="none" w:sz="0" w:space="0" w:color="auto"/>
            <w:right w:val="none" w:sz="0" w:space="0" w:color="auto"/>
          </w:divBdr>
        </w:div>
        <w:div w:id="2054769762">
          <w:marLeft w:val="0"/>
          <w:marRight w:val="0"/>
          <w:marTop w:val="0"/>
          <w:marBottom w:val="0"/>
          <w:divBdr>
            <w:top w:val="none" w:sz="0" w:space="0" w:color="auto"/>
            <w:left w:val="none" w:sz="0" w:space="0" w:color="auto"/>
            <w:bottom w:val="none" w:sz="0" w:space="0" w:color="auto"/>
            <w:right w:val="none" w:sz="0" w:space="0" w:color="auto"/>
          </w:divBdr>
        </w:div>
        <w:div w:id="20743493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3464413B984D4E876AD948948141B1" ma:contentTypeVersion="14" ma:contentTypeDescription="Create a new document." ma:contentTypeScope="" ma:versionID="9b7d09d7b2b09da8669b257dccfaa0a5">
  <xsd:schema xmlns:xsd="http://www.w3.org/2001/XMLSchema" xmlns:xs="http://www.w3.org/2001/XMLSchema" xmlns:p="http://schemas.microsoft.com/office/2006/metadata/properties" xmlns:ns3="81759c19-7fcd-4203-9a9c-1659929197dd" xmlns:ns4="dcf974f4-a869-4732-b706-141e7a461755" targetNamespace="http://schemas.microsoft.com/office/2006/metadata/properties" ma:root="true" ma:fieldsID="4ada091ade325ed4cfd3ddc64d93037a" ns3:_="" ns4:_="">
    <xsd:import namespace="81759c19-7fcd-4203-9a9c-1659929197dd"/>
    <xsd:import namespace="dcf974f4-a869-4732-b706-141e7a46175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759c19-7fcd-4203-9a9c-1659929197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f974f4-a869-4732-b706-141e7a46175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1759c19-7fcd-4203-9a9c-1659929197dd" xsi:nil="true"/>
  </documentManagement>
</p:properties>
</file>

<file path=customXml/itemProps1.xml><?xml version="1.0" encoding="utf-8"?>
<ds:datastoreItem xmlns:ds="http://schemas.openxmlformats.org/officeDocument/2006/customXml" ds:itemID="{A24C1E20-DF03-4DD9-BFD7-2C44D80BE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759c19-7fcd-4203-9a9c-1659929197dd"/>
    <ds:schemaRef ds:uri="dcf974f4-a869-4732-b706-141e7a4617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3DED46-13BF-4CF0-BC46-6364B0431E62}">
  <ds:schemaRefs>
    <ds:schemaRef ds:uri="http://schemas.microsoft.com/sharepoint/v3/contenttype/forms"/>
  </ds:schemaRefs>
</ds:datastoreItem>
</file>

<file path=customXml/itemProps3.xml><?xml version="1.0" encoding="utf-8"?>
<ds:datastoreItem xmlns:ds="http://schemas.openxmlformats.org/officeDocument/2006/customXml" ds:itemID="{06C329A9-FFF9-4CEF-8E18-9C631A0CE5F0}">
  <ds:schemaRefs>
    <ds:schemaRef ds:uri="http://schemas.microsoft.com/office/2006/metadata/properties"/>
    <ds:schemaRef ds:uri="http://schemas.microsoft.com/office/infopath/2007/PartnerControls"/>
    <ds:schemaRef ds:uri="81759c19-7fcd-4203-9a9c-1659929197d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7341</Words>
  <Characters>41848</Characters>
  <Application>Microsoft Office Word</Application>
  <DocSecurity>0</DocSecurity>
  <Lines>348</Lines>
  <Paragraphs>98</Paragraphs>
  <ScaleCrop>false</ScaleCrop>
  <Company/>
  <LinksUpToDate>false</LinksUpToDate>
  <CharactersWithSpaces>49091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Jyotheesh Gaddam</dc:creator>
  <cp:keywords/>
  <dc:description/>
  <cp:lastModifiedBy>Jyotheesh Gaddam</cp:lastModifiedBy>
  <cp:revision>2</cp:revision>
  <dcterms:created xsi:type="dcterms:W3CDTF">2025-12-01T06:51:00Z</dcterms:created>
  <dcterms:modified xsi:type="dcterms:W3CDTF">2025-12-01T06:51:00Z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0x010100D23464413B984D4E876AD948948141B1</vt:lpwstr>
  </property>
</Properties>
</file>